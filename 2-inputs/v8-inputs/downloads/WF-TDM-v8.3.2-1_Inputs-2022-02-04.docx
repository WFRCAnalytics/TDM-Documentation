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1851400"/>
        <w:docPartObj>
          <w:docPartGallery w:val="Cover Pages"/>
          <w:docPartUnique/>
        </w:docPartObj>
      </w:sdtPr>
      <w:sdtEnd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1C5C33DB">
                    <wp:simplePos x="0" y="0"/>
                    <wp:positionH relativeFrom="margin">
                      <wp:posOffset>3196424</wp:posOffset>
                    </wp:positionH>
                    <wp:positionV relativeFrom="page">
                      <wp:posOffset>341906</wp:posOffset>
                    </wp:positionV>
                    <wp:extent cx="2850129" cy="508000"/>
                    <wp:effectExtent l="0" t="0" r="762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50129" cy="5080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99BF6" w14:textId="3514E199" w:rsidR="00BA3246" w:rsidRPr="000E390C" w:rsidRDefault="00E256E3" w:rsidP="005B1E5C">
                                <w:pPr>
                                  <w:pStyle w:val="NoSpacing"/>
                                  <w:jc w:val="center"/>
                                  <w:rPr>
                                    <w:b/>
                                    <w:bCs/>
                                    <w:color w:val="FFFFFF" w:themeColor="background1"/>
                                    <w:sz w:val="52"/>
                                    <w:szCs w:val="52"/>
                                  </w:rPr>
                                </w:pPr>
                                <w:del w:id="6" w:author="Bill Hereth" w:date="2022-02-16T09:55:00Z">
                                  <w:r w:rsidDel="00BB61E9">
                                    <w:rPr>
                                      <w:b/>
                                      <w:bCs/>
                                      <w:color w:val="FFFFFF" w:themeColor="background1"/>
                                      <w:sz w:val="52"/>
                                      <w:szCs w:val="52"/>
                                    </w:rPr>
                                    <w:delText>November 10, 2021</w:delText>
                                  </w:r>
                                </w:del>
                                <w:ins w:id="7" w:author="Bill Hereth" w:date="2022-02-16T09:55:00Z">
                                  <w:r w:rsidR="00BB61E9">
                                    <w:rPr>
                                      <w:b/>
                                      <w:bCs/>
                                      <w:color w:val="FFFFFF" w:themeColor="background1"/>
                                      <w:sz w:val="52"/>
                                      <w:szCs w:val="52"/>
                                    </w:rPr>
                                    <w:t>February 4, 2022</w:t>
                                  </w:r>
                                </w:ins>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51.7pt;margin-top:26.9pt;width:224.4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" fillcolor="#ed7d31 [3205]" stroked="f" strokeweight="1pt">
                    <o:lock v:ext="edit" aspectratio="t"/>
                    <v:textbox inset="3.6pt,,3.6pt">
                      <w:txbxContent>
                        <w:p w14:paraId="0BE99BF6" w14:textId="3514E199" w:rsidR="00BA3246" w:rsidRPr="000E390C" w:rsidRDefault="00E256E3" w:rsidP="005B1E5C">
                          <w:pPr>
                            <w:pStyle w:val="NoSpacing"/>
                            <w:jc w:val="center"/>
                            <w:rPr>
                              <w:b/>
                              <w:bCs/>
                              <w:color w:val="FFFFFF" w:themeColor="background1"/>
                              <w:sz w:val="52"/>
                              <w:szCs w:val="52"/>
                            </w:rPr>
                          </w:pPr>
                          <w:del w:id="8" w:author="Bill Hereth" w:date="2022-02-16T09:55:00Z">
                            <w:r w:rsidDel="00BB61E9">
                              <w:rPr>
                                <w:b/>
                                <w:bCs/>
                                <w:color w:val="FFFFFF" w:themeColor="background1"/>
                                <w:sz w:val="52"/>
                                <w:szCs w:val="52"/>
                              </w:rPr>
                              <w:delText>November 10, 2021</w:delText>
                            </w:r>
                          </w:del>
                          <w:ins w:id="9" w:author="Bill Hereth" w:date="2022-02-16T09:55:00Z">
                            <w:r w:rsidR="00BB61E9">
                              <w:rPr>
                                <w:b/>
                                <w:bCs/>
                                <w:color w:val="FFFFFF" w:themeColor="background1"/>
                                <w:sz w:val="52"/>
                                <w:szCs w:val="52"/>
                              </w:rPr>
                              <w:t>February 4, 2022</w:t>
                            </w:r>
                          </w:ins>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E5C4C3B">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2">
                                  <a:lumMod val="75000"/>
                                </a:schemeClr>
                              </a:solidFill>
                              <a:ln>
                                <a:noFill/>
                              </a:ln>
                            </wps:spPr>
                            <wps:style>
                              <a:lnRef idx="0">
                                <a:scrgbClr r="0" g="0" b="0"/>
                              </a:lnRef>
                              <a:fillRef idx="1003">
                                <a:schemeClr val="dk2"/>
                              </a:fillRef>
                              <a:effectRef idx="0">
                                <a:scrgbClr r="0" g="0" b="0"/>
                              </a:effectRef>
                              <a:fontRef idx="major"/>
                            </wps:style>
                            <wps:txbx>
                              <w:txbxContent>
                                <w:p w14:paraId="2E0271C3" w14:textId="77777777" w:rsidR="00BA3246" w:rsidRPr="005B1E5C" w:rsidRDefault="00BA3246">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38664E49" w:rsidR="00BA3246" w:rsidRPr="000E390C" w:rsidRDefault="00BA3246" w:rsidP="000E390C">
                                  <w:pPr>
                                    <w:rPr>
                                      <w:b/>
                                      <w:bCs/>
                                      <w:i/>
                                      <w:iCs/>
                                      <w:color w:val="FFFFFF" w:themeColor="background1"/>
                                      <w:sz w:val="72"/>
                                      <w:szCs w:val="72"/>
                                    </w:rPr>
                                  </w:pPr>
                                  <w:r w:rsidRPr="000E390C">
                                    <w:rPr>
                                      <w:b/>
                                      <w:bCs/>
                                      <w:i/>
                                      <w:iCs/>
                                      <w:color w:val="FFFFFF" w:themeColor="background1"/>
                                      <w:sz w:val="72"/>
                                      <w:szCs w:val="72"/>
                                    </w:rPr>
                                    <w:t>Version 8.3.</w:t>
                                  </w:r>
                                  <w:r w:rsidR="00E256E3">
                                    <w:rPr>
                                      <w:b/>
                                      <w:bCs/>
                                      <w:i/>
                                      <w:iCs/>
                                      <w:color w:val="FFFFFF" w:themeColor="background1"/>
                                      <w:sz w:val="72"/>
                                      <w:szCs w:val="72"/>
                                    </w:rPr>
                                    <w:t>2</w:t>
                                  </w:r>
                                </w:p>
                                <w:p w14:paraId="1D9F530F" w14:textId="77777777" w:rsidR="00BA3246" w:rsidRPr="005B1E5C" w:rsidRDefault="00BA3246" w:rsidP="000E390C"/>
                                <w:p w14:paraId="618B0527" w14:textId="4CEB565E" w:rsidR="00BA3246" w:rsidRDefault="00BA3246">
                                  <w:pPr>
                                    <w:rPr>
                                      <w:b/>
                                      <w:bCs/>
                                      <w:color w:val="FFFFFF" w:themeColor="background1"/>
                                      <w:sz w:val="96"/>
                                      <w:szCs w:val="96"/>
                                    </w:rPr>
                                  </w:pPr>
                                  <w:r>
                                    <w:rPr>
                                      <w:b/>
                                      <w:bCs/>
                                      <w:color w:val="FFFFFF" w:themeColor="background1"/>
                                      <w:sz w:val="96"/>
                                      <w:szCs w:val="96"/>
                                    </w:rPr>
                                    <w:t>Model Inputs</w:t>
                                  </w:r>
                                </w:p>
                                <w:p w14:paraId="7D579501" w14:textId="23FC3DE7" w:rsidR="00BA3246" w:rsidRDefault="00BA3246" w:rsidP="000E390C"/>
                                <w:p w14:paraId="16D03957" w14:textId="77777777" w:rsidR="00BA3246" w:rsidRDefault="00BA3246"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" adj="-11796480,,5400" path="m,c,644,,644,,644v23,6,62,14,113,21c250,685,476,700,720,644v,-27,,-27,,-27c720,,720,,720,,,,,,,e" fillcolor="#c45911 [2405]" stroked="f">
                      <v:stroke joinstyle="miter"/>
                      <v:formulas/>
                      <v:path arrowok="t" o:connecttype="custom" o:connectlocs="0,0;0,4972126;872222,5134261;5557520,4972126;5557520,4763667;5557520,0;0,0" o:connectangles="0,0,0,0,0,0,0" textboxrect="0,0,720,700"/>
                      <v:textbox inset="1in,86.4pt,86.4pt,86.4pt">
                        <w:txbxContent>
                          <w:p w14:paraId="2E0271C3" w14:textId="77777777" w:rsidR="00BA3246" w:rsidRPr="005B1E5C" w:rsidRDefault="00BA3246">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38664E49" w:rsidR="00BA3246" w:rsidRPr="000E390C" w:rsidRDefault="00BA3246" w:rsidP="000E390C">
                            <w:pPr>
                              <w:rPr>
                                <w:b/>
                                <w:bCs/>
                                <w:i/>
                                <w:iCs/>
                                <w:color w:val="FFFFFF" w:themeColor="background1"/>
                                <w:sz w:val="72"/>
                                <w:szCs w:val="72"/>
                              </w:rPr>
                            </w:pPr>
                            <w:r w:rsidRPr="000E390C">
                              <w:rPr>
                                <w:b/>
                                <w:bCs/>
                                <w:i/>
                                <w:iCs/>
                                <w:color w:val="FFFFFF" w:themeColor="background1"/>
                                <w:sz w:val="72"/>
                                <w:szCs w:val="72"/>
                              </w:rPr>
                              <w:t>Version 8.3.</w:t>
                            </w:r>
                            <w:r w:rsidR="00E256E3">
                              <w:rPr>
                                <w:b/>
                                <w:bCs/>
                                <w:i/>
                                <w:iCs/>
                                <w:color w:val="FFFFFF" w:themeColor="background1"/>
                                <w:sz w:val="72"/>
                                <w:szCs w:val="72"/>
                              </w:rPr>
                              <w:t>2</w:t>
                            </w:r>
                          </w:p>
                          <w:p w14:paraId="1D9F530F" w14:textId="77777777" w:rsidR="00BA3246" w:rsidRPr="005B1E5C" w:rsidRDefault="00BA3246" w:rsidP="000E390C"/>
                          <w:p w14:paraId="618B0527" w14:textId="4CEB565E" w:rsidR="00BA3246" w:rsidRDefault="00BA3246">
                            <w:pPr>
                              <w:rPr>
                                <w:b/>
                                <w:bCs/>
                                <w:color w:val="FFFFFF" w:themeColor="background1"/>
                                <w:sz w:val="96"/>
                                <w:szCs w:val="96"/>
                              </w:rPr>
                            </w:pPr>
                            <w:r>
                              <w:rPr>
                                <w:b/>
                                <w:bCs/>
                                <w:color w:val="FFFFFF" w:themeColor="background1"/>
                                <w:sz w:val="96"/>
                                <w:szCs w:val="96"/>
                              </w:rPr>
                              <w:t>Model Inputs</w:t>
                            </w:r>
                          </w:p>
                          <w:p w14:paraId="7D579501" w14:textId="23FC3DE7" w:rsidR="00BA3246" w:rsidRDefault="00BA3246" w:rsidP="000E390C"/>
                          <w:p w14:paraId="16D03957" w14:textId="77777777" w:rsidR="00BA3246" w:rsidRDefault="00BA3246"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032A5AD9" w:rsidR="00BA3246" w:rsidRDefault="00B634F1">
                                <w:pPr>
                                  <w:pStyle w:val="NoSpacing"/>
                                  <w:rPr>
                                    <w:color w:val="7F7F7F" w:themeColor="text1" w:themeTint="80"/>
                                    <w:sz w:val="18"/>
                                    <w:szCs w:val="18"/>
                                  </w:rPr>
                                </w:pPr>
                                <w:ins w:id="10" w:author="Bill Hereth" w:date="2022-02-16T09:56:00Z">
                                  <w:r>
                                    <w:rPr>
                                      <w:caps/>
                                      <w:color w:val="7F7F7F" w:themeColor="text1" w:themeTint="80"/>
                                      <w:sz w:val="18"/>
                                      <w:szCs w:val="18"/>
                                    </w:rPr>
                                    <w:t>For Model Release: WF TDM v8.3.2 – 2022-04-22</w:t>
                                  </w:r>
                                </w:ins>
                                <w:del w:id="11" w:author="Bill Hereth" w:date="2022-02-16T09:56:00Z">
                                  <w:r w:rsidR="00BA3246" w:rsidDel="00B634F1">
                                    <w:rPr>
                                      <w:caps/>
                                      <w:color w:val="7F7F7F" w:themeColor="text1" w:themeTint="80"/>
                                      <w:sz w:val="18"/>
                                      <w:szCs w:val="18"/>
                                    </w:rPr>
                                    <w:delText xml:space="preserve">For Model Release Date: </w:delText>
                                  </w:r>
                                </w:del>
                                <w:del w:id="12" w:author="Bill Hereth" w:date="2022-02-16T09:55:00Z">
                                  <w:r w:rsidR="00BA3246" w:rsidDel="00B53061">
                                    <w:rPr>
                                      <w:caps/>
                                      <w:color w:val="7F7F7F" w:themeColor="text1" w:themeTint="80"/>
                                      <w:sz w:val="18"/>
                                      <w:szCs w:val="18"/>
                                    </w:rPr>
                                    <w:delText>May 8, 2020</w:delText>
                                  </w:r>
                                </w:del>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" filled="f" stroked="f" strokeweight=".5pt">
                    <v:textbox style="mso-fit-shape-to-text:t" inset="1in,0,86.4pt,0">
                      <w:txbxContent>
                        <w:p w14:paraId="2D518ABA" w14:textId="032A5AD9" w:rsidR="00BA3246" w:rsidRDefault="00B634F1">
                          <w:pPr>
                            <w:pStyle w:val="NoSpacing"/>
                            <w:rPr>
                              <w:color w:val="7F7F7F" w:themeColor="text1" w:themeTint="80"/>
                              <w:sz w:val="18"/>
                              <w:szCs w:val="18"/>
                            </w:rPr>
                          </w:pPr>
                          <w:ins w:id="13" w:author="Bill Hereth" w:date="2022-02-16T09:56:00Z">
                            <w:r>
                              <w:rPr>
                                <w:caps/>
                                <w:color w:val="7F7F7F" w:themeColor="text1" w:themeTint="80"/>
                                <w:sz w:val="18"/>
                                <w:szCs w:val="18"/>
                              </w:rPr>
                              <w:t>For Model Release: WF TDM v8.3.2 – 2022-04-22</w:t>
                            </w:r>
                          </w:ins>
                          <w:del w:id="14" w:author="Bill Hereth" w:date="2022-02-16T09:56:00Z">
                            <w:r w:rsidR="00BA3246" w:rsidDel="00B634F1">
                              <w:rPr>
                                <w:caps/>
                                <w:color w:val="7F7F7F" w:themeColor="text1" w:themeTint="80"/>
                                <w:sz w:val="18"/>
                                <w:szCs w:val="18"/>
                              </w:rPr>
                              <w:delText xml:space="preserve">For Model Release Date: </w:delText>
                            </w:r>
                          </w:del>
                          <w:del w:id="15" w:author="Bill Hereth" w:date="2022-02-16T09:55:00Z">
                            <w:r w:rsidR="00BA3246" w:rsidDel="00B53061">
                              <w:rPr>
                                <w:caps/>
                                <w:color w:val="7F7F7F" w:themeColor="text1" w:themeTint="80"/>
                                <w:sz w:val="18"/>
                                <w:szCs w:val="18"/>
                              </w:rPr>
                              <w:delText>May 8, 2020</w:delText>
                            </w:r>
                          </w:del>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rsidP="00F16632">
          <w:pPr>
            <w:pStyle w:val="TOCHeading"/>
          </w:pPr>
          <w:r>
            <w:t>Table of Contents</w:t>
          </w:r>
        </w:p>
        <w:p w14:paraId="764BAB2C" w14:textId="317C3012" w:rsidR="005A7954" w:rsidRDefault="00CC56E2">
          <w:pPr>
            <w:pStyle w:val="TOC1"/>
            <w:tabs>
              <w:tab w:val="right" w:leader="dot" w:pos="9350"/>
            </w:tabs>
            <w:rPr>
              <w:ins w:id="16" w:author="Bill Hereth" w:date="2022-02-16T07:41:00Z"/>
              <w:rFonts w:cstheme="minorBidi"/>
              <w:noProof/>
            </w:rPr>
          </w:pPr>
          <w:r>
            <w:fldChar w:fldCharType="begin"/>
          </w:r>
          <w:r>
            <w:instrText xml:space="preserve"> TOC \o "1-3" \h \z \u </w:instrText>
          </w:r>
          <w:r>
            <w:fldChar w:fldCharType="separate"/>
          </w:r>
          <w:ins w:id="17" w:author="Bill Hereth" w:date="2022-02-16T07:41:00Z">
            <w:r w:rsidR="005A7954" w:rsidRPr="00B54FFE">
              <w:rPr>
                <w:rStyle w:val="Hyperlink"/>
                <w:noProof/>
              </w:rPr>
              <w:fldChar w:fldCharType="begin"/>
            </w:r>
            <w:r w:rsidR="005A7954" w:rsidRPr="00B54FFE">
              <w:rPr>
                <w:rStyle w:val="Hyperlink"/>
                <w:noProof/>
              </w:rPr>
              <w:instrText xml:space="preserve"> </w:instrText>
            </w:r>
            <w:r w:rsidR="005A7954">
              <w:rPr>
                <w:noProof/>
              </w:rPr>
              <w:instrText>HYPERLINK \l "_Toc95889720"</w:instrText>
            </w:r>
            <w:r w:rsidR="005A7954" w:rsidRPr="00B54FFE">
              <w:rPr>
                <w:rStyle w:val="Hyperlink"/>
                <w:noProof/>
              </w:rPr>
              <w:instrText xml:space="preserve"> </w:instrText>
            </w:r>
            <w:r w:rsidR="005A7954" w:rsidRPr="00B54FFE">
              <w:rPr>
                <w:rStyle w:val="Hyperlink"/>
                <w:noProof/>
              </w:rPr>
              <w:fldChar w:fldCharType="separate"/>
            </w:r>
            <w:r w:rsidR="005A7954" w:rsidRPr="00B54FFE">
              <w:rPr>
                <w:rStyle w:val="Hyperlink"/>
                <w:noProof/>
              </w:rPr>
              <w:t>Traffic Analysis Zones (TAZ)</w:t>
            </w:r>
            <w:r w:rsidR="005A7954">
              <w:rPr>
                <w:noProof/>
                <w:webHidden/>
              </w:rPr>
              <w:tab/>
            </w:r>
            <w:r w:rsidR="005A7954">
              <w:rPr>
                <w:noProof/>
                <w:webHidden/>
              </w:rPr>
              <w:fldChar w:fldCharType="begin"/>
            </w:r>
            <w:r w:rsidR="005A7954">
              <w:rPr>
                <w:noProof/>
                <w:webHidden/>
              </w:rPr>
              <w:instrText xml:space="preserve"> PAGEREF _Toc95889720 \h </w:instrText>
            </w:r>
          </w:ins>
          <w:r w:rsidR="005A7954">
            <w:rPr>
              <w:noProof/>
              <w:webHidden/>
            </w:rPr>
          </w:r>
          <w:r w:rsidR="005A7954">
            <w:rPr>
              <w:noProof/>
              <w:webHidden/>
            </w:rPr>
            <w:fldChar w:fldCharType="separate"/>
          </w:r>
          <w:ins w:id="18" w:author="Bill Hereth" w:date="2022-02-16T07:41:00Z">
            <w:r w:rsidR="005A7954">
              <w:rPr>
                <w:noProof/>
                <w:webHidden/>
              </w:rPr>
              <w:t>1</w:t>
            </w:r>
            <w:r w:rsidR="005A7954">
              <w:rPr>
                <w:noProof/>
                <w:webHidden/>
              </w:rPr>
              <w:fldChar w:fldCharType="end"/>
            </w:r>
            <w:r w:rsidR="005A7954" w:rsidRPr="00B54FFE">
              <w:rPr>
                <w:rStyle w:val="Hyperlink"/>
                <w:noProof/>
              </w:rPr>
              <w:fldChar w:fldCharType="end"/>
            </w:r>
          </w:ins>
        </w:p>
        <w:p w14:paraId="4FF2AA4C" w14:textId="67C6EEBA" w:rsidR="005A7954" w:rsidRDefault="005A7954" w:rsidP="005A7954">
          <w:pPr>
            <w:pStyle w:val="TOC2"/>
            <w:rPr>
              <w:ins w:id="19" w:author="Bill Hereth" w:date="2022-02-16T07:41:00Z"/>
              <w:rFonts w:cstheme="minorBidi"/>
              <w:noProof/>
            </w:rPr>
          </w:pPr>
          <w:ins w:id="20"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"_Toc95889721"</w:instrText>
            </w:r>
            <w:r w:rsidRPr="00B54FFE">
              <w:rPr>
                <w:rStyle w:val="Hyperlink"/>
                <w:noProof/>
              </w:rPr>
              <w:instrText xml:space="preserve"> </w:instrText>
            </w:r>
            <w:r w:rsidRPr="00B54FFE">
              <w:rPr>
                <w:rStyle w:val="Hyperlink"/>
                <w:noProof/>
              </w:rPr>
              <w:fldChar w:fldCharType="separate"/>
            </w:r>
            <w:r w:rsidRPr="00B54FFE">
              <w:rPr>
                <w:rStyle w:val="Hyperlink"/>
                <w:noProof/>
              </w:rPr>
              <w:t>Key Zone Numbers</w:t>
            </w:r>
            <w:r>
              <w:rPr>
                <w:noProof/>
                <w:webHidden/>
              </w:rPr>
              <w:tab/>
            </w:r>
            <w:r>
              <w:rPr>
                <w:noProof/>
                <w:webHidden/>
              </w:rPr>
              <w:fldChar w:fldCharType="begin"/>
            </w:r>
            <w:r>
              <w:rPr>
                <w:noProof/>
                <w:webHidden/>
              </w:rPr>
              <w:instrText xml:space="preserve"> PAGEREF _Toc95889721 \h </w:instrText>
            </w:r>
          </w:ins>
          <w:r>
            <w:rPr>
              <w:noProof/>
              <w:webHidden/>
            </w:rPr>
          </w:r>
          <w:r>
            <w:rPr>
              <w:noProof/>
              <w:webHidden/>
            </w:rPr>
            <w:fldChar w:fldCharType="separate"/>
          </w:r>
          <w:ins w:id="21" w:author="Bill Hereth" w:date="2022-02-16T07:41:00Z">
            <w:r>
              <w:rPr>
                <w:noProof/>
                <w:webHidden/>
              </w:rPr>
              <w:t>3</w:t>
            </w:r>
            <w:r>
              <w:rPr>
                <w:noProof/>
                <w:webHidden/>
              </w:rPr>
              <w:fldChar w:fldCharType="end"/>
            </w:r>
            <w:r w:rsidRPr="00B54FFE">
              <w:rPr>
                <w:rStyle w:val="Hyperlink"/>
                <w:noProof/>
              </w:rPr>
              <w:fldChar w:fldCharType="end"/>
            </w:r>
          </w:ins>
        </w:p>
        <w:p w14:paraId="2B7C146E" w14:textId="7D5BA143" w:rsidR="005A7954" w:rsidRDefault="005A7954">
          <w:pPr>
            <w:pStyle w:val="TOC3"/>
            <w:rPr>
              <w:ins w:id="22" w:author="Bill Hereth" w:date="2022-02-16T07:41:00Z"/>
              <w:rFonts w:cstheme="minorBidi"/>
              <w:noProof/>
            </w:rPr>
          </w:pPr>
          <w:ins w:id="23"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"_Toc95889722"</w:instrText>
            </w:r>
            <w:r w:rsidRPr="00B54FFE">
              <w:rPr>
                <w:rStyle w:val="Hyperlink"/>
                <w:noProof/>
              </w:rPr>
              <w:instrText xml:space="preserve"> </w:instrText>
            </w:r>
            <w:r w:rsidRPr="00B54FFE">
              <w:rPr>
                <w:rStyle w:val="Hyperlink"/>
                <w:noProof/>
              </w:rPr>
              <w:fldChar w:fldCharType="separate"/>
            </w:r>
            <w:r w:rsidRPr="00B54FFE">
              <w:rPr>
                <w:rStyle w:val="Hyperlink"/>
                <w:noProof/>
              </w:rPr>
              <w:t>Geographic Zone Ranges</w:t>
            </w:r>
            <w:r>
              <w:rPr>
                <w:noProof/>
                <w:webHidden/>
              </w:rPr>
              <w:tab/>
            </w:r>
            <w:r>
              <w:rPr>
                <w:noProof/>
                <w:webHidden/>
              </w:rPr>
              <w:fldChar w:fldCharType="begin"/>
            </w:r>
            <w:r>
              <w:rPr>
                <w:noProof/>
                <w:webHidden/>
              </w:rPr>
              <w:instrText xml:space="preserve"> PAGEREF _Toc95889722 \h </w:instrText>
            </w:r>
          </w:ins>
          <w:r>
            <w:rPr>
              <w:noProof/>
              <w:webHidden/>
            </w:rPr>
          </w:r>
          <w:r>
            <w:rPr>
              <w:noProof/>
              <w:webHidden/>
            </w:rPr>
            <w:fldChar w:fldCharType="separate"/>
          </w:r>
          <w:ins w:id="24" w:author="Bill Hereth" w:date="2022-02-16T07:41:00Z">
            <w:r>
              <w:rPr>
                <w:noProof/>
                <w:webHidden/>
              </w:rPr>
              <w:t>3</w:t>
            </w:r>
            <w:r>
              <w:rPr>
                <w:noProof/>
                <w:webHidden/>
              </w:rPr>
              <w:fldChar w:fldCharType="end"/>
            </w:r>
            <w:r w:rsidRPr="00B54FFE">
              <w:rPr>
                <w:rStyle w:val="Hyperlink"/>
                <w:noProof/>
              </w:rPr>
              <w:fldChar w:fldCharType="end"/>
            </w:r>
          </w:ins>
        </w:p>
        <w:p w14:paraId="52288C3D" w14:textId="4013D5AD" w:rsidR="005A7954" w:rsidRDefault="005A7954">
          <w:pPr>
            <w:pStyle w:val="TOC3"/>
            <w:rPr>
              <w:ins w:id="25" w:author="Bill Hereth" w:date="2022-02-16T07:41:00Z"/>
              <w:rFonts w:cstheme="minorBidi"/>
              <w:noProof/>
            </w:rPr>
          </w:pPr>
          <w:ins w:id="26"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"_Toc95889723"</w:instrText>
            </w:r>
            <w:r w:rsidRPr="00B54FFE">
              <w:rPr>
                <w:rStyle w:val="Hyperlink"/>
                <w:noProof/>
              </w:rPr>
              <w:instrText xml:space="preserve"> </w:instrText>
            </w:r>
            <w:r w:rsidRPr="00B54FFE">
              <w:rPr>
                <w:rStyle w:val="Hyperlink"/>
                <w:noProof/>
              </w:rPr>
              <w:fldChar w:fldCharType="separate"/>
            </w:r>
            <w:r w:rsidRPr="00B54FFE">
              <w:rPr>
                <w:rStyle w:val="Hyperlink"/>
                <w:noProof/>
              </w:rPr>
              <w:t>External Zones</w:t>
            </w:r>
            <w:r>
              <w:rPr>
                <w:noProof/>
                <w:webHidden/>
              </w:rPr>
              <w:tab/>
            </w:r>
            <w:r>
              <w:rPr>
                <w:noProof/>
                <w:webHidden/>
              </w:rPr>
              <w:fldChar w:fldCharType="begin"/>
            </w:r>
            <w:r>
              <w:rPr>
                <w:noProof/>
                <w:webHidden/>
              </w:rPr>
              <w:instrText xml:space="preserve"> PAGEREF _Toc95889723 \h </w:instrText>
            </w:r>
          </w:ins>
          <w:r>
            <w:rPr>
              <w:noProof/>
              <w:webHidden/>
            </w:rPr>
          </w:r>
          <w:r>
            <w:rPr>
              <w:noProof/>
              <w:webHidden/>
            </w:rPr>
            <w:fldChar w:fldCharType="separate"/>
          </w:r>
          <w:ins w:id="27" w:author="Bill Hereth" w:date="2022-02-16T07:41:00Z">
            <w:r>
              <w:rPr>
                <w:noProof/>
                <w:webHidden/>
              </w:rPr>
              <w:t>3</w:t>
            </w:r>
            <w:r>
              <w:rPr>
                <w:noProof/>
                <w:webHidden/>
              </w:rPr>
              <w:fldChar w:fldCharType="end"/>
            </w:r>
            <w:r w:rsidRPr="00B54FFE">
              <w:rPr>
                <w:rStyle w:val="Hyperlink"/>
                <w:noProof/>
              </w:rPr>
              <w:fldChar w:fldCharType="end"/>
            </w:r>
          </w:ins>
        </w:p>
        <w:p w14:paraId="7898D68D" w14:textId="47340684" w:rsidR="005A7954" w:rsidRDefault="005A7954">
          <w:pPr>
            <w:pStyle w:val="TOC3"/>
            <w:rPr>
              <w:ins w:id="28" w:author="Bill Hereth" w:date="2022-02-16T07:41:00Z"/>
              <w:rFonts w:cstheme="minorBidi"/>
              <w:noProof/>
            </w:rPr>
          </w:pPr>
          <w:ins w:id="29"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"_Toc95889724"</w:instrText>
            </w:r>
            <w:r w:rsidRPr="00B54FFE">
              <w:rPr>
                <w:rStyle w:val="Hyperlink"/>
                <w:noProof/>
              </w:rPr>
              <w:instrText xml:space="preserve"> </w:instrText>
            </w:r>
            <w:r w:rsidRPr="00B54FFE">
              <w:rPr>
                <w:rStyle w:val="Hyperlink"/>
                <w:noProof/>
              </w:rPr>
              <w:fldChar w:fldCharType="separate"/>
            </w:r>
            <w:r w:rsidRPr="00B54FFE">
              <w:rPr>
                <w:rStyle w:val="Hyperlink"/>
                <w:noProof/>
              </w:rPr>
              <w:t>College Zones</w:t>
            </w:r>
            <w:r>
              <w:rPr>
                <w:noProof/>
                <w:webHidden/>
              </w:rPr>
              <w:tab/>
            </w:r>
            <w:r>
              <w:rPr>
                <w:noProof/>
                <w:webHidden/>
              </w:rPr>
              <w:fldChar w:fldCharType="begin"/>
            </w:r>
            <w:r>
              <w:rPr>
                <w:noProof/>
                <w:webHidden/>
              </w:rPr>
              <w:instrText xml:space="preserve"> PAGEREF _Toc95889724 \h </w:instrText>
            </w:r>
          </w:ins>
          <w:r>
            <w:rPr>
              <w:noProof/>
              <w:webHidden/>
            </w:rPr>
          </w:r>
          <w:r>
            <w:rPr>
              <w:noProof/>
              <w:webHidden/>
            </w:rPr>
            <w:fldChar w:fldCharType="separate"/>
          </w:r>
          <w:ins w:id="30" w:author="Bill Hereth" w:date="2022-02-16T07:41:00Z">
            <w:r>
              <w:rPr>
                <w:noProof/>
                <w:webHidden/>
              </w:rPr>
              <w:t>3</w:t>
            </w:r>
            <w:r>
              <w:rPr>
                <w:noProof/>
                <w:webHidden/>
              </w:rPr>
              <w:fldChar w:fldCharType="end"/>
            </w:r>
            <w:r w:rsidRPr="00B54FFE">
              <w:rPr>
                <w:rStyle w:val="Hyperlink"/>
                <w:noProof/>
              </w:rPr>
              <w:fldChar w:fldCharType="end"/>
            </w:r>
          </w:ins>
        </w:p>
        <w:p w14:paraId="1A6BC9A0" w14:textId="0F6D8046" w:rsidR="005A7954" w:rsidRDefault="005A7954">
          <w:pPr>
            <w:pStyle w:val="TOC3"/>
            <w:rPr>
              <w:ins w:id="31" w:author="Bill Hereth" w:date="2022-02-16T07:41:00Z"/>
              <w:rFonts w:cstheme="minorBidi"/>
              <w:noProof/>
            </w:rPr>
          </w:pPr>
          <w:ins w:id="32"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"_Toc95889725"</w:instrText>
            </w:r>
            <w:r w:rsidRPr="00B54FFE">
              <w:rPr>
                <w:rStyle w:val="Hyperlink"/>
                <w:noProof/>
              </w:rPr>
              <w:instrText xml:space="preserve"> </w:instrText>
            </w:r>
            <w:r w:rsidRPr="00B54FFE">
              <w:rPr>
                <w:rStyle w:val="Hyperlink"/>
                <w:noProof/>
              </w:rPr>
              <w:fldChar w:fldCharType="separate"/>
            </w:r>
            <w:r w:rsidRPr="00B54FFE">
              <w:rPr>
                <w:rStyle w:val="Hyperlink"/>
                <w:noProof/>
              </w:rPr>
              <w:t>Special Generator Zones</w:t>
            </w:r>
            <w:r>
              <w:rPr>
                <w:noProof/>
                <w:webHidden/>
              </w:rPr>
              <w:tab/>
            </w:r>
            <w:r>
              <w:rPr>
                <w:noProof/>
                <w:webHidden/>
              </w:rPr>
              <w:fldChar w:fldCharType="begin"/>
            </w:r>
            <w:r>
              <w:rPr>
                <w:noProof/>
                <w:webHidden/>
              </w:rPr>
              <w:instrText xml:space="preserve"> PAGEREF _Toc95889725 \h </w:instrText>
            </w:r>
          </w:ins>
          <w:r>
            <w:rPr>
              <w:noProof/>
              <w:webHidden/>
            </w:rPr>
          </w:r>
          <w:r>
            <w:rPr>
              <w:noProof/>
              <w:webHidden/>
            </w:rPr>
            <w:fldChar w:fldCharType="separate"/>
          </w:r>
          <w:ins w:id="33" w:author="Bill Hereth" w:date="2022-02-16T07:41:00Z">
            <w:r>
              <w:rPr>
                <w:noProof/>
                <w:webHidden/>
              </w:rPr>
              <w:t>4</w:t>
            </w:r>
            <w:r>
              <w:rPr>
                <w:noProof/>
                <w:webHidden/>
              </w:rPr>
              <w:fldChar w:fldCharType="end"/>
            </w:r>
            <w:r w:rsidRPr="00B54FFE">
              <w:rPr>
                <w:rStyle w:val="Hyperlink"/>
                <w:noProof/>
              </w:rPr>
              <w:fldChar w:fldCharType="end"/>
            </w:r>
          </w:ins>
        </w:p>
        <w:p w14:paraId="3422AFE8" w14:textId="46163CE4" w:rsidR="005A7954" w:rsidRDefault="005A7954" w:rsidP="005A7954">
          <w:pPr>
            <w:pStyle w:val="TOC2"/>
            <w:rPr>
              <w:ins w:id="34" w:author="Bill Hereth" w:date="2022-02-16T07:41:00Z"/>
              <w:rFonts w:cstheme="minorBidi"/>
              <w:noProof/>
            </w:rPr>
          </w:pPr>
          <w:ins w:id="35"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"_Toc95889726"</w:instrText>
            </w:r>
            <w:r w:rsidRPr="00B54FFE">
              <w:rPr>
                <w:rStyle w:val="Hyperlink"/>
                <w:noProof/>
              </w:rPr>
              <w:instrText xml:space="preserve"> </w:instrText>
            </w:r>
            <w:r w:rsidRPr="00B54FFE">
              <w:rPr>
                <w:rStyle w:val="Hyperlink"/>
                <w:noProof/>
              </w:rPr>
              <w:fldChar w:fldCharType="separate"/>
            </w:r>
            <w:r w:rsidRPr="00B54FFE">
              <w:rPr>
                <w:rStyle w:val="Hyperlink"/>
                <w:noProof/>
              </w:rPr>
              <w:t>TAZ Shapefile Field Attributes</w:t>
            </w:r>
            <w:r>
              <w:rPr>
                <w:noProof/>
                <w:webHidden/>
              </w:rPr>
              <w:tab/>
            </w:r>
            <w:r>
              <w:rPr>
                <w:noProof/>
                <w:webHidden/>
              </w:rPr>
              <w:fldChar w:fldCharType="begin"/>
            </w:r>
            <w:r>
              <w:rPr>
                <w:noProof/>
                <w:webHidden/>
              </w:rPr>
              <w:instrText xml:space="preserve"> PAGEREF _Toc95889726 \h </w:instrText>
            </w:r>
          </w:ins>
          <w:r>
            <w:rPr>
              <w:noProof/>
              <w:webHidden/>
            </w:rPr>
          </w:r>
          <w:r>
            <w:rPr>
              <w:noProof/>
              <w:webHidden/>
            </w:rPr>
            <w:fldChar w:fldCharType="separate"/>
          </w:r>
          <w:ins w:id="36" w:author="Bill Hereth" w:date="2022-02-16T07:41:00Z">
            <w:r>
              <w:rPr>
                <w:noProof/>
                <w:webHidden/>
              </w:rPr>
              <w:t>4</w:t>
            </w:r>
            <w:r>
              <w:rPr>
                <w:noProof/>
                <w:webHidden/>
              </w:rPr>
              <w:fldChar w:fldCharType="end"/>
            </w:r>
            <w:r w:rsidRPr="00B54FFE">
              <w:rPr>
                <w:rStyle w:val="Hyperlink"/>
                <w:noProof/>
              </w:rPr>
              <w:fldChar w:fldCharType="end"/>
            </w:r>
          </w:ins>
        </w:p>
        <w:p w14:paraId="31C31446" w14:textId="33DCB7DF" w:rsidR="005A7954" w:rsidRDefault="005A7954" w:rsidP="005A7954">
          <w:pPr>
            <w:pStyle w:val="TOC2"/>
            <w:rPr>
              <w:ins w:id="37" w:author="Bill Hereth" w:date="2022-02-16T07:41:00Z"/>
              <w:rFonts w:cstheme="minorBidi"/>
              <w:noProof/>
            </w:rPr>
          </w:pPr>
          <w:ins w:id="38"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"_Toc95889727"</w:instrText>
            </w:r>
            <w:r w:rsidRPr="00B54FFE">
              <w:rPr>
                <w:rStyle w:val="Hyperlink"/>
                <w:noProof/>
              </w:rPr>
              <w:instrText xml:space="preserve"> </w:instrText>
            </w:r>
            <w:r w:rsidRPr="00B54FFE">
              <w:rPr>
                <w:rStyle w:val="Hyperlink"/>
                <w:noProof/>
              </w:rPr>
              <w:fldChar w:fldCharType="separate"/>
            </w:r>
            <w:r w:rsidRPr="00B54FFE">
              <w:rPr>
                <w:rStyle w:val="Hyperlink"/>
                <w:noProof/>
              </w:rPr>
              <w:t>Default Large &amp; Medium Districts</w:t>
            </w:r>
            <w:r>
              <w:rPr>
                <w:noProof/>
                <w:webHidden/>
              </w:rPr>
              <w:tab/>
            </w:r>
            <w:r>
              <w:rPr>
                <w:noProof/>
                <w:webHidden/>
              </w:rPr>
              <w:fldChar w:fldCharType="begin"/>
            </w:r>
            <w:r>
              <w:rPr>
                <w:noProof/>
                <w:webHidden/>
              </w:rPr>
              <w:instrText xml:space="preserve"> PAGEREF _Toc95889727 \h </w:instrText>
            </w:r>
          </w:ins>
          <w:r>
            <w:rPr>
              <w:noProof/>
              <w:webHidden/>
            </w:rPr>
          </w:r>
          <w:r>
            <w:rPr>
              <w:noProof/>
              <w:webHidden/>
            </w:rPr>
            <w:fldChar w:fldCharType="separate"/>
          </w:r>
          <w:ins w:id="39" w:author="Bill Hereth" w:date="2022-02-16T07:41:00Z">
            <w:r>
              <w:rPr>
                <w:noProof/>
                <w:webHidden/>
              </w:rPr>
              <w:t>6</w:t>
            </w:r>
            <w:r>
              <w:rPr>
                <w:noProof/>
                <w:webHidden/>
              </w:rPr>
              <w:fldChar w:fldCharType="end"/>
            </w:r>
            <w:r w:rsidRPr="00B54FFE">
              <w:rPr>
                <w:rStyle w:val="Hyperlink"/>
                <w:noProof/>
              </w:rPr>
              <w:fldChar w:fldCharType="end"/>
            </w:r>
          </w:ins>
        </w:p>
        <w:p w14:paraId="23ED95BA" w14:textId="03C7E581" w:rsidR="005A7954" w:rsidRDefault="005A7954">
          <w:pPr>
            <w:pStyle w:val="TOC1"/>
            <w:tabs>
              <w:tab w:val="right" w:leader="dot" w:pos="9350"/>
            </w:tabs>
            <w:rPr>
              <w:ins w:id="40" w:author="Bill Hereth" w:date="2022-02-16T07:41:00Z"/>
              <w:rFonts w:cstheme="minorBidi"/>
              <w:noProof/>
            </w:rPr>
          </w:pPr>
          <w:ins w:id="41"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"_Toc95889728"</w:instrText>
            </w:r>
            <w:r w:rsidRPr="00B54FFE">
              <w:rPr>
                <w:rStyle w:val="Hyperlink"/>
                <w:noProof/>
              </w:rPr>
              <w:instrText xml:space="preserve"> </w:instrText>
            </w:r>
            <w:r w:rsidRPr="00B54FFE">
              <w:rPr>
                <w:rStyle w:val="Hyperlink"/>
                <w:noProof/>
              </w:rPr>
              <w:fldChar w:fldCharType="separate"/>
            </w:r>
            <w:r w:rsidRPr="00B54FFE">
              <w:rPr>
                <w:rStyle w:val="Hyperlink"/>
                <w:noProof/>
              </w:rPr>
              <w:t>Socioeconomic Data</w:t>
            </w:r>
            <w:r>
              <w:rPr>
                <w:noProof/>
                <w:webHidden/>
              </w:rPr>
              <w:tab/>
            </w:r>
            <w:r>
              <w:rPr>
                <w:noProof/>
                <w:webHidden/>
              </w:rPr>
              <w:fldChar w:fldCharType="begin"/>
            </w:r>
            <w:r>
              <w:rPr>
                <w:noProof/>
                <w:webHidden/>
              </w:rPr>
              <w:instrText xml:space="preserve"> PAGEREF _Toc95889728 \h </w:instrText>
            </w:r>
          </w:ins>
          <w:r>
            <w:rPr>
              <w:noProof/>
              <w:webHidden/>
            </w:rPr>
          </w:r>
          <w:r>
            <w:rPr>
              <w:noProof/>
              <w:webHidden/>
            </w:rPr>
            <w:fldChar w:fldCharType="separate"/>
          </w:r>
          <w:ins w:id="42" w:author="Bill Hereth" w:date="2022-02-16T07:41:00Z">
            <w:r>
              <w:rPr>
                <w:noProof/>
                <w:webHidden/>
              </w:rPr>
              <w:t>8</w:t>
            </w:r>
            <w:r>
              <w:rPr>
                <w:noProof/>
                <w:webHidden/>
              </w:rPr>
              <w:fldChar w:fldCharType="end"/>
            </w:r>
            <w:r w:rsidRPr="00B54FFE">
              <w:rPr>
                <w:rStyle w:val="Hyperlink"/>
                <w:noProof/>
              </w:rPr>
              <w:fldChar w:fldCharType="end"/>
            </w:r>
          </w:ins>
        </w:p>
        <w:p w14:paraId="6C95C14E" w14:textId="69AEA198" w:rsidR="005A7954" w:rsidRDefault="005A7954" w:rsidP="005A7954">
          <w:pPr>
            <w:pStyle w:val="TOC2"/>
            <w:rPr>
              <w:ins w:id="43" w:author="Bill Hereth" w:date="2022-02-16T07:41:00Z"/>
              <w:rFonts w:cstheme="minorBidi"/>
              <w:noProof/>
            </w:rPr>
          </w:pPr>
          <w:ins w:id="44"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"_Toc95889729"</w:instrText>
            </w:r>
            <w:r w:rsidRPr="00B54FFE">
              <w:rPr>
                <w:rStyle w:val="Hyperlink"/>
                <w:noProof/>
              </w:rPr>
              <w:instrText xml:space="preserve"> </w:instrText>
            </w:r>
            <w:r w:rsidRPr="00B54FFE">
              <w:rPr>
                <w:rStyle w:val="Hyperlink"/>
                <w:noProof/>
              </w:rPr>
              <w:fldChar w:fldCharType="separate"/>
            </w:r>
            <w:r w:rsidRPr="00B54FFE">
              <w:rPr>
                <w:rStyle w:val="Hyperlink"/>
                <w:noProof/>
              </w:rPr>
              <w:t>Socioeconomic Input Files</w:t>
            </w:r>
            <w:r>
              <w:rPr>
                <w:noProof/>
                <w:webHidden/>
              </w:rPr>
              <w:tab/>
            </w:r>
            <w:r>
              <w:rPr>
                <w:noProof/>
                <w:webHidden/>
              </w:rPr>
              <w:fldChar w:fldCharType="begin"/>
            </w:r>
            <w:r>
              <w:rPr>
                <w:noProof/>
                <w:webHidden/>
              </w:rPr>
              <w:instrText xml:space="preserve"> PAGEREF _Toc95889729 \h </w:instrText>
            </w:r>
          </w:ins>
          <w:r>
            <w:rPr>
              <w:noProof/>
              <w:webHidden/>
            </w:rPr>
          </w:r>
          <w:r>
            <w:rPr>
              <w:noProof/>
              <w:webHidden/>
            </w:rPr>
            <w:fldChar w:fldCharType="separate"/>
          </w:r>
          <w:ins w:id="45" w:author="Bill Hereth" w:date="2022-02-16T07:41:00Z">
            <w:r>
              <w:rPr>
                <w:noProof/>
                <w:webHidden/>
              </w:rPr>
              <w:t>8</w:t>
            </w:r>
            <w:r>
              <w:rPr>
                <w:noProof/>
                <w:webHidden/>
              </w:rPr>
              <w:fldChar w:fldCharType="end"/>
            </w:r>
            <w:r w:rsidRPr="00B54FFE">
              <w:rPr>
                <w:rStyle w:val="Hyperlink"/>
                <w:noProof/>
              </w:rPr>
              <w:fldChar w:fldCharType="end"/>
            </w:r>
          </w:ins>
        </w:p>
        <w:p w14:paraId="4825CB24" w14:textId="5CA9BF2F" w:rsidR="005A7954" w:rsidRDefault="005A7954">
          <w:pPr>
            <w:pStyle w:val="TOC3"/>
            <w:rPr>
              <w:ins w:id="46" w:author="Bill Hereth" w:date="2022-02-16T07:41:00Z"/>
              <w:rFonts w:cstheme="minorBidi"/>
              <w:noProof/>
            </w:rPr>
          </w:pPr>
          <w:ins w:id="47"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"_Toc95889730"</w:instrText>
            </w:r>
            <w:r w:rsidRPr="00B54FFE">
              <w:rPr>
                <w:rStyle w:val="Hyperlink"/>
                <w:noProof/>
              </w:rPr>
              <w:instrText xml:space="preserve"> </w:instrText>
            </w:r>
            <w:r w:rsidRPr="00B54FFE">
              <w:rPr>
                <w:rStyle w:val="Hyperlink"/>
                <w:noProof/>
              </w:rPr>
              <w:fldChar w:fldCharType="separate"/>
            </w:r>
            <w:r w:rsidRPr="00B54FFE">
              <w:rPr>
                <w:rStyle w:val="Hyperlink"/>
                <w:noProof/>
              </w:rPr>
              <w:t>County-level Control Files</w:t>
            </w:r>
            <w:r>
              <w:rPr>
                <w:noProof/>
                <w:webHidden/>
              </w:rPr>
              <w:tab/>
            </w:r>
            <w:r>
              <w:rPr>
                <w:noProof/>
                <w:webHidden/>
              </w:rPr>
              <w:fldChar w:fldCharType="begin"/>
            </w:r>
            <w:r>
              <w:rPr>
                <w:noProof/>
                <w:webHidden/>
              </w:rPr>
              <w:instrText xml:space="preserve"> PAGEREF _Toc95889730 \h </w:instrText>
            </w:r>
          </w:ins>
          <w:r>
            <w:rPr>
              <w:noProof/>
              <w:webHidden/>
            </w:rPr>
          </w:r>
          <w:r>
            <w:rPr>
              <w:noProof/>
              <w:webHidden/>
            </w:rPr>
            <w:fldChar w:fldCharType="separate"/>
          </w:r>
          <w:ins w:id="48" w:author="Bill Hereth" w:date="2022-02-16T07:41:00Z">
            <w:r>
              <w:rPr>
                <w:noProof/>
                <w:webHidden/>
              </w:rPr>
              <w:t>8</w:t>
            </w:r>
            <w:r>
              <w:rPr>
                <w:noProof/>
                <w:webHidden/>
              </w:rPr>
              <w:fldChar w:fldCharType="end"/>
            </w:r>
            <w:r w:rsidRPr="00B54FFE">
              <w:rPr>
                <w:rStyle w:val="Hyperlink"/>
                <w:noProof/>
              </w:rPr>
              <w:fldChar w:fldCharType="end"/>
            </w:r>
          </w:ins>
        </w:p>
        <w:p w14:paraId="6CEEFD04" w14:textId="7BD11F3E" w:rsidR="005A7954" w:rsidRDefault="005A7954">
          <w:pPr>
            <w:pStyle w:val="TOC3"/>
            <w:rPr>
              <w:ins w:id="49" w:author="Bill Hereth" w:date="2022-02-16T07:41:00Z"/>
              <w:rFonts w:cstheme="minorBidi"/>
              <w:noProof/>
            </w:rPr>
          </w:pPr>
          <w:ins w:id="50"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"_Toc95889731"</w:instrText>
            </w:r>
            <w:r w:rsidRPr="00B54FFE">
              <w:rPr>
                <w:rStyle w:val="Hyperlink"/>
                <w:noProof/>
              </w:rPr>
              <w:instrText xml:space="preserve"> </w:instrText>
            </w:r>
            <w:r w:rsidRPr="00B54FFE">
              <w:rPr>
                <w:rStyle w:val="Hyperlink"/>
                <w:noProof/>
              </w:rPr>
              <w:fldChar w:fldCharType="separate"/>
            </w:r>
            <w:r w:rsidRPr="00B54FFE">
              <w:rPr>
                <w:rStyle w:val="Hyperlink"/>
                <w:noProof/>
              </w:rPr>
              <w:t>TAZ-level Input Files</w:t>
            </w:r>
            <w:r>
              <w:rPr>
                <w:noProof/>
                <w:webHidden/>
              </w:rPr>
              <w:tab/>
            </w:r>
            <w:r>
              <w:rPr>
                <w:noProof/>
                <w:webHidden/>
              </w:rPr>
              <w:fldChar w:fldCharType="begin"/>
            </w:r>
            <w:r>
              <w:rPr>
                <w:noProof/>
                <w:webHidden/>
              </w:rPr>
              <w:instrText xml:space="preserve"> PAGEREF _Toc95889731 \h </w:instrText>
            </w:r>
          </w:ins>
          <w:r>
            <w:rPr>
              <w:noProof/>
              <w:webHidden/>
            </w:rPr>
          </w:r>
          <w:r>
            <w:rPr>
              <w:noProof/>
              <w:webHidden/>
            </w:rPr>
            <w:fldChar w:fldCharType="separate"/>
          </w:r>
          <w:ins w:id="51" w:author="Bill Hereth" w:date="2022-02-16T07:41:00Z">
            <w:r>
              <w:rPr>
                <w:noProof/>
                <w:webHidden/>
              </w:rPr>
              <w:t>8</w:t>
            </w:r>
            <w:r>
              <w:rPr>
                <w:noProof/>
                <w:webHidden/>
              </w:rPr>
              <w:fldChar w:fldCharType="end"/>
            </w:r>
            <w:r w:rsidRPr="00B54FFE">
              <w:rPr>
                <w:rStyle w:val="Hyperlink"/>
                <w:noProof/>
              </w:rPr>
              <w:fldChar w:fldCharType="end"/>
            </w:r>
          </w:ins>
        </w:p>
        <w:p w14:paraId="276D7399" w14:textId="1AB2E533" w:rsidR="005A7954" w:rsidRDefault="005A7954" w:rsidP="005A7954">
          <w:pPr>
            <w:pStyle w:val="TOC2"/>
            <w:rPr>
              <w:ins w:id="52" w:author="Bill Hereth" w:date="2022-02-16T07:41:00Z"/>
              <w:rFonts w:cstheme="minorBidi"/>
              <w:noProof/>
            </w:rPr>
          </w:pPr>
          <w:ins w:id="53"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"_Toc95889732"</w:instrText>
            </w:r>
            <w:r w:rsidRPr="00B54FFE">
              <w:rPr>
                <w:rStyle w:val="Hyperlink"/>
                <w:noProof/>
              </w:rPr>
              <w:instrText xml:space="preserve"> </w:instrText>
            </w:r>
            <w:r w:rsidRPr="00B54FFE">
              <w:rPr>
                <w:rStyle w:val="Hyperlink"/>
                <w:noProof/>
              </w:rPr>
              <w:fldChar w:fldCharType="separate"/>
            </w:r>
            <w:r w:rsidRPr="00B54FFE">
              <w:rPr>
                <w:rStyle w:val="Hyperlink"/>
                <w:noProof/>
              </w:rPr>
              <w:t>County Control Totals</w:t>
            </w:r>
            <w:r>
              <w:rPr>
                <w:noProof/>
                <w:webHidden/>
              </w:rPr>
              <w:tab/>
            </w:r>
            <w:r>
              <w:rPr>
                <w:noProof/>
                <w:webHidden/>
              </w:rPr>
              <w:fldChar w:fldCharType="begin"/>
            </w:r>
            <w:r>
              <w:rPr>
                <w:noProof/>
                <w:webHidden/>
              </w:rPr>
              <w:instrText xml:space="preserve"> PAGEREF _Toc95889732 \h </w:instrText>
            </w:r>
          </w:ins>
          <w:r>
            <w:rPr>
              <w:noProof/>
              <w:webHidden/>
            </w:rPr>
          </w:r>
          <w:r>
            <w:rPr>
              <w:noProof/>
              <w:webHidden/>
            </w:rPr>
            <w:fldChar w:fldCharType="separate"/>
          </w:r>
          <w:ins w:id="54" w:author="Bill Hereth" w:date="2022-02-16T07:41:00Z">
            <w:r>
              <w:rPr>
                <w:noProof/>
                <w:webHidden/>
              </w:rPr>
              <w:t>10</w:t>
            </w:r>
            <w:r>
              <w:rPr>
                <w:noProof/>
                <w:webHidden/>
              </w:rPr>
              <w:fldChar w:fldCharType="end"/>
            </w:r>
            <w:r w:rsidRPr="00B54FFE">
              <w:rPr>
                <w:rStyle w:val="Hyperlink"/>
                <w:noProof/>
              </w:rPr>
              <w:fldChar w:fldCharType="end"/>
            </w:r>
          </w:ins>
        </w:p>
        <w:p w14:paraId="2CF872D9" w14:textId="5E79E626" w:rsidR="005A7954" w:rsidRDefault="005A7954">
          <w:pPr>
            <w:pStyle w:val="TOC3"/>
            <w:rPr>
              <w:ins w:id="55" w:author="Bill Hereth" w:date="2022-02-16T07:41:00Z"/>
              <w:rFonts w:cstheme="minorBidi"/>
              <w:noProof/>
            </w:rPr>
          </w:pPr>
          <w:ins w:id="56"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"_Toc95889733"</w:instrText>
            </w:r>
            <w:r w:rsidRPr="00B54FFE">
              <w:rPr>
                <w:rStyle w:val="Hyperlink"/>
                <w:noProof/>
              </w:rPr>
              <w:instrText xml:space="preserve"> </w:instrText>
            </w:r>
            <w:r w:rsidRPr="00B54FFE">
              <w:rPr>
                <w:rStyle w:val="Hyperlink"/>
                <w:noProof/>
              </w:rPr>
              <w:fldChar w:fldCharType="separate"/>
            </w:r>
            <w:r w:rsidRPr="00B54FFE">
              <w:rPr>
                <w:rStyle w:val="Hyperlink"/>
                <w:noProof/>
              </w:rPr>
              <w:t>Source Data</w:t>
            </w:r>
            <w:r>
              <w:rPr>
                <w:noProof/>
                <w:webHidden/>
              </w:rPr>
              <w:tab/>
            </w:r>
            <w:r>
              <w:rPr>
                <w:noProof/>
                <w:webHidden/>
              </w:rPr>
              <w:fldChar w:fldCharType="begin"/>
            </w:r>
            <w:r>
              <w:rPr>
                <w:noProof/>
                <w:webHidden/>
              </w:rPr>
              <w:instrText xml:space="preserve"> PAGEREF _Toc95889733 \h </w:instrText>
            </w:r>
          </w:ins>
          <w:r>
            <w:rPr>
              <w:noProof/>
              <w:webHidden/>
            </w:rPr>
          </w:r>
          <w:r>
            <w:rPr>
              <w:noProof/>
              <w:webHidden/>
            </w:rPr>
            <w:fldChar w:fldCharType="separate"/>
          </w:r>
          <w:ins w:id="57" w:author="Bill Hereth" w:date="2022-02-16T07:41:00Z">
            <w:r>
              <w:rPr>
                <w:noProof/>
                <w:webHidden/>
              </w:rPr>
              <w:t>10</w:t>
            </w:r>
            <w:r>
              <w:rPr>
                <w:noProof/>
                <w:webHidden/>
              </w:rPr>
              <w:fldChar w:fldCharType="end"/>
            </w:r>
            <w:r w:rsidRPr="00B54FFE">
              <w:rPr>
                <w:rStyle w:val="Hyperlink"/>
                <w:noProof/>
              </w:rPr>
              <w:fldChar w:fldCharType="end"/>
            </w:r>
          </w:ins>
        </w:p>
        <w:p w14:paraId="525AC67F" w14:textId="77112BBF" w:rsidR="005A7954" w:rsidRDefault="005A7954">
          <w:pPr>
            <w:pStyle w:val="TOC3"/>
            <w:rPr>
              <w:ins w:id="58" w:author="Bill Hereth" w:date="2022-02-16T07:41:00Z"/>
              <w:rFonts w:cstheme="minorBidi"/>
              <w:noProof/>
            </w:rPr>
          </w:pPr>
          <w:ins w:id="59"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"_Toc95889734"</w:instrText>
            </w:r>
            <w:r w:rsidRPr="00B54FFE">
              <w:rPr>
                <w:rStyle w:val="Hyperlink"/>
                <w:noProof/>
              </w:rPr>
              <w:instrText xml:space="preserve"> </w:instrText>
            </w:r>
            <w:r w:rsidRPr="00B54FFE">
              <w:rPr>
                <w:rStyle w:val="Hyperlink"/>
                <w:noProof/>
              </w:rPr>
              <w:fldChar w:fldCharType="separate"/>
            </w:r>
            <w:r w:rsidRPr="00B54FFE">
              <w:rPr>
                <w:rStyle w:val="Hyperlink"/>
                <w:noProof/>
              </w:rPr>
              <w:t>Residential</w:t>
            </w:r>
            <w:r>
              <w:rPr>
                <w:noProof/>
                <w:webHidden/>
              </w:rPr>
              <w:tab/>
            </w:r>
            <w:r>
              <w:rPr>
                <w:noProof/>
                <w:webHidden/>
              </w:rPr>
              <w:fldChar w:fldCharType="begin"/>
            </w:r>
            <w:r>
              <w:rPr>
                <w:noProof/>
                <w:webHidden/>
              </w:rPr>
              <w:instrText xml:space="preserve"> PAGEREF _Toc95889734 \h </w:instrText>
            </w:r>
          </w:ins>
          <w:r>
            <w:rPr>
              <w:noProof/>
              <w:webHidden/>
            </w:rPr>
          </w:r>
          <w:r>
            <w:rPr>
              <w:noProof/>
              <w:webHidden/>
            </w:rPr>
            <w:fldChar w:fldCharType="separate"/>
          </w:r>
          <w:ins w:id="60" w:author="Bill Hereth" w:date="2022-02-16T07:41:00Z">
            <w:r>
              <w:rPr>
                <w:noProof/>
                <w:webHidden/>
              </w:rPr>
              <w:t>10</w:t>
            </w:r>
            <w:r>
              <w:rPr>
                <w:noProof/>
                <w:webHidden/>
              </w:rPr>
              <w:fldChar w:fldCharType="end"/>
            </w:r>
            <w:r w:rsidRPr="00B54FFE">
              <w:rPr>
                <w:rStyle w:val="Hyperlink"/>
                <w:noProof/>
              </w:rPr>
              <w:fldChar w:fldCharType="end"/>
            </w:r>
          </w:ins>
        </w:p>
        <w:p w14:paraId="7F7DE3E7" w14:textId="7FE5ACC9" w:rsidR="005A7954" w:rsidRDefault="005A7954">
          <w:pPr>
            <w:pStyle w:val="TOC3"/>
            <w:rPr>
              <w:ins w:id="61" w:author="Bill Hereth" w:date="2022-02-16T07:41:00Z"/>
              <w:rFonts w:cstheme="minorBidi"/>
              <w:noProof/>
            </w:rPr>
          </w:pPr>
          <w:ins w:id="62"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"_Toc95889735"</w:instrText>
            </w:r>
            <w:r w:rsidRPr="00B54FFE">
              <w:rPr>
                <w:rStyle w:val="Hyperlink"/>
                <w:noProof/>
              </w:rPr>
              <w:instrText xml:space="preserve"> </w:instrText>
            </w:r>
            <w:r w:rsidRPr="00B54FFE">
              <w:rPr>
                <w:rStyle w:val="Hyperlink"/>
                <w:noProof/>
              </w:rPr>
              <w:fldChar w:fldCharType="separate"/>
            </w:r>
            <w:r w:rsidRPr="00B54FFE">
              <w:rPr>
                <w:rStyle w:val="Hyperlink"/>
                <w:noProof/>
              </w:rPr>
              <w:t>Employment</w:t>
            </w:r>
            <w:r>
              <w:rPr>
                <w:noProof/>
                <w:webHidden/>
              </w:rPr>
              <w:tab/>
            </w:r>
            <w:r>
              <w:rPr>
                <w:noProof/>
                <w:webHidden/>
              </w:rPr>
              <w:fldChar w:fldCharType="begin"/>
            </w:r>
            <w:r>
              <w:rPr>
                <w:noProof/>
                <w:webHidden/>
              </w:rPr>
              <w:instrText xml:space="preserve"> PAGEREF _Toc95889735 \h </w:instrText>
            </w:r>
          </w:ins>
          <w:r>
            <w:rPr>
              <w:noProof/>
              <w:webHidden/>
            </w:rPr>
          </w:r>
          <w:r>
            <w:rPr>
              <w:noProof/>
              <w:webHidden/>
            </w:rPr>
            <w:fldChar w:fldCharType="separate"/>
          </w:r>
          <w:ins w:id="63" w:author="Bill Hereth" w:date="2022-02-16T07:41:00Z">
            <w:r>
              <w:rPr>
                <w:noProof/>
                <w:webHidden/>
              </w:rPr>
              <w:t>15</w:t>
            </w:r>
            <w:r>
              <w:rPr>
                <w:noProof/>
                <w:webHidden/>
              </w:rPr>
              <w:fldChar w:fldCharType="end"/>
            </w:r>
            <w:r w:rsidRPr="00B54FFE">
              <w:rPr>
                <w:rStyle w:val="Hyperlink"/>
                <w:noProof/>
              </w:rPr>
              <w:fldChar w:fldCharType="end"/>
            </w:r>
          </w:ins>
        </w:p>
        <w:p w14:paraId="1B9D1918" w14:textId="3A8CD5C5" w:rsidR="005A7954" w:rsidRDefault="005A7954">
          <w:pPr>
            <w:pStyle w:val="TOC3"/>
            <w:rPr>
              <w:ins w:id="64" w:author="Bill Hereth" w:date="2022-02-16T07:41:00Z"/>
              <w:rFonts w:cstheme="minorBidi"/>
              <w:noProof/>
            </w:rPr>
          </w:pPr>
          <w:ins w:id="65"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"_Toc95889736"</w:instrText>
            </w:r>
            <w:r w:rsidRPr="00B54FFE">
              <w:rPr>
                <w:rStyle w:val="Hyperlink"/>
                <w:noProof/>
              </w:rPr>
              <w:instrText xml:space="preserve"> </w:instrText>
            </w:r>
            <w:r w:rsidRPr="00B54FFE">
              <w:rPr>
                <w:rStyle w:val="Hyperlink"/>
                <w:noProof/>
              </w:rPr>
              <w:fldChar w:fldCharType="separate"/>
            </w:r>
            <w:r w:rsidRPr="00B54FFE">
              <w:rPr>
                <w:rStyle w:val="Hyperlink"/>
                <w:noProof/>
              </w:rPr>
              <w:t>Population by Age Group</w:t>
            </w:r>
            <w:r>
              <w:rPr>
                <w:noProof/>
                <w:webHidden/>
              </w:rPr>
              <w:tab/>
            </w:r>
            <w:r>
              <w:rPr>
                <w:noProof/>
                <w:webHidden/>
              </w:rPr>
              <w:fldChar w:fldCharType="begin"/>
            </w:r>
            <w:r>
              <w:rPr>
                <w:noProof/>
                <w:webHidden/>
              </w:rPr>
              <w:instrText xml:space="preserve"> PAGEREF _Toc95889736 \h </w:instrText>
            </w:r>
          </w:ins>
          <w:r>
            <w:rPr>
              <w:noProof/>
              <w:webHidden/>
            </w:rPr>
          </w:r>
          <w:r>
            <w:rPr>
              <w:noProof/>
              <w:webHidden/>
            </w:rPr>
            <w:fldChar w:fldCharType="separate"/>
          </w:r>
          <w:ins w:id="66" w:author="Bill Hereth" w:date="2022-02-16T07:41:00Z">
            <w:r>
              <w:rPr>
                <w:noProof/>
                <w:webHidden/>
              </w:rPr>
              <w:t>20</w:t>
            </w:r>
            <w:r>
              <w:rPr>
                <w:noProof/>
                <w:webHidden/>
              </w:rPr>
              <w:fldChar w:fldCharType="end"/>
            </w:r>
            <w:r w:rsidRPr="00B54FFE">
              <w:rPr>
                <w:rStyle w:val="Hyperlink"/>
                <w:noProof/>
              </w:rPr>
              <w:fldChar w:fldCharType="end"/>
            </w:r>
          </w:ins>
        </w:p>
        <w:p w14:paraId="74D87114" w14:textId="1BC83A9F" w:rsidR="005A7954" w:rsidRDefault="005A7954" w:rsidP="005A7954">
          <w:pPr>
            <w:pStyle w:val="TOC2"/>
            <w:rPr>
              <w:ins w:id="67" w:author="Bill Hereth" w:date="2022-02-16T07:41:00Z"/>
              <w:rFonts w:cstheme="minorBidi"/>
              <w:noProof/>
            </w:rPr>
          </w:pPr>
          <w:ins w:id="68"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"_Toc95889737"</w:instrText>
            </w:r>
            <w:r w:rsidRPr="00B54FFE">
              <w:rPr>
                <w:rStyle w:val="Hyperlink"/>
                <w:noProof/>
              </w:rPr>
              <w:instrText xml:space="preserve"> </w:instrText>
            </w:r>
            <w:r w:rsidRPr="00B54FFE">
              <w:rPr>
                <w:rStyle w:val="Hyperlink"/>
                <w:noProof/>
              </w:rPr>
              <w:fldChar w:fldCharType="separate"/>
            </w:r>
            <w:r w:rsidRPr="00B54FFE">
              <w:rPr>
                <w:rStyle w:val="Hyperlink"/>
                <w:noProof/>
              </w:rPr>
              <w:t>Creation of WFRC &amp; MAG Projections</w:t>
            </w:r>
            <w:r>
              <w:rPr>
                <w:noProof/>
                <w:webHidden/>
              </w:rPr>
              <w:tab/>
            </w:r>
            <w:r>
              <w:rPr>
                <w:noProof/>
                <w:webHidden/>
              </w:rPr>
              <w:fldChar w:fldCharType="begin"/>
            </w:r>
            <w:r>
              <w:rPr>
                <w:noProof/>
                <w:webHidden/>
              </w:rPr>
              <w:instrText xml:space="preserve"> PAGEREF _Toc95889737 \h </w:instrText>
            </w:r>
          </w:ins>
          <w:r>
            <w:rPr>
              <w:noProof/>
              <w:webHidden/>
            </w:rPr>
          </w:r>
          <w:r>
            <w:rPr>
              <w:noProof/>
              <w:webHidden/>
            </w:rPr>
            <w:fldChar w:fldCharType="separate"/>
          </w:r>
          <w:ins w:id="69" w:author="Bill Hereth" w:date="2022-02-16T07:41:00Z">
            <w:r>
              <w:rPr>
                <w:noProof/>
                <w:webHidden/>
              </w:rPr>
              <w:t>22</w:t>
            </w:r>
            <w:r>
              <w:rPr>
                <w:noProof/>
                <w:webHidden/>
              </w:rPr>
              <w:fldChar w:fldCharType="end"/>
            </w:r>
            <w:r w:rsidRPr="00B54FFE">
              <w:rPr>
                <w:rStyle w:val="Hyperlink"/>
                <w:noProof/>
              </w:rPr>
              <w:fldChar w:fldCharType="end"/>
            </w:r>
          </w:ins>
        </w:p>
        <w:p w14:paraId="2E76F16C" w14:textId="35C8298C" w:rsidR="005A7954" w:rsidRDefault="005A7954">
          <w:pPr>
            <w:pStyle w:val="TOC3"/>
            <w:rPr>
              <w:ins w:id="70" w:author="Bill Hereth" w:date="2022-02-16T07:41:00Z"/>
              <w:rFonts w:cstheme="minorBidi"/>
              <w:noProof/>
            </w:rPr>
          </w:pPr>
          <w:ins w:id="71"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"_Toc95889738"</w:instrText>
            </w:r>
            <w:r w:rsidRPr="00B54FFE">
              <w:rPr>
                <w:rStyle w:val="Hyperlink"/>
                <w:noProof/>
              </w:rPr>
              <w:instrText xml:space="preserve"> </w:instrText>
            </w:r>
            <w:r w:rsidRPr="00B54FFE">
              <w:rPr>
                <w:rStyle w:val="Hyperlink"/>
                <w:noProof/>
              </w:rPr>
              <w:fldChar w:fldCharType="separate"/>
            </w:r>
            <w:r w:rsidRPr="00B54FFE">
              <w:rPr>
                <w:rStyle w:val="Hyperlink"/>
                <w:noProof/>
              </w:rPr>
              <w:t>Real Estate Market Model (REMM)</w:t>
            </w:r>
            <w:r>
              <w:rPr>
                <w:noProof/>
                <w:webHidden/>
              </w:rPr>
              <w:tab/>
            </w:r>
            <w:r>
              <w:rPr>
                <w:noProof/>
                <w:webHidden/>
              </w:rPr>
              <w:fldChar w:fldCharType="begin"/>
            </w:r>
            <w:r>
              <w:rPr>
                <w:noProof/>
                <w:webHidden/>
              </w:rPr>
              <w:instrText xml:space="preserve"> PAGEREF _Toc95889738 \h </w:instrText>
            </w:r>
          </w:ins>
          <w:r>
            <w:rPr>
              <w:noProof/>
              <w:webHidden/>
            </w:rPr>
          </w:r>
          <w:r>
            <w:rPr>
              <w:noProof/>
              <w:webHidden/>
            </w:rPr>
            <w:fldChar w:fldCharType="separate"/>
          </w:r>
          <w:ins w:id="72" w:author="Bill Hereth" w:date="2022-02-16T07:41:00Z">
            <w:r>
              <w:rPr>
                <w:noProof/>
                <w:webHidden/>
              </w:rPr>
              <w:t>22</w:t>
            </w:r>
            <w:r>
              <w:rPr>
                <w:noProof/>
                <w:webHidden/>
              </w:rPr>
              <w:fldChar w:fldCharType="end"/>
            </w:r>
            <w:r w:rsidRPr="00B54FFE">
              <w:rPr>
                <w:rStyle w:val="Hyperlink"/>
                <w:noProof/>
              </w:rPr>
              <w:fldChar w:fldCharType="end"/>
            </w:r>
          </w:ins>
        </w:p>
        <w:p w14:paraId="2418781B" w14:textId="6D920E01" w:rsidR="005A7954" w:rsidRDefault="005A7954">
          <w:pPr>
            <w:pStyle w:val="TOC3"/>
            <w:rPr>
              <w:ins w:id="73" w:author="Bill Hereth" w:date="2022-02-16T07:41:00Z"/>
              <w:rFonts w:cstheme="minorBidi"/>
              <w:noProof/>
            </w:rPr>
          </w:pPr>
          <w:ins w:id="74"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"_Toc95889739"</w:instrText>
            </w:r>
            <w:r w:rsidRPr="00B54FFE">
              <w:rPr>
                <w:rStyle w:val="Hyperlink"/>
                <w:noProof/>
              </w:rPr>
              <w:instrText xml:space="preserve"> </w:instrText>
            </w:r>
            <w:r w:rsidRPr="00B54FFE">
              <w:rPr>
                <w:rStyle w:val="Hyperlink"/>
                <w:noProof/>
              </w:rPr>
              <w:fldChar w:fldCharType="separate"/>
            </w:r>
            <w:r w:rsidRPr="00B54FFE">
              <w:rPr>
                <w:rStyle w:val="Hyperlink"/>
                <w:noProof/>
              </w:rPr>
              <w:t>Base Year Data</w:t>
            </w:r>
            <w:r>
              <w:rPr>
                <w:noProof/>
                <w:webHidden/>
              </w:rPr>
              <w:tab/>
            </w:r>
            <w:r>
              <w:rPr>
                <w:noProof/>
                <w:webHidden/>
              </w:rPr>
              <w:fldChar w:fldCharType="begin"/>
            </w:r>
            <w:r>
              <w:rPr>
                <w:noProof/>
                <w:webHidden/>
              </w:rPr>
              <w:instrText xml:space="preserve"> PAGEREF _Toc95889739 \h </w:instrText>
            </w:r>
          </w:ins>
          <w:r>
            <w:rPr>
              <w:noProof/>
              <w:webHidden/>
            </w:rPr>
          </w:r>
          <w:r>
            <w:rPr>
              <w:noProof/>
              <w:webHidden/>
            </w:rPr>
            <w:fldChar w:fldCharType="separate"/>
          </w:r>
          <w:ins w:id="75" w:author="Bill Hereth" w:date="2022-02-16T07:41:00Z">
            <w:r>
              <w:rPr>
                <w:noProof/>
                <w:webHidden/>
              </w:rPr>
              <w:t>22</w:t>
            </w:r>
            <w:r>
              <w:rPr>
                <w:noProof/>
                <w:webHidden/>
              </w:rPr>
              <w:fldChar w:fldCharType="end"/>
            </w:r>
            <w:r w:rsidRPr="00B54FFE">
              <w:rPr>
                <w:rStyle w:val="Hyperlink"/>
                <w:noProof/>
              </w:rPr>
              <w:fldChar w:fldCharType="end"/>
            </w:r>
          </w:ins>
        </w:p>
        <w:p w14:paraId="59C45C4E" w14:textId="2E673B2B" w:rsidR="005A7954" w:rsidRDefault="005A7954">
          <w:pPr>
            <w:pStyle w:val="TOC3"/>
            <w:rPr>
              <w:ins w:id="76" w:author="Bill Hereth" w:date="2022-02-16T07:41:00Z"/>
              <w:rFonts w:cstheme="minorBidi"/>
              <w:noProof/>
            </w:rPr>
          </w:pPr>
          <w:ins w:id="77"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"_Toc95889740"</w:instrText>
            </w:r>
            <w:r w:rsidRPr="00B54FFE">
              <w:rPr>
                <w:rStyle w:val="Hyperlink"/>
                <w:noProof/>
              </w:rPr>
              <w:instrText xml:space="preserve"> </w:instrText>
            </w:r>
            <w:r w:rsidRPr="00B54FFE">
              <w:rPr>
                <w:rStyle w:val="Hyperlink"/>
                <w:noProof/>
              </w:rPr>
              <w:fldChar w:fldCharType="separate"/>
            </w:r>
            <w:r w:rsidRPr="00B54FFE">
              <w:rPr>
                <w:rStyle w:val="Hyperlink"/>
                <w:noProof/>
              </w:rPr>
              <w:t>Forecasting</w:t>
            </w:r>
            <w:r>
              <w:rPr>
                <w:noProof/>
                <w:webHidden/>
              </w:rPr>
              <w:tab/>
            </w:r>
            <w:r>
              <w:rPr>
                <w:noProof/>
                <w:webHidden/>
              </w:rPr>
              <w:fldChar w:fldCharType="begin"/>
            </w:r>
            <w:r>
              <w:rPr>
                <w:noProof/>
                <w:webHidden/>
              </w:rPr>
              <w:instrText xml:space="preserve"> PAGEREF _Toc95889740 \h </w:instrText>
            </w:r>
          </w:ins>
          <w:r>
            <w:rPr>
              <w:noProof/>
              <w:webHidden/>
            </w:rPr>
          </w:r>
          <w:r>
            <w:rPr>
              <w:noProof/>
              <w:webHidden/>
            </w:rPr>
            <w:fldChar w:fldCharType="separate"/>
          </w:r>
          <w:ins w:id="78" w:author="Bill Hereth" w:date="2022-02-16T07:41:00Z">
            <w:r>
              <w:rPr>
                <w:noProof/>
                <w:webHidden/>
              </w:rPr>
              <w:t>24</w:t>
            </w:r>
            <w:r>
              <w:rPr>
                <w:noProof/>
                <w:webHidden/>
              </w:rPr>
              <w:fldChar w:fldCharType="end"/>
            </w:r>
            <w:r w:rsidRPr="00B54FFE">
              <w:rPr>
                <w:rStyle w:val="Hyperlink"/>
                <w:noProof/>
              </w:rPr>
              <w:fldChar w:fldCharType="end"/>
            </w:r>
          </w:ins>
        </w:p>
        <w:p w14:paraId="5D15F486" w14:textId="33FA1AC1" w:rsidR="005A7954" w:rsidRDefault="005A7954">
          <w:pPr>
            <w:pStyle w:val="TOC3"/>
            <w:rPr>
              <w:ins w:id="79" w:author="Bill Hereth" w:date="2022-02-16T07:41:00Z"/>
              <w:rFonts w:cstheme="minorBidi"/>
              <w:noProof/>
            </w:rPr>
          </w:pPr>
          <w:ins w:id="80"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"_Toc95889741"</w:instrText>
            </w:r>
            <w:r w:rsidRPr="00B54FFE">
              <w:rPr>
                <w:rStyle w:val="Hyperlink"/>
                <w:noProof/>
              </w:rPr>
              <w:instrText xml:space="preserve"> </w:instrText>
            </w:r>
            <w:r w:rsidRPr="00B54FFE">
              <w:rPr>
                <w:rStyle w:val="Hyperlink"/>
                <w:noProof/>
              </w:rPr>
              <w:fldChar w:fldCharType="separate"/>
            </w:r>
            <w:r w:rsidRPr="00B54FFE">
              <w:rPr>
                <w:rStyle w:val="Hyperlink"/>
                <w:noProof/>
              </w:rPr>
              <w:t>Socioeconomic Review</w:t>
            </w:r>
            <w:r>
              <w:rPr>
                <w:noProof/>
                <w:webHidden/>
              </w:rPr>
              <w:tab/>
            </w:r>
            <w:r>
              <w:rPr>
                <w:noProof/>
                <w:webHidden/>
              </w:rPr>
              <w:fldChar w:fldCharType="begin"/>
            </w:r>
            <w:r>
              <w:rPr>
                <w:noProof/>
                <w:webHidden/>
              </w:rPr>
              <w:instrText xml:space="preserve"> PAGEREF _Toc95889741 \h </w:instrText>
            </w:r>
          </w:ins>
          <w:r>
            <w:rPr>
              <w:noProof/>
              <w:webHidden/>
            </w:rPr>
          </w:r>
          <w:r>
            <w:rPr>
              <w:noProof/>
              <w:webHidden/>
            </w:rPr>
            <w:fldChar w:fldCharType="separate"/>
          </w:r>
          <w:ins w:id="81" w:author="Bill Hereth" w:date="2022-02-16T07:41:00Z">
            <w:r>
              <w:rPr>
                <w:noProof/>
                <w:webHidden/>
              </w:rPr>
              <w:t>25</w:t>
            </w:r>
            <w:r>
              <w:rPr>
                <w:noProof/>
                <w:webHidden/>
              </w:rPr>
              <w:fldChar w:fldCharType="end"/>
            </w:r>
            <w:r w:rsidRPr="00B54FFE">
              <w:rPr>
                <w:rStyle w:val="Hyperlink"/>
                <w:noProof/>
              </w:rPr>
              <w:fldChar w:fldCharType="end"/>
            </w:r>
          </w:ins>
        </w:p>
        <w:p w14:paraId="2E52B0DE" w14:textId="3DF4BA23" w:rsidR="005A7954" w:rsidRDefault="005A7954" w:rsidP="005A7954">
          <w:pPr>
            <w:pStyle w:val="TOC2"/>
            <w:rPr>
              <w:ins w:id="82" w:author="Bill Hereth" w:date="2022-02-16T07:41:00Z"/>
              <w:rFonts w:cstheme="minorBidi"/>
              <w:noProof/>
            </w:rPr>
          </w:pPr>
          <w:ins w:id="83"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"_Toc95889742"</w:instrText>
            </w:r>
            <w:r w:rsidRPr="00B54FFE">
              <w:rPr>
                <w:rStyle w:val="Hyperlink"/>
                <w:noProof/>
              </w:rPr>
              <w:instrText xml:space="preserve"> </w:instrText>
            </w:r>
            <w:r w:rsidRPr="00B54FFE">
              <w:rPr>
                <w:rStyle w:val="Hyperlink"/>
                <w:noProof/>
              </w:rPr>
              <w:fldChar w:fldCharType="separate"/>
            </w:r>
            <w:r w:rsidRPr="00B54FFE">
              <w:rPr>
                <w:rStyle w:val="Hyperlink"/>
                <w:noProof/>
              </w:rPr>
              <w:t>Creation of Box Elder Projections</w:t>
            </w:r>
            <w:r>
              <w:rPr>
                <w:noProof/>
                <w:webHidden/>
              </w:rPr>
              <w:tab/>
            </w:r>
            <w:r>
              <w:rPr>
                <w:noProof/>
                <w:webHidden/>
              </w:rPr>
              <w:fldChar w:fldCharType="begin"/>
            </w:r>
            <w:r>
              <w:rPr>
                <w:noProof/>
                <w:webHidden/>
              </w:rPr>
              <w:instrText xml:space="preserve"> PAGEREF _Toc95889742 \h </w:instrText>
            </w:r>
          </w:ins>
          <w:r>
            <w:rPr>
              <w:noProof/>
              <w:webHidden/>
            </w:rPr>
          </w:r>
          <w:r>
            <w:rPr>
              <w:noProof/>
              <w:webHidden/>
            </w:rPr>
            <w:fldChar w:fldCharType="separate"/>
          </w:r>
          <w:ins w:id="84" w:author="Bill Hereth" w:date="2022-02-16T07:41:00Z">
            <w:r>
              <w:rPr>
                <w:noProof/>
                <w:webHidden/>
              </w:rPr>
              <w:t>29</w:t>
            </w:r>
            <w:r>
              <w:rPr>
                <w:noProof/>
                <w:webHidden/>
              </w:rPr>
              <w:fldChar w:fldCharType="end"/>
            </w:r>
            <w:r w:rsidRPr="00B54FFE">
              <w:rPr>
                <w:rStyle w:val="Hyperlink"/>
                <w:noProof/>
              </w:rPr>
              <w:fldChar w:fldCharType="end"/>
            </w:r>
          </w:ins>
        </w:p>
        <w:p w14:paraId="3557F59D" w14:textId="4B0B4E4E" w:rsidR="005A7954" w:rsidRDefault="005A7954">
          <w:pPr>
            <w:pStyle w:val="TOC3"/>
            <w:rPr>
              <w:ins w:id="85" w:author="Bill Hereth" w:date="2022-02-16T07:41:00Z"/>
              <w:rFonts w:cstheme="minorBidi"/>
              <w:noProof/>
            </w:rPr>
          </w:pPr>
          <w:ins w:id="86"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"_Toc95889743"</w:instrText>
            </w:r>
            <w:r w:rsidRPr="00B54FFE">
              <w:rPr>
                <w:rStyle w:val="Hyperlink"/>
                <w:noProof/>
              </w:rPr>
              <w:instrText xml:space="preserve"> </w:instrText>
            </w:r>
            <w:r w:rsidRPr="00B54FFE">
              <w:rPr>
                <w:rStyle w:val="Hyperlink"/>
                <w:noProof/>
              </w:rPr>
              <w:fldChar w:fldCharType="separate"/>
            </w:r>
            <w:r w:rsidRPr="00B54FFE">
              <w:rPr>
                <w:rStyle w:val="Hyperlink"/>
                <w:noProof/>
              </w:rPr>
              <w:t>Base Year Data</w:t>
            </w:r>
            <w:r>
              <w:rPr>
                <w:noProof/>
                <w:webHidden/>
              </w:rPr>
              <w:tab/>
            </w:r>
            <w:r>
              <w:rPr>
                <w:noProof/>
                <w:webHidden/>
              </w:rPr>
              <w:fldChar w:fldCharType="begin"/>
            </w:r>
            <w:r>
              <w:rPr>
                <w:noProof/>
                <w:webHidden/>
              </w:rPr>
              <w:instrText xml:space="preserve"> PAGEREF _Toc95889743 \h </w:instrText>
            </w:r>
          </w:ins>
          <w:r>
            <w:rPr>
              <w:noProof/>
              <w:webHidden/>
            </w:rPr>
          </w:r>
          <w:r>
            <w:rPr>
              <w:noProof/>
              <w:webHidden/>
            </w:rPr>
            <w:fldChar w:fldCharType="separate"/>
          </w:r>
          <w:ins w:id="87" w:author="Bill Hereth" w:date="2022-02-16T07:41:00Z">
            <w:r>
              <w:rPr>
                <w:noProof/>
                <w:webHidden/>
              </w:rPr>
              <w:t>29</w:t>
            </w:r>
            <w:r>
              <w:rPr>
                <w:noProof/>
                <w:webHidden/>
              </w:rPr>
              <w:fldChar w:fldCharType="end"/>
            </w:r>
            <w:r w:rsidRPr="00B54FFE">
              <w:rPr>
                <w:rStyle w:val="Hyperlink"/>
                <w:noProof/>
              </w:rPr>
              <w:fldChar w:fldCharType="end"/>
            </w:r>
          </w:ins>
        </w:p>
        <w:p w14:paraId="0A764E06" w14:textId="300D839E" w:rsidR="005A7954" w:rsidRDefault="005A7954">
          <w:pPr>
            <w:pStyle w:val="TOC3"/>
            <w:rPr>
              <w:ins w:id="88" w:author="Bill Hereth" w:date="2022-02-16T07:41:00Z"/>
              <w:rFonts w:cstheme="minorBidi"/>
              <w:noProof/>
            </w:rPr>
          </w:pPr>
          <w:ins w:id="89"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"_Toc95889744"</w:instrText>
            </w:r>
            <w:r w:rsidRPr="00B54FFE">
              <w:rPr>
                <w:rStyle w:val="Hyperlink"/>
                <w:noProof/>
              </w:rPr>
              <w:instrText xml:space="preserve"> </w:instrText>
            </w:r>
            <w:r w:rsidRPr="00B54FFE">
              <w:rPr>
                <w:rStyle w:val="Hyperlink"/>
                <w:noProof/>
              </w:rPr>
              <w:fldChar w:fldCharType="separate"/>
            </w:r>
            <w:r w:rsidRPr="00B54FFE">
              <w:rPr>
                <w:rStyle w:val="Hyperlink"/>
                <w:noProof/>
              </w:rPr>
              <w:t>Forecasting</w:t>
            </w:r>
            <w:r>
              <w:rPr>
                <w:noProof/>
                <w:webHidden/>
              </w:rPr>
              <w:tab/>
            </w:r>
            <w:r>
              <w:rPr>
                <w:noProof/>
                <w:webHidden/>
              </w:rPr>
              <w:fldChar w:fldCharType="begin"/>
            </w:r>
            <w:r>
              <w:rPr>
                <w:noProof/>
                <w:webHidden/>
              </w:rPr>
              <w:instrText xml:space="preserve"> PAGEREF _Toc95889744 \h </w:instrText>
            </w:r>
          </w:ins>
          <w:r>
            <w:rPr>
              <w:noProof/>
              <w:webHidden/>
            </w:rPr>
          </w:r>
          <w:r>
            <w:rPr>
              <w:noProof/>
              <w:webHidden/>
            </w:rPr>
            <w:fldChar w:fldCharType="separate"/>
          </w:r>
          <w:ins w:id="90" w:author="Bill Hereth" w:date="2022-02-16T07:41:00Z">
            <w:r>
              <w:rPr>
                <w:noProof/>
                <w:webHidden/>
              </w:rPr>
              <w:t>30</w:t>
            </w:r>
            <w:r>
              <w:rPr>
                <w:noProof/>
                <w:webHidden/>
              </w:rPr>
              <w:fldChar w:fldCharType="end"/>
            </w:r>
            <w:r w:rsidRPr="00B54FFE">
              <w:rPr>
                <w:rStyle w:val="Hyperlink"/>
                <w:noProof/>
              </w:rPr>
              <w:fldChar w:fldCharType="end"/>
            </w:r>
          </w:ins>
        </w:p>
        <w:p w14:paraId="779BE251" w14:textId="3C05129C" w:rsidR="005A7954" w:rsidRDefault="005A7954">
          <w:pPr>
            <w:pStyle w:val="TOC3"/>
            <w:rPr>
              <w:ins w:id="91" w:author="Bill Hereth" w:date="2022-02-16T07:41:00Z"/>
              <w:rFonts w:cstheme="minorBidi"/>
              <w:noProof/>
            </w:rPr>
          </w:pPr>
          <w:ins w:id="92"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"_Toc95889745"</w:instrText>
            </w:r>
            <w:r w:rsidRPr="00B54FFE">
              <w:rPr>
                <w:rStyle w:val="Hyperlink"/>
                <w:noProof/>
              </w:rPr>
              <w:instrText xml:space="preserve"> </w:instrText>
            </w:r>
            <w:r w:rsidRPr="00B54FFE">
              <w:rPr>
                <w:rStyle w:val="Hyperlink"/>
                <w:noProof/>
              </w:rPr>
              <w:fldChar w:fldCharType="separate"/>
            </w:r>
            <w:r w:rsidRPr="00B54FFE">
              <w:rPr>
                <w:rStyle w:val="Hyperlink"/>
                <w:noProof/>
              </w:rPr>
              <w:t>Socioeconomic Review</w:t>
            </w:r>
            <w:r>
              <w:rPr>
                <w:noProof/>
                <w:webHidden/>
              </w:rPr>
              <w:tab/>
            </w:r>
            <w:r>
              <w:rPr>
                <w:noProof/>
                <w:webHidden/>
              </w:rPr>
              <w:fldChar w:fldCharType="begin"/>
            </w:r>
            <w:r>
              <w:rPr>
                <w:noProof/>
                <w:webHidden/>
              </w:rPr>
              <w:instrText xml:space="preserve"> PAGEREF _Toc95889745 \h </w:instrText>
            </w:r>
          </w:ins>
          <w:r>
            <w:rPr>
              <w:noProof/>
              <w:webHidden/>
            </w:rPr>
          </w:r>
          <w:r>
            <w:rPr>
              <w:noProof/>
              <w:webHidden/>
            </w:rPr>
            <w:fldChar w:fldCharType="separate"/>
          </w:r>
          <w:ins w:id="93" w:author="Bill Hereth" w:date="2022-02-16T07:41:00Z">
            <w:r>
              <w:rPr>
                <w:noProof/>
                <w:webHidden/>
              </w:rPr>
              <w:t>31</w:t>
            </w:r>
            <w:r>
              <w:rPr>
                <w:noProof/>
                <w:webHidden/>
              </w:rPr>
              <w:fldChar w:fldCharType="end"/>
            </w:r>
            <w:r w:rsidRPr="00B54FFE">
              <w:rPr>
                <w:rStyle w:val="Hyperlink"/>
                <w:noProof/>
              </w:rPr>
              <w:fldChar w:fldCharType="end"/>
            </w:r>
          </w:ins>
        </w:p>
        <w:p w14:paraId="324628B9" w14:textId="3869410D" w:rsidR="005A7954" w:rsidRDefault="005A7954" w:rsidP="005A7954">
          <w:pPr>
            <w:pStyle w:val="TOC2"/>
            <w:rPr>
              <w:ins w:id="94" w:author="Bill Hereth" w:date="2022-02-16T07:41:00Z"/>
              <w:rFonts w:cstheme="minorBidi"/>
              <w:noProof/>
            </w:rPr>
          </w:pPr>
          <w:ins w:id="95"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"_Toc95889746"</w:instrText>
            </w:r>
            <w:r w:rsidRPr="00B54FFE">
              <w:rPr>
                <w:rStyle w:val="Hyperlink"/>
                <w:noProof/>
              </w:rPr>
              <w:instrText xml:space="preserve"> </w:instrText>
            </w:r>
            <w:r w:rsidRPr="00B54FFE">
              <w:rPr>
                <w:rStyle w:val="Hyperlink"/>
                <w:noProof/>
              </w:rPr>
              <w:fldChar w:fldCharType="separate"/>
            </w:r>
            <w:r w:rsidRPr="00B54FFE">
              <w:rPr>
                <w:rStyle w:val="Hyperlink"/>
                <w:noProof/>
              </w:rPr>
              <w:t>Median Income</w:t>
            </w:r>
            <w:r>
              <w:rPr>
                <w:noProof/>
                <w:webHidden/>
              </w:rPr>
              <w:tab/>
            </w:r>
            <w:r>
              <w:rPr>
                <w:noProof/>
                <w:webHidden/>
              </w:rPr>
              <w:fldChar w:fldCharType="begin"/>
            </w:r>
            <w:r>
              <w:rPr>
                <w:noProof/>
                <w:webHidden/>
              </w:rPr>
              <w:instrText xml:space="preserve"> PAGEREF _Toc95889746 \h </w:instrText>
            </w:r>
          </w:ins>
          <w:r>
            <w:rPr>
              <w:noProof/>
              <w:webHidden/>
            </w:rPr>
          </w:r>
          <w:r>
            <w:rPr>
              <w:noProof/>
              <w:webHidden/>
            </w:rPr>
            <w:fldChar w:fldCharType="separate"/>
          </w:r>
          <w:ins w:id="96" w:author="Bill Hereth" w:date="2022-02-16T07:41:00Z">
            <w:r>
              <w:rPr>
                <w:noProof/>
                <w:webHidden/>
              </w:rPr>
              <w:t>31</w:t>
            </w:r>
            <w:r>
              <w:rPr>
                <w:noProof/>
                <w:webHidden/>
              </w:rPr>
              <w:fldChar w:fldCharType="end"/>
            </w:r>
            <w:r w:rsidRPr="00B54FFE">
              <w:rPr>
                <w:rStyle w:val="Hyperlink"/>
                <w:noProof/>
              </w:rPr>
              <w:fldChar w:fldCharType="end"/>
            </w:r>
          </w:ins>
        </w:p>
        <w:p w14:paraId="48951F3E" w14:textId="4AB6EF61" w:rsidR="005A7954" w:rsidRDefault="005A7954" w:rsidP="005A7954">
          <w:pPr>
            <w:pStyle w:val="TOC2"/>
            <w:rPr>
              <w:ins w:id="97" w:author="Bill Hereth" w:date="2022-02-16T07:41:00Z"/>
              <w:rFonts w:cstheme="minorBidi"/>
              <w:noProof/>
            </w:rPr>
          </w:pPr>
          <w:ins w:id="98"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"_Toc95889747"</w:instrText>
            </w:r>
            <w:r w:rsidRPr="00B54FFE">
              <w:rPr>
                <w:rStyle w:val="Hyperlink"/>
                <w:noProof/>
              </w:rPr>
              <w:instrText xml:space="preserve"> </w:instrText>
            </w:r>
            <w:r w:rsidRPr="00B54FFE">
              <w:rPr>
                <w:rStyle w:val="Hyperlink"/>
                <w:noProof/>
              </w:rPr>
              <w:fldChar w:fldCharType="separate"/>
            </w:r>
            <w:r w:rsidRPr="00B54FFE">
              <w:rPr>
                <w:rStyle w:val="Hyperlink"/>
                <w:noProof/>
              </w:rPr>
              <w:t>K-12 School Enrollment</w:t>
            </w:r>
            <w:r>
              <w:rPr>
                <w:noProof/>
                <w:webHidden/>
              </w:rPr>
              <w:tab/>
            </w:r>
            <w:r>
              <w:rPr>
                <w:noProof/>
                <w:webHidden/>
              </w:rPr>
              <w:fldChar w:fldCharType="begin"/>
            </w:r>
            <w:r>
              <w:rPr>
                <w:noProof/>
                <w:webHidden/>
              </w:rPr>
              <w:instrText xml:space="preserve"> PAGEREF _Toc95889747 \h </w:instrText>
            </w:r>
          </w:ins>
          <w:r>
            <w:rPr>
              <w:noProof/>
              <w:webHidden/>
            </w:rPr>
          </w:r>
          <w:r>
            <w:rPr>
              <w:noProof/>
              <w:webHidden/>
            </w:rPr>
            <w:fldChar w:fldCharType="separate"/>
          </w:r>
          <w:ins w:id="99" w:author="Bill Hereth" w:date="2022-02-16T07:41:00Z">
            <w:r>
              <w:rPr>
                <w:noProof/>
                <w:webHidden/>
              </w:rPr>
              <w:t>32</w:t>
            </w:r>
            <w:r>
              <w:rPr>
                <w:noProof/>
                <w:webHidden/>
              </w:rPr>
              <w:fldChar w:fldCharType="end"/>
            </w:r>
            <w:r w:rsidRPr="00B54FFE">
              <w:rPr>
                <w:rStyle w:val="Hyperlink"/>
                <w:noProof/>
              </w:rPr>
              <w:fldChar w:fldCharType="end"/>
            </w:r>
          </w:ins>
        </w:p>
        <w:p w14:paraId="1BDC65CB" w14:textId="2CBFF273" w:rsidR="005A7954" w:rsidRDefault="005A7954">
          <w:pPr>
            <w:pStyle w:val="TOC1"/>
            <w:tabs>
              <w:tab w:val="right" w:leader="dot" w:pos="9350"/>
            </w:tabs>
            <w:rPr>
              <w:ins w:id="100" w:author="Bill Hereth" w:date="2022-02-16T07:41:00Z"/>
              <w:rFonts w:cstheme="minorBidi"/>
              <w:noProof/>
            </w:rPr>
          </w:pPr>
          <w:ins w:id="101"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"_Toc95889748"</w:instrText>
            </w:r>
            <w:r w:rsidRPr="00B54FFE">
              <w:rPr>
                <w:rStyle w:val="Hyperlink"/>
                <w:noProof/>
              </w:rPr>
              <w:instrText xml:space="preserve"> </w:instrText>
            </w:r>
            <w:r w:rsidRPr="00B54FFE">
              <w:rPr>
                <w:rStyle w:val="Hyperlink"/>
                <w:noProof/>
              </w:rPr>
              <w:fldChar w:fldCharType="separate"/>
            </w:r>
            <w:r w:rsidRPr="00B54FFE">
              <w:rPr>
                <w:rStyle w:val="Hyperlink"/>
                <w:noProof/>
              </w:rPr>
              <w:t>Master Highway Network</w:t>
            </w:r>
            <w:r>
              <w:rPr>
                <w:noProof/>
                <w:webHidden/>
              </w:rPr>
              <w:tab/>
            </w:r>
            <w:r>
              <w:rPr>
                <w:noProof/>
                <w:webHidden/>
              </w:rPr>
              <w:fldChar w:fldCharType="begin"/>
            </w:r>
            <w:r>
              <w:rPr>
                <w:noProof/>
                <w:webHidden/>
              </w:rPr>
              <w:instrText xml:space="preserve"> PAGEREF _Toc95889748 \h </w:instrText>
            </w:r>
          </w:ins>
          <w:r>
            <w:rPr>
              <w:noProof/>
              <w:webHidden/>
            </w:rPr>
          </w:r>
          <w:r>
            <w:rPr>
              <w:noProof/>
              <w:webHidden/>
            </w:rPr>
            <w:fldChar w:fldCharType="separate"/>
          </w:r>
          <w:ins w:id="102" w:author="Bill Hereth" w:date="2022-02-16T07:41:00Z">
            <w:r>
              <w:rPr>
                <w:noProof/>
                <w:webHidden/>
              </w:rPr>
              <w:t>33</w:t>
            </w:r>
            <w:r>
              <w:rPr>
                <w:noProof/>
                <w:webHidden/>
              </w:rPr>
              <w:fldChar w:fldCharType="end"/>
            </w:r>
            <w:r w:rsidRPr="00B54FFE">
              <w:rPr>
                <w:rStyle w:val="Hyperlink"/>
                <w:noProof/>
              </w:rPr>
              <w:fldChar w:fldCharType="end"/>
            </w:r>
          </w:ins>
        </w:p>
        <w:p w14:paraId="7139CF2C" w14:textId="24F0ED2E" w:rsidR="005A7954" w:rsidRDefault="005A7954" w:rsidP="005A7954">
          <w:pPr>
            <w:pStyle w:val="TOC2"/>
            <w:rPr>
              <w:ins w:id="103" w:author="Bill Hereth" w:date="2022-02-16T07:41:00Z"/>
              <w:rFonts w:cstheme="minorBidi"/>
              <w:noProof/>
            </w:rPr>
          </w:pPr>
          <w:ins w:id="104"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"_Toc95889749"</w:instrText>
            </w:r>
            <w:r w:rsidRPr="00B54FFE">
              <w:rPr>
                <w:rStyle w:val="Hyperlink"/>
                <w:noProof/>
              </w:rPr>
              <w:instrText xml:space="preserve"> </w:instrText>
            </w:r>
            <w:r w:rsidRPr="00B54FFE">
              <w:rPr>
                <w:rStyle w:val="Hyperlink"/>
                <w:noProof/>
              </w:rPr>
              <w:fldChar w:fldCharType="separate"/>
            </w:r>
            <w:r w:rsidRPr="00B54FFE">
              <w:rPr>
                <w:rStyle w:val="Hyperlink"/>
                <w:noProof/>
              </w:rPr>
              <w:t>Master Network Field Attributes</w:t>
            </w:r>
            <w:r>
              <w:rPr>
                <w:noProof/>
                <w:webHidden/>
              </w:rPr>
              <w:tab/>
            </w:r>
            <w:r>
              <w:rPr>
                <w:noProof/>
                <w:webHidden/>
              </w:rPr>
              <w:fldChar w:fldCharType="begin"/>
            </w:r>
            <w:r>
              <w:rPr>
                <w:noProof/>
                <w:webHidden/>
              </w:rPr>
              <w:instrText xml:space="preserve"> PAGEREF _Toc95889749 \h </w:instrText>
            </w:r>
          </w:ins>
          <w:r>
            <w:rPr>
              <w:noProof/>
              <w:webHidden/>
            </w:rPr>
          </w:r>
          <w:r>
            <w:rPr>
              <w:noProof/>
              <w:webHidden/>
            </w:rPr>
            <w:fldChar w:fldCharType="separate"/>
          </w:r>
          <w:ins w:id="105" w:author="Bill Hereth" w:date="2022-02-16T07:41:00Z">
            <w:r>
              <w:rPr>
                <w:noProof/>
                <w:webHidden/>
              </w:rPr>
              <w:t>33</w:t>
            </w:r>
            <w:r>
              <w:rPr>
                <w:noProof/>
                <w:webHidden/>
              </w:rPr>
              <w:fldChar w:fldCharType="end"/>
            </w:r>
            <w:r w:rsidRPr="00B54FFE">
              <w:rPr>
                <w:rStyle w:val="Hyperlink"/>
                <w:noProof/>
              </w:rPr>
              <w:fldChar w:fldCharType="end"/>
            </w:r>
          </w:ins>
        </w:p>
        <w:p w14:paraId="51CDAE30" w14:textId="1B70DF00" w:rsidR="005A7954" w:rsidRDefault="005A7954">
          <w:pPr>
            <w:pStyle w:val="TOC3"/>
            <w:rPr>
              <w:ins w:id="106" w:author="Bill Hereth" w:date="2022-02-16T07:41:00Z"/>
              <w:rFonts w:cstheme="minorBidi"/>
              <w:noProof/>
            </w:rPr>
          </w:pPr>
          <w:ins w:id="107"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"_Toc95889750"</w:instrText>
            </w:r>
            <w:r w:rsidRPr="00B54FFE">
              <w:rPr>
                <w:rStyle w:val="Hyperlink"/>
                <w:noProof/>
              </w:rPr>
              <w:instrText xml:space="preserve"> </w:instrText>
            </w:r>
            <w:r w:rsidRPr="00B54FFE">
              <w:rPr>
                <w:rStyle w:val="Hyperlink"/>
                <w:noProof/>
              </w:rPr>
              <w:fldChar w:fldCharType="separate"/>
            </w:r>
            <w:r w:rsidRPr="00B54FFE">
              <w:rPr>
                <w:rStyle w:val="Hyperlink"/>
                <w:noProof/>
              </w:rPr>
              <w:t>Link Attributes</w:t>
            </w:r>
            <w:r>
              <w:rPr>
                <w:noProof/>
                <w:webHidden/>
              </w:rPr>
              <w:tab/>
            </w:r>
            <w:r>
              <w:rPr>
                <w:noProof/>
                <w:webHidden/>
              </w:rPr>
              <w:fldChar w:fldCharType="begin"/>
            </w:r>
            <w:r>
              <w:rPr>
                <w:noProof/>
                <w:webHidden/>
              </w:rPr>
              <w:instrText xml:space="preserve"> PAGEREF _Toc95889750 \h </w:instrText>
            </w:r>
          </w:ins>
          <w:r>
            <w:rPr>
              <w:noProof/>
              <w:webHidden/>
            </w:rPr>
          </w:r>
          <w:r>
            <w:rPr>
              <w:noProof/>
              <w:webHidden/>
            </w:rPr>
            <w:fldChar w:fldCharType="separate"/>
          </w:r>
          <w:ins w:id="108" w:author="Bill Hereth" w:date="2022-02-16T07:41:00Z">
            <w:r>
              <w:rPr>
                <w:noProof/>
                <w:webHidden/>
              </w:rPr>
              <w:t>33</w:t>
            </w:r>
            <w:r>
              <w:rPr>
                <w:noProof/>
                <w:webHidden/>
              </w:rPr>
              <w:fldChar w:fldCharType="end"/>
            </w:r>
            <w:r w:rsidRPr="00B54FFE">
              <w:rPr>
                <w:rStyle w:val="Hyperlink"/>
                <w:noProof/>
              </w:rPr>
              <w:fldChar w:fldCharType="end"/>
            </w:r>
          </w:ins>
        </w:p>
        <w:p w14:paraId="5AA05428" w14:textId="1E57DCED" w:rsidR="005A7954" w:rsidRDefault="005A7954">
          <w:pPr>
            <w:pStyle w:val="TOC3"/>
            <w:rPr>
              <w:ins w:id="109" w:author="Bill Hereth" w:date="2022-02-16T07:41:00Z"/>
              <w:rFonts w:cstheme="minorBidi"/>
              <w:noProof/>
            </w:rPr>
          </w:pPr>
          <w:ins w:id="110" w:author="Bill Hereth" w:date="2022-02-16T07:41:00Z">
            <w:r w:rsidRPr="00B54FFE">
              <w:rPr>
                <w:rStyle w:val="Hyperlink"/>
                <w:noProof/>
              </w:rPr>
              <w:lastRenderedPageBreak/>
              <w:fldChar w:fldCharType="begin"/>
            </w:r>
            <w:r w:rsidRPr="00B54FFE">
              <w:rPr>
                <w:rStyle w:val="Hyperlink"/>
                <w:noProof/>
              </w:rPr>
              <w:instrText xml:space="preserve"> </w:instrText>
            </w:r>
            <w:r>
              <w:rPr>
                <w:noProof/>
              </w:rPr>
              <w:instrText>HYPERLINK \l "_Toc95889751"</w:instrText>
            </w:r>
            <w:r w:rsidRPr="00B54FFE">
              <w:rPr>
                <w:rStyle w:val="Hyperlink"/>
                <w:noProof/>
              </w:rPr>
              <w:instrText xml:space="preserve"> </w:instrText>
            </w:r>
            <w:r w:rsidRPr="00B54FFE">
              <w:rPr>
                <w:rStyle w:val="Hyperlink"/>
                <w:noProof/>
              </w:rPr>
              <w:fldChar w:fldCharType="separate"/>
            </w:r>
            <w:r w:rsidRPr="00B54FFE">
              <w:rPr>
                <w:rStyle w:val="Hyperlink"/>
                <w:noProof/>
              </w:rPr>
              <w:t>Node Attributes</w:t>
            </w:r>
            <w:r>
              <w:rPr>
                <w:noProof/>
                <w:webHidden/>
              </w:rPr>
              <w:tab/>
            </w:r>
            <w:r>
              <w:rPr>
                <w:noProof/>
                <w:webHidden/>
              </w:rPr>
              <w:fldChar w:fldCharType="begin"/>
            </w:r>
            <w:r>
              <w:rPr>
                <w:noProof/>
                <w:webHidden/>
              </w:rPr>
              <w:instrText xml:space="preserve"> PAGEREF _Toc95889751 \h </w:instrText>
            </w:r>
          </w:ins>
          <w:r>
            <w:rPr>
              <w:noProof/>
              <w:webHidden/>
            </w:rPr>
          </w:r>
          <w:r>
            <w:rPr>
              <w:noProof/>
              <w:webHidden/>
            </w:rPr>
            <w:fldChar w:fldCharType="separate"/>
          </w:r>
          <w:ins w:id="111" w:author="Bill Hereth" w:date="2022-02-16T07:41:00Z">
            <w:r>
              <w:rPr>
                <w:noProof/>
                <w:webHidden/>
              </w:rPr>
              <w:t>36</w:t>
            </w:r>
            <w:r>
              <w:rPr>
                <w:noProof/>
                <w:webHidden/>
              </w:rPr>
              <w:fldChar w:fldCharType="end"/>
            </w:r>
            <w:r w:rsidRPr="00B54FFE">
              <w:rPr>
                <w:rStyle w:val="Hyperlink"/>
                <w:noProof/>
              </w:rPr>
              <w:fldChar w:fldCharType="end"/>
            </w:r>
          </w:ins>
        </w:p>
        <w:p w14:paraId="53C971E0" w14:textId="1AFE2183" w:rsidR="005A7954" w:rsidRDefault="005A7954" w:rsidP="005A7954">
          <w:pPr>
            <w:pStyle w:val="TOC2"/>
            <w:rPr>
              <w:ins w:id="112" w:author="Bill Hereth" w:date="2022-02-16T07:41:00Z"/>
              <w:rFonts w:cstheme="minorBidi"/>
              <w:noProof/>
            </w:rPr>
          </w:pPr>
          <w:ins w:id="113"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"_Toc95889752"</w:instrText>
            </w:r>
            <w:r w:rsidRPr="00B54FFE">
              <w:rPr>
                <w:rStyle w:val="Hyperlink"/>
                <w:noProof/>
              </w:rPr>
              <w:instrText xml:space="preserve"> </w:instrText>
            </w:r>
            <w:r w:rsidRPr="00B54FFE">
              <w:rPr>
                <w:rStyle w:val="Hyperlink"/>
                <w:noProof/>
              </w:rPr>
              <w:fldChar w:fldCharType="separate"/>
            </w:r>
            <w:r w:rsidRPr="00B54FFE">
              <w:rPr>
                <w:rStyle w:val="Hyperlink"/>
                <w:noProof/>
              </w:rPr>
              <w:t>Highway Link Functional Type Definitions</w:t>
            </w:r>
            <w:r>
              <w:rPr>
                <w:noProof/>
                <w:webHidden/>
              </w:rPr>
              <w:tab/>
            </w:r>
            <w:r>
              <w:rPr>
                <w:noProof/>
                <w:webHidden/>
              </w:rPr>
              <w:fldChar w:fldCharType="begin"/>
            </w:r>
            <w:r>
              <w:rPr>
                <w:noProof/>
                <w:webHidden/>
              </w:rPr>
              <w:instrText xml:space="preserve"> PAGEREF _Toc95889752 \h </w:instrText>
            </w:r>
          </w:ins>
          <w:r>
            <w:rPr>
              <w:noProof/>
              <w:webHidden/>
            </w:rPr>
          </w:r>
          <w:r>
            <w:rPr>
              <w:noProof/>
              <w:webHidden/>
            </w:rPr>
            <w:fldChar w:fldCharType="separate"/>
          </w:r>
          <w:ins w:id="114" w:author="Bill Hereth" w:date="2022-02-16T07:41:00Z">
            <w:r>
              <w:rPr>
                <w:noProof/>
                <w:webHidden/>
              </w:rPr>
              <w:t>37</w:t>
            </w:r>
            <w:r>
              <w:rPr>
                <w:noProof/>
                <w:webHidden/>
              </w:rPr>
              <w:fldChar w:fldCharType="end"/>
            </w:r>
            <w:r w:rsidRPr="00B54FFE">
              <w:rPr>
                <w:rStyle w:val="Hyperlink"/>
                <w:noProof/>
              </w:rPr>
              <w:fldChar w:fldCharType="end"/>
            </w:r>
          </w:ins>
        </w:p>
        <w:p w14:paraId="72227510" w14:textId="2EAB7416" w:rsidR="005A7954" w:rsidRDefault="005A7954" w:rsidP="005A7954">
          <w:pPr>
            <w:pStyle w:val="TOC2"/>
            <w:rPr>
              <w:ins w:id="115" w:author="Bill Hereth" w:date="2022-02-16T07:41:00Z"/>
              <w:rFonts w:cstheme="minorBidi"/>
              <w:noProof/>
            </w:rPr>
          </w:pPr>
          <w:ins w:id="116"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"_Toc95889753"</w:instrText>
            </w:r>
            <w:r w:rsidRPr="00B54FFE">
              <w:rPr>
                <w:rStyle w:val="Hyperlink"/>
                <w:noProof/>
              </w:rPr>
              <w:instrText xml:space="preserve"> </w:instrText>
            </w:r>
            <w:r w:rsidRPr="00B54FFE">
              <w:rPr>
                <w:rStyle w:val="Hyperlink"/>
                <w:noProof/>
              </w:rPr>
              <w:fldChar w:fldCharType="separate"/>
            </w:r>
            <w:r w:rsidRPr="00B54FFE">
              <w:rPr>
                <w:rStyle w:val="Hyperlink"/>
                <w:noProof/>
              </w:rPr>
              <w:t>Other Highway Network Support Files</w:t>
            </w:r>
            <w:r>
              <w:rPr>
                <w:noProof/>
                <w:webHidden/>
              </w:rPr>
              <w:tab/>
            </w:r>
            <w:r>
              <w:rPr>
                <w:noProof/>
                <w:webHidden/>
              </w:rPr>
              <w:fldChar w:fldCharType="begin"/>
            </w:r>
            <w:r>
              <w:rPr>
                <w:noProof/>
                <w:webHidden/>
              </w:rPr>
              <w:instrText xml:space="preserve"> PAGEREF _Toc95889753 \h </w:instrText>
            </w:r>
          </w:ins>
          <w:r>
            <w:rPr>
              <w:noProof/>
              <w:webHidden/>
            </w:rPr>
          </w:r>
          <w:r>
            <w:rPr>
              <w:noProof/>
              <w:webHidden/>
            </w:rPr>
            <w:fldChar w:fldCharType="separate"/>
          </w:r>
          <w:ins w:id="117" w:author="Bill Hereth" w:date="2022-02-16T07:41:00Z">
            <w:r>
              <w:rPr>
                <w:noProof/>
                <w:webHidden/>
              </w:rPr>
              <w:t>38</w:t>
            </w:r>
            <w:r>
              <w:rPr>
                <w:noProof/>
                <w:webHidden/>
              </w:rPr>
              <w:fldChar w:fldCharType="end"/>
            </w:r>
            <w:r w:rsidRPr="00B54FFE">
              <w:rPr>
                <w:rStyle w:val="Hyperlink"/>
                <w:noProof/>
              </w:rPr>
              <w:fldChar w:fldCharType="end"/>
            </w:r>
          </w:ins>
        </w:p>
        <w:p w14:paraId="2EF1ED16" w14:textId="44F3251C" w:rsidR="005A7954" w:rsidRDefault="005A7954">
          <w:pPr>
            <w:pStyle w:val="TOC3"/>
            <w:rPr>
              <w:ins w:id="118" w:author="Bill Hereth" w:date="2022-02-16T07:41:00Z"/>
              <w:rFonts w:cstheme="minorBidi"/>
              <w:noProof/>
            </w:rPr>
          </w:pPr>
          <w:ins w:id="119"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"_Toc95889754"</w:instrText>
            </w:r>
            <w:r w:rsidRPr="00B54FFE">
              <w:rPr>
                <w:rStyle w:val="Hyperlink"/>
                <w:noProof/>
              </w:rPr>
              <w:instrText xml:space="preserve"> </w:instrText>
            </w:r>
            <w:r w:rsidRPr="00B54FFE">
              <w:rPr>
                <w:rStyle w:val="Hyperlink"/>
                <w:noProof/>
              </w:rPr>
              <w:fldChar w:fldCharType="separate"/>
            </w:r>
            <w:r w:rsidRPr="00B54FFE">
              <w:rPr>
                <w:rStyle w:val="Hyperlink"/>
                <w:noProof/>
              </w:rPr>
              <w:t>Toll Zone Shapefile</w:t>
            </w:r>
            <w:r>
              <w:rPr>
                <w:noProof/>
                <w:webHidden/>
              </w:rPr>
              <w:tab/>
            </w:r>
            <w:r>
              <w:rPr>
                <w:noProof/>
                <w:webHidden/>
              </w:rPr>
              <w:fldChar w:fldCharType="begin"/>
            </w:r>
            <w:r>
              <w:rPr>
                <w:noProof/>
                <w:webHidden/>
              </w:rPr>
              <w:instrText xml:space="preserve"> PAGEREF _Toc95889754 \h </w:instrText>
            </w:r>
          </w:ins>
          <w:r>
            <w:rPr>
              <w:noProof/>
              <w:webHidden/>
            </w:rPr>
          </w:r>
          <w:r>
            <w:rPr>
              <w:noProof/>
              <w:webHidden/>
            </w:rPr>
            <w:fldChar w:fldCharType="separate"/>
          </w:r>
          <w:ins w:id="120" w:author="Bill Hereth" w:date="2022-02-16T07:41:00Z">
            <w:r>
              <w:rPr>
                <w:noProof/>
                <w:webHidden/>
              </w:rPr>
              <w:t>38</w:t>
            </w:r>
            <w:r>
              <w:rPr>
                <w:noProof/>
                <w:webHidden/>
              </w:rPr>
              <w:fldChar w:fldCharType="end"/>
            </w:r>
            <w:r w:rsidRPr="00B54FFE">
              <w:rPr>
                <w:rStyle w:val="Hyperlink"/>
                <w:noProof/>
              </w:rPr>
              <w:fldChar w:fldCharType="end"/>
            </w:r>
          </w:ins>
        </w:p>
        <w:p w14:paraId="12212BA7" w14:textId="6309872E" w:rsidR="005A7954" w:rsidRDefault="005A7954">
          <w:pPr>
            <w:pStyle w:val="TOC3"/>
            <w:rPr>
              <w:ins w:id="121" w:author="Bill Hereth" w:date="2022-02-16T07:41:00Z"/>
              <w:rFonts w:cstheme="minorBidi"/>
              <w:noProof/>
            </w:rPr>
          </w:pPr>
          <w:ins w:id="122"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"_Toc95889755"</w:instrText>
            </w:r>
            <w:r w:rsidRPr="00B54FFE">
              <w:rPr>
                <w:rStyle w:val="Hyperlink"/>
                <w:noProof/>
              </w:rPr>
              <w:instrText xml:space="preserve"> </w:instrText>
            </w:r>
            <w:r w:rsidRPr="00B54FFE">
              <w:rPr>
                <w:rStyle w:val="Hyperlink"/>
                <w:noProof/>
              </w:rPr>
              <w:fldChar w:fldCharType="separate"/>
            </w:r>
            <w:r w:rsidRPr="00B54FFE">
              <w:rPr>
                <w:rStyle w:val="Hyperlink"/>
                <w:noProof/>
              </w:rPr>
              <w:t>Master Network Shapefile</w:t>
            </w:r>
            <w:r>
              <w:rPr>
                <w:noProof/>
                <w:webHidden/>
              </w:rPr>
              <w:tab/>
            </w:r>
            <w:r>
              <w:rPr>
                <w:noProof/>
                <w:webHidden/>
              </w:rPr>
              <w:fldChar w:fldCharType="begin"/>
            </w:r>
            <w:r>
              <w:rPr>
                <w:noProof/>
                <w:webHidden/>
              </w:rPr>
              <w:instrText xml:space="preserve"> PAGEREF _Toc95889755 \h </w:instrText>
            </w:r>
          </w:ins>
          <w:r>
            <w:rPr>
              <w:noProof/>
              <w:webHidden/>
            </w:rPr>
          </w:r>
          <w:r>
            <w:rPr>
              <w:noProof/>
              <w:webHidden/>
            </w:rPr>
            <w:fldChar w:fldCharType="separate"/>
          </w:r>
          <w:ins w:id="123" w:author="Bill Hereth" w:date="2022-02-16T07:41:00Z">
            <w:r>
              <w:rPr>
                <w:noProof/>
                <w:webHidden/>
              </w:rPr>
              <w:t>38</w:t>
            </w:r>
            <w:r>
              <w:rPr>
                <w:noProof/>
                <w:webHidden/>
              </w:rPr>
              <w:fldChar w:fldCharType="end"/>
            </w:r>
            <w:r w:rsidRPr="00B54FFE">
              <w:rPr>
                <w:rStyle w:val="Hyperlink"/>
                <w:noProof/>
              </w:rPr>
              <w:fldChar w:fldCharType="end"/>
            </w:r>
          </w:ins>
        </w:p>
        <w:p w14:paraId="1D946429" w14:textId="1A4A8206" w:rsidR="005A7954" w:rsidRDefault="005A7954">
          <w:pPr>
            <w:pStyle w:val="TOC3"/>
            <w:rPr>
              <w:ins w:id="124" w:author="Bill Hereth" w:date="2022-02-16T07:41:00Z"/>
              <w:rFonts w:cstheme="minorBidi"/>
              <w:noProof/>
            </w:rPr>
          </w:pPr>
          <w:ins w:id="125"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"_Toc95889756"</w:instrText>
            </w:r>
            <w:r w:rsidRPr="00B54FFE">
              <w:rPr>
                <w:rStyle w:val="Hyperlink"/>
                <w:noProof/>
              </w:rPr>
              <w:instrText xml:space="preserve"> </w:instrText>
            </w:r>
            <w:r w:rsidRPr="00B54FFE">
              <w:rPr>
                <w:rStyle w:val="Hyperlink"/>
                <w:noProof/>
              </w:rPr>
              <w:fldChar w:fldCharType="separate"/>
            </w:r>
            <w:r w:rsidRPr="00B54FFE">
              <w:rPr>
                <w:rStyle w:val="Hyperlink"/>
                <w:noProof/>
              </w:rPr>
              <w:t>VPR File</w:t>
            </w:r>
            <w:r>
              <w:rPr>
                <w:noProof/>
                <w:webHidden/>
              </w:rPr>
              <w:tab/>
            </w:r>
            <w:r>
              <w:rPr>
                <w:noProof/>
                <w:webHidden/>
              </w:rPr>
              <w:fldChar w:fldCharType="begin"/>
            </w:r>
            <w:r>
              <w:rPr>
                <w:noProof/>
                <w:webHidden/>
              </w:rPr>
              <w:instrText xml:space="preserve"> PAGEREF _Toc95889756 \h </w:instrText>
            </w:r>
          </w:ins>
          <w:r>
            <w:rPr>
              <w:noProof/>
              <w:webHidden/>
            </w:rPr>
          </w:r>
          <w:r>
            <w:rPr>
              <w:noProof/>
              <w:webHidden/>
            </w:rPr>
            <w:fldChar w:fldCharType="separate"/>
          </w:r>
          <w:ins w:id="126" w:author="Bill Hereth" w:date="2022-02-16T07:41:00Z">
            <w:r>
              <w:rPr>
                <w:noProof/>
                <w:webHidden/>
              </w:rPr>
              <w:t>39</w:t>
            </w:r>
            <w:r>
              <w:rPr>
                <w:noProof/>
                <w:webHidden/>
              </w:rPr>
              <w:fldChar w:fldCharType="end"/>
            </w:r>
            <w:r w:rsidRPr="00B54FFE">
              <w:rPr>
                <w:rStyle w:val="Hyperlink"/>
                <w:noProof/>
              </w:rPr>
              <w:fldChar w:fldCharType="end"/>
            </w:r>
          </w:ins>
        </w:p>
        <w:p w14:paraId="60D33F1A" w14:textId="352F6613" w:rsidR="005A7954" w:rsidRDefault="005A7954">
          <w:pPr>
            <w:pStyle w:val="TOC1"/>
            <w:tabs>
              <w:tab w:val="right" w:leader="dot" w:pos="9350"/>
            </w:tabs>
            <w:rPr>
              <w:ins w:id="127" w:author="Bill Hereth" w:date="2022-02-16T07:41:00Z"/>
              <w:rFonts w:cstheme="minorBidi"/>
              <w:noProof/>
            </w:rPr>
          </w:pPr>
          <w:ins w:id="128"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"_Toc95889757"</w:instrText>
            </w:r>
            <w:r w:rsidRPr="00B54FFE">
              <w:rPr>
                <w:rStyle w:val="Hyperlink"/>
                <w:noProof/>
              </w:rPr>
              <w:instrText xml:space="preserve"> </w:instrText>
            </w:r>
            <w:r w:rsidRPr="00B54FFE">
              <w:rPr>
                <w:rStyle w:val="Hyperlink"/>
                <w:noProof/>
              </w:rPr>
              <w:fldChar w:fldCharType="separate"/>
            </w:r>
            <w:r w:rsidRPr="00B54FFE">
              <w:rPr>
                <w:rStyle w:val="Hyperlink"/>
                <w:noProof/>
              </w:rPr>
              <w:t>Transit Networks</w:t>
            </w:r>
            <w:r>
              <w:rPr>
                <w:noProof/>
                <w:webHidden/>
              </w:rPr>
              <w:tab/>
            </w:r>
            <w:r>
              <w:rPr>
                <w:noProof/>
                <w:webHidden/>
              </w:rPr>
              <w:fldChar w:fldCharType="begin"/>
            </w:r>
            <w:r>
              <w:rPr>
                <w:noProof/>
                <w:webHidden/>
              </w:rPr>
              <w:instrText xml:space="preserve"> PAGEREF _Toc95889757 \h </w:instrText>
            </w:r>
          </w:ins>
          <w:r>
            <w:rPr>
              <w:noProof/>
              <w:webHidden/>
            </w:rPr>
          </w:r>
          <w:r>
            <w:rPr>
              <w:noProof/>
              <w:webHidden/>
            </w:rPr>
            <w:fldChar w:fldCharType="separate"/>
          </w:r>
          <w:ins w:id="129" w:author="Bill Hereth" w:date="2022-02-16T07:41:00Z">
            <w:r>
              <w:rPr>
                <w:noProof/>
                <w:webHidden/>
              </w:rPr>
              <w:t>40</w:t>
            </w:r>
            <w:r>
              <w:rPr>
                <w:noProof/>
                <w:webHidden/>
              </w:rPr>
              <w:fldChar w:fldCharType="end"/>
            </w:r>
            <w:r w:rsidRPr="00B54FFE">
              <w:rPr>
                <w:rStyle w:val="Hyperlink"/>
                <w:noProof/>
              </w:rPr>
              <w:fldChar w:fldCharType="end"/>
            </w:r>
          </w:ins>
        </w:p>
        <w:p w14:paraId="2328A9DB" w14:textId="0A4E5150" w:rsidR="005A7954" w:rsidRDefault="005A7954" w:rsidP="005A7954">
          <w:pPr>
            <w:pStyle w:val="TOC2"/>
            <w:rPr>
              <w:ins w:id="130" w:author="Bill Hereth" w:date="2022-02-16T07:41:00Z"/>
              <w:rFonts w:cstheme="minorBidi"/>
              <w:noProof/>
            </w:rPr>
          </w:pPr>
          <w:ins w:id="131"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"_Toc95889758"</w:instrText>
            </w:r>
            <w:r w:rsidRPr="00B54FFE">
              <w:rPr>
                <w:rStyle w:val="Hyperlink"/>
                <w:noProof/>
              </w:rPr>
              <w:instrText xml:space="preserve"> </w:instrText>
            </w:r>
            <w:r w:rsidRPr="00B54FFE">
              <w:rPr>
                <w:rStyle w:val="Hyperlink"/>
                <w:noProof/>
              </w:rPr>
              <w:fldChar w:fldCharType="separate"/>
            </w:r>
            <w:r w:rsidRPr="00B54FFE">
              <w:rPr>
                <w:rStyle w:val="Hyperlink"/>
                <w:noProof/>
              </w:rPr>
              <w:t>Scenario Folders</w:t>
            </w:r>
            <w:r>
              <w:rPr>
                <w:noProof/>
                <w:webHidden/>
              </w:rPr>
              <w:tab/>
            </w:r>
            <w:r>
              <w:rPr>
                <w:noProof/>
                <w:webHidden/>
              </w:rPr>
              <w:fldChar w:fldCharType="begin"/>
            </w:r>
            <w:r>
              <w:rPr>
                <w:noProof/>
                <w:webHidden/>
              </w:rPr>
              <w:instrText xml:space="preserve"> PAGEREF _Toc95889758 \h </w:instrText>
            </w:r>
          </w:ins>
          <w:r>
            <w:rPr>
              <w:noProof/>
              <w:webHidden/>
            </w:rPr>
          </w:r>
          <w:r>
            <w:rPr>
              <w:noProof/>
              <w:webHidden/>
            </w:rPr>
            <w:fldChar w:fldCharType="separate"/>
          </w:r>
          <w:ins w:id="132" w:author="Bill Hereth" w:date="2022-02-16T07:41:00Z">
            <w:r>
              <w:rPr>
                <w:noProof/>
                <w:webHidden/>
              </w:rPr>
              <w:t>40</w:t>
            </w:r>
            <w:r>
              <w:rPr>
                <w:noProof/>
                <w:webHidden/>
              </w:rPr>
              <w:fldChar w:fldCharType="end"/>
            </w:r>
            <w:r w:rsidRPr="00B54FFE">
              <w:rPr>
                <w:rStyle w:val="Hyperlink"/>
                <w:noProof/>
              </w:rPr>
              <w:fldChar w:fldCharType="end"/>
            </w:r>
          </w:ins>
        </w:p>
        <w:p w14:paraId="6A08EF21" w14:textId="5D753BE0" w:rsidR="005A7954" w:rsidRDefault="005A7954">
          <w:pPr>
            <w:pStyle w:val="TOC3"/>
            <w:rPr>
              <w:ins w:id="133" w:author="Bill Hereth" w:date="2022-02-16T07:41:00Z"/>
              <w:rFonts w:cstheme="minorBidi"/>
              <w:noProof/>
            </w:rPr>
          </w:pPr>
          <w:ins w:id="134"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"_Toc95889759"</w:instrText>
            </w:r>
            <w:r w:rsidRPr="00B54FFE">
              <w:rPr>
                <w:rStyle w:val="Hyperlink"/>
                <w:noProof/>
              </w:rPr>
              <w:instrText xml:space="preserve"> </w:instrText>
            </w:r>
            <w:r w:rsidRPr="00B54FFE">
              <w:rPr>
                <w:rStyle w:val="Hyperlink"/>
                <w:noProof/>
              </w:rPr>
              <w:fldChar w:fldCharType="separate"/>
            </w:r>
            <w:r w:rsidRPr="00B54FFE">
              <w:rPr>
                <w:rStyle w:val="Hyperlink"/>
                <w:noProof/>
              </w:rPr>
              <w:t>Line Files</w:t>
            </w:r>
            <w:r>
              <w:rPr>
                <w:noProof/>
                <w:webHidden/>
              </w:rPr>
              <w:tab/>
            </w:r>
            <w:r>
              <w:rPr>
                <w:noProof/>
                <w:webHidden/>
              </w:rPr>
              <w:fldChar w:fldCharType="begin"/>
            </w:r>
            <w:r>
              <w:rPr>
                <w:noProof/>
                <w:webHidden/>
              </w:rPr>
              <w:instrText xml:space="preserve"> PAGEREF _Toc95889759 \h </w:instrText>
            </w:r>
          </w:ins>
          <w:r>
            <w:rPr>
              <w:noProof/>
              <w:webHidden/>
            </w:rPr>
          </w:r>
          <w:r>
            <w:rPr>
              <w:noProof/>
              <w:webHidden/>
            </w:rPr>
            <w:fldChar w:fldCharType="separate"/>
          </w:r>
          <w:ins w:id="135" w:author="Bill Hereth" w:date="2022-02-16T07:41:00Z">
            <w:r>
              <w:rPr>
                <w:noProof/>
                <w:webHidden/>
              </w:rPr>
              <w:t>40</w:t>
            </w:r>
            <w:r>
              <w:rPr>
                <w:noProof/>
                <w:webHidden/>
              </w:rPr>
              <w:fldChar w:fldCharType="end"/>
            </w:r>
            <w:r w:rsidRPr="00B54FFE">
              <w:rPr>
                <w:rStyle w:val="Hyperlink"/>
                <w:noProof/>
              </w:rPr>
              <w:fldChar w:fldCharType="end"/>
            </w:r>
          </w:ins>
        </w:p>
        <w:p w14:paraId="73CAA425" w14:textId="657BCC2F" w:rsidR="005A7954" w:rsidRDefault="005A7954">
          <w:pPr>
            <w:pStyle w:val="TOC3"/>
            <w:rPr>
              <w:ins w:id="136" w:author="Bill Hereth" w:date="2022-02-16T07:41:00Z"/>
              <w:rFonts w:cstheme="minorBidi"/>
              <w:noProof/>
            </w:rPr>
          </w:pPr>
          <w:ins w:id="137"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"_Toc95889760"</w:instrText>
            </w:r>
            <w:r w:rsidRPr="00B54FFE">
              <w:rPr>
                <w:rStyle w:val="Hyperlink"/>
                <w:noProof/>
              </w:rPr>
              <w:instrText xml:space="preserve"> </w:instrText>
            </w:r>
            <w:r w:rsidRPr="00B54FFE">
              <w:rPr>
                <w:rStyle w:val="Hyperlink"/>
                <w:noProof/>
              </w:rPr>
              <w:fldChar w:fldCharType="separate"/>
            </w:r>
            <w:r w:rsidRPr="00B54FFE">
              <w:rPr>
                <w:rStyle w:val="Hyperlink"/>
                <w:noProof/>
              </w:rPr>
              <w:t>‘Readlines.block’ File</w:t>
            </w:r>
            <w:r>
              <w:rPr>
                <w:noProof/>
                <w:webHidden/>
              </w:rPr>
              <w:tab/>
            </w:r>
            <w:r>
              <w:rPr>
                <w:noProof/>
                <w:webHidden/>
              </w:rPr>
              <w:fldChar w:fldCharType="begin"/>
            </w:r>
            <w:r>
              <w:rPr>
                <w:noProof/>
                <w:webHidden/>
              </w:rPr>
              <w:instrText xml:space="preserve"> PAGEREF _Toc95889760 \h </w:instrText>
            </w:r>
          </w:ins>
          <w:r>
            <w:rPr>
              <w:noProof/>
              <w:webHidden/>
            </w:rPr>
          </w:r>
          <w:r>
            <w:rPr>
              <w:noProof/>
              <w:webHidden/>
            </w:rPr>
            <w:fldChar w:fldCharType="separate"/>
          </w:r>
          <w:ins w:id="138" w:author="Bill Hereth" w:date="2022-02-16T07:41:00Z">
            <w:r>
              <w:rPr>
                <w:noProof/>
                <w:webHidden/>
              </w:rPr>
              <w:t>41</w:t>
            </w:r>
            <w:r>
              <w:rPr>
                <w:noProof/>
                <w:webHidden/>
              </w:rPr>
              <w:fldChar w:fldCharType="end"/>
            </w:r>
            <w:r w:rsidRPr="00B54FFE">
              <w:rPr>
                <w:rStyle w:val="Hyperlink"/>
                <w:noProof/>
              </w:rPr>
              <w:fldChar w:fldCharType="end"/>
            </w:r>
          </w:ins>
        </w:p>
        <w:p w14:paraId="40081381" w14:textId="1E565522" w:rsidR="005A7954" w:rsidRDefault="005A7954">
          <w:pPr>
            <w:pStyle w:val="TOC3"/>
            <w:rPr>
              <w:ins w:id="139" w:author="Bill Hereth" w:date="2022-02-16T07:41:00Z"/>
              <w:rFonts w:cstheme="minorBidi"/>
              <w:noProof/>
            </w:rPr>
          </w:pPr>
          <w:ins w:id="140"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"_Toc95889761"</w:instrText>
            </w:r>
            <w:r w:rsidRPr="00B54FFE">
              <w:rPr>
                <w:rStyle w:val="Hyperlink"/>
                <w:noProof/>
              </w:rPr>
              <w:instrText xml:space="preserve"> </w:instrText>
            </w:r>
            <w:r w:rsidRPr="00B54FFE">
              <w:rPr>
                <w:rStyle w:val="Hyperlink"/>
                <w:noProof/>
              </w:rPr>
              <w:fldChar w:fldCharType="separate"/>
            </w:r>
            <w:r w:rsidRPr="00B54FFE">
              <w:rPr>
                <w:rStyle w:val="Hyperlink"/>
                <w:noProof/>
              </w:rPr>
              <w:t>Scenario Specific Hand Coded Access Links</w:t>
            </w:r>
            <w:r>
              <w:rPr>
                <w:noProof/>
                <w:webHidden/>
              </w:rPr>
              <w:tab/>
            </w:r>
            <w:r>
              <w:rPr>
                <w:noProof/>
                <w:webHidden/>
              </w:rPr>
              <w:fldChar w:fldCharType="begin"/>
            </w:r>
            <w:r>
              <w:rPr>
                <w:noProof/>
                <w:webHidden/>
              </w:rPr>
              <w:instrText xml:space="preserve"> PAGEREF _Toc95889761 \h </w:instrText>
            </w:r>
          </w:ins>
          <w:r>
            <w:rPr>
              <w:noProof/>
              <w:webHidden/>
            </w:rPr>
          </w:r>
          <w:r>
            <w:rPr>
              <w:noProof/>
              <w:webHidden/>
            </w:rPr>
            <w:fldChar w:fldCharType="separate"/>
          </w:r>
          <w:ins w:id="141" w:author="Bill Hereth" w:date="2022-02-16T07:41:00Z">
            <w:r>
              <w:rPr>
                <w:noProof/>
                <w:webHidden/>
              </w:rPr>
              <w:t>41</w:t>
            </w:r>
            <w:r>
              <w:rPr>
                <w:noProof/>
                <w:webHidden/>
              </w:rPr>
              <w:fldChar w:fldCharType="end"/>
            </w:r>
            <w:r w:rsidRPr="00B54FFE">
              <w:rPr>
                <w:rStyle w:val="Hyperlink"/>
                <w:noProof/>
              </w:rPr>
              <w:fldChar w:fldCharType="end"/>
            </w:r>
          </w:ins>
        </w:p>
        <w:p w14:paraId="10E123A4" w14:textId="2F09A445" w:rsidR="005A7954" w:rsidRDefault="005A7954">
          <w:pPr>
            <w:pStyle w:val="TOC3"/>
            <w:rPr>
              <w:ins w:id="142" w:author="Bill Hereth" w:date="2022-02-16T07:41:00Z"/>
              <w:rFonts w:cstheme="minorBidi"/>
              <w:noProof/>
            </w:rPr>
          </w:pPr>
          <w:ins w:id="143"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"_Toc95889762"</w:instrText>
            </w:r>
            <w:r w:rsidRPr="00B54FFE">
              <w:rPr>
                <w:rStyle w:val="Hyperlink"/>
                <w:noProof/>
              </w:rPr>
              <w:instrText xml:space="preserve"> </w:instrText>
            </w:r>
            <w:r w:rsidRPr="00B54FFE">
              <w:rPr>
                <w:rStyle w:val="Hyperlink"/>
                <w:noProof/>
              </w:rPr>
              <w:fldChar w:fldCharType="separate"/>
            </w:r>
            <w:r w:rsidRPr="00B54FFE">
              <w:rPr>
                <w:rStyle w:val="Hyperlink"/>
                <w:noProof/>
              </w:rPr>
              <w:t>‘PT_Parameter’ Folder</w:t>
            </w:r>
            <w:r>
              <w:rPr>
                <w:noProof/>
                <w:webHidden/>
              </w:rPr>
              <w:tab/>
            </w:r>
            <w:r>
              <w:rPr>
                <w:noProof/>
                <w:webHidden/>
              </w:rPr>
              <w:fldChar w:fldCharType="begin"/>
            </w:r>
            <w:r>
              <w:rPr>
                <w:noProof/>
                <w:webHidden/>
              </w:rPr>
              <w:instrText xml:space="preserve"> PAGEREF _Toc95889762 \h </w:instrText>
            </w:r>
          </w:ins>
          <w:r>
            <w:rPr>
              <w:noProof/>
              <w:webHidden/>
            </w:rPr>
          </w:r>
          <w:r>
            <w:rPr>
              <w:noProof/>
              <w:webHidden/>
            </w:rPr>
            <w:fldChar w:fldCharType="separate"/>
          </w:r>
          <w:ins w:id="144" w:author="Bill Hereth" w:date="2022-02-16T07:41:00Z">
            <w:r>
              <w:rPr>
                <w:noProof/>
                <w:webHidden/>
              </w:rPr>
              <w:t>41</w:t>
            </w:r>
            <w:r>
              <w:rPr>
                <w:noProof/>
                <w:webHidden/>
              </w:rPr>
              <w:fldChar w:fldCharType="end"/>
            </w:r>
            <w:r w:rsidRPr="00B54FFE">
              <w:rPr>
                <w:rStyle w:val="Hyperlink"/>
                <w:noProof/>
              </w:rPr>
              <w:fldChar w:fldCharType="end"/>
            </w:r>
          </w:ins>
        </w:p>
        <w:p w14:paraId="28211402" w14:textId="0B7B25F7" w:rsidR="005A7954" w:rsidRDefault="005A7954">
          <w:pPr>
            <w:pStyle w:val="TOC1"/>
            <w:tabs>
              <w:tab w:val="right" w:leader="dot" w:pos="9350"/>
            </w:tabs>
            <w:rPr>
              <w:ins w:id="145" w:author="Bill Hereth" w:date="2022-02-16T07:41:00Z"/>
              <w:rFonts w:cstheme="minorBidi"/>
              <w:noProof/>
            </w:rPr>
          </w:pPr>
          <w:ins w:id="146"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"_Toc95889763"</w:instrText>
            </w:r>
            <w:r w:rsidRPr="00B54FFE">
              <w:rPr>
                <w:rStyle w:val="Hyperlink"/>
                <w:noProof/>
              </w:rPr>
              <w:instrText xml:space="preserve"> </w:instrText>
            </w:r>
            <w:r w:rsidRPr="00B54FFE">
              <w:rPr>
                <w:rStyle w:val="Hyperlink"/>
                <w:noProof/>
              </w:rPr>
              <w:fldChar w:fldCharType="separate"/>
            </w:r>
            <w:r w:rsidRPr="00B54FFE">
              <w:rPr>
                <w:rStyle w:val="Hyperlink"/>
                <w:noProof/>
              </w:rPr>
              <w:t>External Data Files</w:t>
            </w:r>
            <w:r>
              <w:rPr>
                <w:noProof/>
                <w:webHidden/>
              </w:rPr>
              <w:tab/>
            </w:r>
            <w:r>
              <w:rPr>
                <w:noProof/>
                <w:webHidden/>
              </w:rPr>
              <w:fldChar w:fldCharType="begin"/>
            </w:r>
            <w:r>
              <w:rPr>
                <w:noProof/>
                <w:webHidden/>
              </w:rPr>
              <w:instrText xml:space="preserve"> PAGEREF _Toc95889763 \h </w:instrText>
            </w:r>
          </w:ins>
          <w:r>
            <w:rPr>
              <w:noProof/>
              <w:webHidden/>
            </w:rPr>
          </w:r>
          <w:r>
            <w:rPr>
              <w:noProof/>
              <w:webHidden/>
            </w:rPr>
            <w:fldChar w:fldCharType="separate"/>
          </w:r>
          <w:ins w:id="147" w:author="Bill Hereth" w:date="2022-02-16T07:41:00Z">
            <w:r>
              <w:rPr>
                <w:noProof/>
                <w:webHidden/>
              </w:rPr>
              <w:t>42</w:t>
            </w:r>
            <w:r>
              <w:rPr>
                <w:noProof/>
                <w:webHidden/>
              </w:rPr>
              <w:fldChar w:fldCharType="end"/>
            </w:r>
            <w:r w:rsidRPr="00B54FFE">
              <w:rPr>
                <w:rStyle w:val="Hyperlink"/>
                <w:noProof/>
              </w:rPr>
              <w:fldChar w:fldCharType="end"/>
            </w:r>
          </w:ins>
        </w:p>
        <w:p w14:paraId="18096ADE" w14:textId="55F95CCA" w:rsidR="005A7954" w:rsidRDefault="005A7954" w:rsidP="005A7954">
          <w:pPr>
            <w:pStyle w:val="TOC2"/>
            <w:rPr>
              <w:ins w:id="148" w:author="Bill Hereth" w:date="2022-02-16T07:41:00Z"/>
              <w:rFonts w:cstheme="minorBidi"/>
              <w:noProof/>
            </w:rPr>
          </w:pPr>
          <w:ins w:id="149"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"_Toc95889764"</w:instrText>
            </w:r>
            <w:r w:rsidRPr="00B54FFE">
              <w:rPr>
                <w:rStyle w:val="Hyperlink"/>
                <w:noProof/>
              </w:rPr>
              <w:instrText xml:space="preserve"> </w:instrText>
            </w:r>
            <w:r w:rsidRPr="00B54FFE">
              <w:rPr>
                <w:rStyle w:val="Hyperlink"/>
                <w:noProof/>
              </w:rPr>
              <w:fldChar w:fldCharType="separate"/>
            </w:r>
            <w:r w:rsidRPr="00B54FFE">
              <w:rPr>
                <w:rStyle w:val="Hyperlink"/>
                <w:noProof/>
              </w:rPr>
              <w:t>External Volume Control Total</w:t>
            </w:r>
            <w:r>
              <w:rPr>
                <w:noProof/>
                <w:webHidden/>
              </w:rPr>
              <w:tab/>
            </w:r>
            <w:r>
              <w:rPr>
                <w:noProof/>
                <w:webHidden/>
              </w:rPr>
              <w:fldChar w:fldCharType="begin"/>
            </w:r>
            <w:r>
              <w:rPr>
                <w:noProof/>
                <w:webHidden/>
              </w:rPr>
              <w:instrText xml:space="preserve"> PAGEREF _Toc95889764 \h </w:instrText>
            </w:r>
          </w:ins>
          <w:r>
            <w:rPr>
              <w:noProof/>
              <w:webHidden/>
            </w:rPr>
          </w:r>
          <w:r>
            <w:rPr>
              <w:noProof/>
              <w:webHidden/>
            </w:rPr>
            <w:fldChar w:fldCharType="separate"/>
          </w:r>
          <w:ins w:id="150" w:author="Bill Hereth" w:date="2022-02-16T07:41:00Z">
            <w:r>
              <w:rPr>
                <w:noProof/>
                <w:webHidden/>
              </w:rPr>
              <w:t>44</w:t>
            </w:r>
            <w:r>
              <w:rPr>
                <w:noProof/>
                <w:webHidden/>
              </w:rPr>
              <w:fldChar w:fldCharType="end"/>
            </w:r>
            <w:r w:rsidRPr="00B54FFE">
              <w:rPr>
                <w:rStyle w:val="Hyperlink"/>
                <w:noProof/>
              </w:rPr>
              <w:fldChar w:fldCharType="end"/>
            </w:r>
          </w:ins>
        </w:p>
        <w:p w14:paraId="3C558DD5" w14:textId="37807115" w:rsidR="005A7954" w:rsidRDefault="005A7954" w:rsidP="005A7954">
          <w:pPr>
            <w:pStyle w:val="TOC2"/>
            <w:rPr>
              <w:ins w:id="151" w:author="Bill Hereth" w:date="2022-02-16T07:41:00Z"/>
              <w:rFonts w:cstheme="minorBidi"/>
              <w:noProof/>
            </w:rPr>
          </w:pPr>
          <w:ins w:id="152"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"_Toc95889765"</w:instrText>
            </w:r>
            <w:r w:rsidRPr="00B54FFE">
              <w:rPr>
                <w:rStyle w:val="Hyperlink"/>
                <w:noProof/>
              </w:rPr>
              <w:instrText xml:space="preserve"> </w:instrText>
            </w:r>
            <w:r w:rsidRPr="00B54FFE">
              <w:rPr>
                <w:rStyle w:val="Hyperlink"/>
                <w:noProof/>
              </w:rPr>
              <w:fldChar w:fldCharType="separate"/>
            </w:r>
            <w:r w:rsidRPr="00B54FFE">
              <w:rPr>
                <w:rStyle w:val="Hyperlink"/>
                <w:noProof/>
              </w:rPr>
              <w:t>External Trip Table Matrix</w:t>
            </w:r>
            <w:r>
              <w:rPr>
                <w:noProof/>
                <w:webHidden/>
              </w:rPr>
              <w:tab/>
            </w:r>
            <w:r>
              <w:rPr>
                <w:noProof/>
                <w:webHidden/>
              </w:rPr>
              <w:fldChar w:fldCharType="begin"/>
            </w:r>
            <w:r>
              <w:rPr>
                <w:noProof/>
                <w:webHidden/>
              </w:rPr>
              <w:instrText xml:space="preserve"> PAGEREF _Toc95889765 \h </w:instrText>
            </w:r>
          </w:ins>
          <w:r>
            <w:rPr>
              <w:noProof/>
              <w:webHidden/>
            </w:rPr>
          </w:r>
          <w:r>
            <w:rPr>
              <w:noProof/>
              <w:webHidden/>
            </w:rPr>
            <w:fldChar w:fldCharType="separate"/>
          </w:r>
          <w:ins w:id="153" w:author="Bill Hereth" w:date="2022-02-16T07:41:00Z">
            <w:r>
              <w:rPr>
                <w:noProof/>
                <w:webHidden/>
              </w:rPr>
              <w:t>44</w:t>
            </w:r>
            <w:r>
              <w:rPr>
                <w:noProof/>
                <w:webHidden/>
              </w:rPr>
              <w:fldChar w:fldCharType="end"/>
            </w:r>
            <w:r w:rsidRPr="00B54FFE">
              <w:rPr>
                <w:rStyle w:val="Hyperlink"/>
                <w:noProof/>
              </w:rPr>
              <w:fldChar w:fldCharType="end"/>
            </w:r>
          </w:ins>
        </w:p>
        <w:p w14:paraId="392EED49" w14:textId="04B00DF4" w:rsidR="005A7954" w:rsidRDefault="005A7954">
          <w:pPr>
            <w:pStyle w:val="TOC1"/>
            <w:tabs>
              <w:tab w:val="right" w:leader="dot" w:pos="9350"/>
            </w:tabs>
            <w:rPr>
              <w:ins w:id="154" w:author="Bill Hereth" w:date="2022-02-16T07:41:00Z"/>
              <w:rFonts w:cstheme="minorBidi"/>
              <w:noProof/>
            </w:rPr>
          </w:pPr>
          <w:ins w:id="155"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"_Toc95889766"</w:instrText>
            </w:r>
            <w:r w:rsidRPr="00B54FFE">
              <w:rPr>
                <w:rStyle w:val="Hyperlink"/>
                <w:noProof/>
              </w:rPr>
              <w:instrText xml:space="preserve"> </w:instrText>
            </w:r>
            <w:r w:rsidRPr="00B54FFE">
              <w:rPr>
                <w:rStyle w:val="Hyperlink"/>
                <w:noProof/>
              </w:rPr>
              <w:fldChar w:fldCharType="separate"/>
            </w:r>
            <w:r w:rsidRPr="00B54FFE">
              <w:rPr>
                <w:rStyle w:val="Hyperlink"/>
                <w:noProof/>
              </w:rPr>
              <w:t>Roadway Planning Segments</w:t>
            </w:r>
            <w:r>
              <w:rPr>
                <w:noProof/>
                <w:webHidden/>
              </w:rPr>
              <w:tab/>
            </w:r>
            <w:r>
              <w:rPr>
                <w:noProof/>
                <w:webHidden/>
              </w:rPr>
              <w:fldChar w:fldCharType="begin"/>
            </w:r>
            <w:r>
              <w:rPr>
                <w:noProof/>
                <w:webHidden/>
              </w:rPr>
              <w:instrText xml:space="preserve"> PAGEREF _Toc95889766 \h </w:instrText>
            </w:r>
          </w:ins>
          <w:r>
            <w:rPr>
              <w:noProof/>
              <w:webHidden/>
            </w:rPr>
          </w:r>
          <w:r>
            <w:rPr>
              <w:noProof/>
              <w:webHidden/>
            </w:rPr>
            <w:fldChar w:fldCharType="separate"/>
          </w:r>
          <w:ins w:id="156" w:author="Bill Hereth" w:date="2022-02-16T07:41:00Z">
            <w:r>
              <w:rPr>
                <w:noProof/>
                <w:webHidden/>
              </w:rPr>
              <w:t>47</w:t>
            </w:r>
            <w:r>
              <w:rPr>
                <w:noProof/>
                <w:webHidden/>
              </w:rPr>
              <w:fldChar w:fldCharType="end"/>
            </w:r>
            <w:r w:rsidRPr="00B54FFE">
              <w:rPr>
                <w:rStyle w:val="Hyperlink"/>
                <w:noProof/>
              </w:rPr>
              <w:fldChar w:fldCharType="end"/>
            </w:r>
          </w:ins>
        </w:p>
        <w:p w14:paraId="5851D93E" w14:textId="70E5D646" w:rsidR="005A7954" w:rsidRDefault="005A7954">
          <w:pPr>
            <w:pStyle w:val="TOC1"/>
            <w:tabs>
              <w:tab w:val="right" w:leader="dot" w:pos="9350"/>
            </w:tabs>
            <w:rPr>
              <w:ins w:id="157" w:author="Bill Hereth" w:date="2022-02-16T07:41:00Z"/>
              <w:rFonts w:cstheme="minorBidi"/>
              <w:noProof/>
            </w:rPr>
          </w:pPr>
          <w:ins w:id="158"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"_Toc95889767"</w:instrText>
            </w:r>
            <w:r w:rsidRPr="00B54FFE">
              <w:rPr>
                <w:rStyle w:val="Hyperlink"/>
                <w:noProof/>
              </w:rPr>
              <w:instrText xml:space="preserve"> </w:instrText>
            </w:r>
            <w:r w:rsidRPr="00B54FFE">
              <w:rPr>
                <w:rStyle w:val="Hyperlink"/>
                <w:noProof/>
              </w:rPr>
              <w:fldChar w:fldCharType="separate"/>
            </w:r>
            <w:r w:rsidRPr="00B54FFE">
              <w:rPr>
                <w:rStyle w:val="Hyperlink"/>
                <w:noProof/>
              </w:rPr>
              <w:t>Global Data</w:t>
            </w:r>
            <w:r>
              <w:rPr>
                <w:noProof/>
                <w:webHidden/>
              </w:rPr>
              <w:tab/>
            </w:r>
            <w:r>
              <w:rPr>
                <w:noProof/>
                <w:webHidden/>
              </w:rPr>
              <w:fldChar w:fldCharType="begin"/>
            </w:r>
            <w:r>
              <w:rPr>
                <w:noProof/>
                <w:webHidden/>
              </w:rPr>
              <w:instrText xml:space="preserve"> PAGEREF _Toc95889767 \h </w:instrText>
            </w:r>
          </w:ins>
          <w:r>
            <w:rPr>
              <w:noProof/>
              <w:webHidden/>
            </w:rPr>
          </w:r>
          <w:r>
            <w:rPr>
              <w:noProof/>
              <w:webHidden/>
            </w:rPr>
            <w:fldChar w:fldCharType="separate"/>
          </w:r>
          <w:ins w:id="159" w:author="Bill Hereth" w:date="2022-02-16T07:41:00Z">
            <w:r>
              <w:rPr>
                <w:noProof/>
                <w:webHidden/>
              </w:rPr>
              <w:t>49</w:t>
            </w:r>
            <w:r>
              <w:rPr>
                <w:noProof/>
                <w:webHidden/>
              </w:rPr>
              <w:fldChar w:fldCharType="end"/>
            </w:r>
            <w:r w:rsidRPr="00B54FFE">
              <w:rPr>
                <w:rStyle w:val="Hyperlink"/>
                <w:noProof/>
              </w:rPr>
              <w:fldChar w:fldCharType="end"/>
            </w:r>
          </w:ins>
        </w:p>
        <w:p w14:paraId="5708038D" w14:textId="2FB1D758" w:rsidR="005A7954" w:rsidRDefault="005A7954" w:rsidP="005A7954">
          <w:pPr>
            <w:pStyle w:val="TOC2"/>
            <w:rPr>
              <w:ins w:id="160" w:author="Bill Hereth" w:date="2022-02-16T07:41:00Z"/>
              <w:rFonts w:cstheme="minorBidi"/>
              <w:noProof/>
            </w:rPr>
          </w:pPr>
          <w:ins w:id="161"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"_Toc95889768"</w:instrText>
            </w:r>
            <w:r w:rsidRPr="00B54FFE">
              <w:rPr>
                <w:rStyle w:val="Hyperlink"/>
                <w:noProof/>
              </w:rPr>
              <w:instrText xml:space="preserve"> </w:instrText>
            </w:r>
            <w:r w:rsidRPr="00B54FFE">
              <w:rPr>
                <w:rStyle w:val="Hyperlink"/>
                <w:noProof/>
              </w:rPr>
              <w:fldChar w:fldCharType="separate"/>
            </w:r>
            <w:r w:rsidRPr="00B54FFE">
              <w:rPr>
                <w:rStyle w:val="Hyperlink"/>
                <w:noProof/>
              </w:rPr>
              <w:t>Speed and Capacity</w:t>
            </w:r>
            <w:r>
              <w:rPr>
                <w:noProof/>
                <w:webHidden/>
              </w:rPr>
              <w:tab/>
            </w:r>
            <w:r>
              <w:rPr>
                <w:noProof/>
                <w:webHidden/>
              </w:rPr>
              <w:fldChar w:fldCharType="begin"/>
            </w:r>
            <w:r>
              <w:rPr>
                <w:noProof/>
                <w:webHidden/>
              </w:rPr>
              <w:instrText xml:space="preserve"> PAGEREF _Toc95889768 \h </w:instrText>
            </w:r>
          </w:ins>
          <w:r>
            <w:rPr>
              <w:noProof/>
              <w:webHidden/>
            </w:rPr>
          </w:r>
          <w:r>
            <w:rPr>
              <w:noProof/>
              <w:webHidden/>
            </w:rPr>
            <w:fldChar w:fldCharType="separate"/>
          </w:r>
          <w:ins w:id="162" w:author="Bill Hereth" w:date="2022-02-16T07:41:00Z">
            <w:r>
              <w:rPr>
                <w:noProof/>
                <w:webHidden/>
              </w:rPr>
              <w:t>49</w:t>
            </w:r>
            <w:r>
              <w:rPr>
                <w:noProof/>
                <w:webHidden/>
              </w:rPr>
              <w:fldChar w:fldCharType="end"/>
            </w:r>
            <w:r w:rsidRPr="00B54FFE">
              <w:rPr>
                <w:rStyle w:val="Hyperlink"/>
                <w:noProof/>
              </w:rPr>
              <w:fldChar w:fldCharType="end"/>
            </w:r>
          </w:ins>
        </w:p>
        <w:p w14:paraId="697D24DE" w14:textId="7D7A7F57" w:rsidR="005A7954" w:rsidRDefault="005A7954">
          <w:pPr>
            <w:pStyle w:val="TOC3"/>
            <w:rPr>
              <w:ins w:id="163" w:author="Bill Hereth" w:date="2022-02-16T07:41:00Z"/>
              <w:rFonts w:cstheme="minorBidi"/>
              <w:noProof/>
            </w:rPr>
          </w:pPr>
          <w:ins w:id="164"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"_Toc95889769"</w:instrText>
            </w:r>
            <w:r w:rsidRPr="00B54FFE">
              <w:rPr>
                <w:rStyle w:val="Hyperlink"/>
                <w:noProof/>
              </w:rPr>
              <w:instrText xml:space="preserve"> </w:instrText>
            </w:r>
            <w:r w:rsidRPr="00B54FFE">
              <w:rPr>
                <w:rStyle w:val="Hyperlink"/>
                <w:noProof/>
              </w:rPr>
              <w:fldChar w:fldCharType="separate"/>
            </w:r>
            <w:r w:rsidRPr="00B54FFE">
              <w:rPr>
                <w:rStyle w:val="Hyperlink"/>
                <w:noProof/>
              </w:rPr>
              <w:t>Connected and Autonomous Vehicles</w:t>
            </w:r>
            <w:r>
              <w:rPr>
                <w:noProof/>
                <w:webHidden/>
              </w:rPr>
              <w:tab/>
            </w:r>
            <w:r>
              <w:rPr>
                <w:noProof/>
                <w:webHidden/>
              </w:rPr>
              <w:fldChar w:fldCharType="begin"/>
            </w:r>
            <w:r>
              <w:rPr>
                <w:noProof/>
                <w:webHidden/>
              </w:rPr>
              <w:instrText xml:space="preserve"> PAGEREF _Toc95889769 \h </w:instrText>
            </w:r>
          </w:ins>
          <w:r>
            <w:rPr>
              <w:noProof/>
              <w:webHidden/>
            </w:rPr>
          </w:r>
          <w:r>
            <w:rPr>
              <w:noProof/>
              <w:webHidden/>
            </w:rPr>
            <w:fldChar w:fldCharType="separate"/>
          </w:r>
          <w:ins w:id="165" w:author="Bill Hereth" w:date="2022-02-16T07:41:00Z">
            <w:r>
              <w:rPr>
                <w:noProof/>
                <w:webHidden/>
              </w:rPr>
              <w:t>50</w:t>
            </w:r>
            <w:r>
              <w:rPr>
                <w:noProof/>
                <w:webHidden/>
              </w:rPr>
              <w:fldChar w:fldCharType="end"/>
            </w:r>
            <w:r w:rsidRPr="00B54FFE">
              <w:rPr>
                <w:rStyle w:val="Hyperlink"/>
                <w:noProof/>
              </w:rPr>
              <w:fldChar w:fldCharType="end"/>
            </w:r>
          </w:ins>
        </w:p>
        <w:p w14:paraId="00FC4107" w14:textId="4D0FD963" w:rsidR="005A7954" w:rsidRDefault="005A7954" w:rsidP="005A7954">
          <w:pPr>
            <w:pStyle w:val="TOC2"/>
            <w:rPr>
              <w:ins w:id="166" w:author="Bill Hereth" w:date="2022-02-16T07:41:00Z"/>
              <w:rFonts w:cstheme="minorBidi"/>
              <w:noProof/>
            </w:rPr>
          </w:pPr>
          <w:ins w:id="167"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"_Toc95889770"</w:instrText>
            </w:r>
            <w:r w:rsidRPr="00B54FFE">
              <w:rPr>
                <w:rStyle w:val="Hyperlink"/>
                <w:noProof/>
              </w:rPr>
              <w:instrText xml:space="preserve"> </w:instrText>
            </w:r>
            <w:r w:rsidRPr="00B54FFE">
              <w:rPr>
                <w:rStyle w:val="Hyperlink"/>
                <w:noProof/>
              </w:rPr>
              <w:fldChar w:fldCharType="separate"/>
            </w:r>
            <w:r w:rsidRPr="00B54FFE">
              <w:rPr>
                <w:rStyle w:val="Hyperlink"/>
                <w:noProof/>
              </w:rPr>
              <w:t>Trip Tables</w:t>
            </w:r>
            <w:r>
              <w:rPr>
                <w:noProof/>
                <w:webHidden/>
              </w:rPr>
              <w:tab/>
            </w:r>
            <w:r>
              <w:rPr>
                <w:noProof/>
                <w:webHidden/>
              </w:rPr>
              <w:fldChar w:fldCharType="begin"/>
            </w:r>
            <w:r>
              <w:rPr>
                <w:noProof/>
                <w:webHidden/>
              </w:rPr>
              <w:instrText xml:space="preserve"> PAGEREF _Toc95889770 \h </w:instrText>
            </w:r>
          </w:ins>
          <w:r>
            <w:rPr>
              <w:noProof/>
              <w:webHidden/>
            </w:rPr>
          </w:r>
          <w:r>
            <w:rPr>
              <w:noProof/>
              <w:webHidden/>
            </w:rPr>
            <w:fldChar w:fldCharType="separate"/>
          </w:r>
          <w:ins w:id="168" w:author="Bill Hereth" w:date="2022-02-16T07:41:00Z">
            <w:r>
              <w:rPr>
                <w:noProof/>
                <w:webHidden/>
              </w:rPr>
              <w:t>56</w:t>
            </w:r>
            <w:r>
              <w:rPr>
                <w:noProof/>
                <w:webHidden/>
              </w:rPr>
              <w:fldChar w:fldCharType="end"/>
            </w:r>
            <w:r w:rsidRPr="00B54FFE">
              <w:rPr>
                <w:rStyle w:val="Hyperlink"/>
                <w:noProof/>
              </w:rPr>
              <w:fldChar w:fldCharType="end"/>
            </w:r>
          </w:ins>
        </w:p>
        <w:p w14:paraId="68575DFE" w14:textId="1B93C16E" w:rsidR="005A7954" w:rsidRDefault="005A7954" w:rsidP="005A7954">
          <w:pPr>
            <w:pStyle w:val="TOC2"/>
            <w:rPr>
              <w:ins w:id="169" w:author="Bill Hereth" w:date="2022-02-16T07:41:00Z"/>
              <w:rFonts w:cstheme="minorBidi"/>
              <w:noProof/>
            </w:rPr>
          </w:pPr>
          <w:ins w:id="170"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"_Toc95889771"</w:instrText>
            </w:r>
            <w:r w:rsidRPr="00B54FFE">
              <w:rPr>
                <w:rStyle w:val="Hyperlink"/>
                <w:noProof/>
              </w:rPr>
              <w:instrText xml:space="preserve"> </w:instrText>
            </w:r>
            <w:r w:rsidRPr="00B54FFE">
              <w:rPr>
                <w:rStyle w:val="Hyperlink"/>
                <w:noProof/>
              </w:rPr>
              <w:fldChar w:fldCharType="separate"/>
            </w:r>
            <w:r w:rsidRPr="00B54FFE">
              <w:rPr>
                <w:rStyle w:val="Hyperlink"/>
                <w:noProof/>
              </w:rPr>
              <w:t>Household Disaggregation and Auto Ownership</w:t>
            </w:r>
            <w:r>
              <w:rPr>
                <w:noProof/>
                <w:webHidden/>
              </w:rPr>
              <w:tab/>
            </w:r>
            <w:r>
              <w:rPr>
                <w:noProof/>
                <w:webHidden/>
              </w:rPr>
              <w:fldChar w:fldCharType="begin"/>
            </w:r>
            <w:r>
              <w:rPr>
                <w:noProof/>
                <w:webHidden/>
              </w:rPr>
              <w:instrText xml:space="preserve"> PAGEREF _Toc95889771 \h </w:instrText>
            </w:r>
          </w:ins>
          <w:r>
            <w:rPr>
              <w:noProof/>
              <w:webHidden/>
            </w:rPr>
          </w:r>
          <w:r>
            <w:rPr>
              <w:noProof/>
              <w:webHidden/>
            </w:rPr>
            <w:fldChar w:fldCharType="separate"/>
          </w:r>
          <w:ins w:id="171" w:author="Bill Hereth" w:date="2022-02-16T07:41:00Z">
            <w:r>
              <w:rPr>
                <w:noProof/>
                <w:webHidden/>
              </w:rPr>
              <w:t>58</w:t>
            </w:r>
            <w:r>
              <w:rPr>
                <w:noProof/>
                <w:webHidden/>
              </w:rPr>
              <w:fldChar w:fldCharType="end"/>
            </w:r>
            <w:r w:rsidRPr="00B54FFE">
              <w:rPr>
                <w:rStyle w:val="Hyperlink"/>
                <w:noProof/>
              </w:rPr>
              <w:fldChar w:fldCharType="end"/>
            </w:r>
          </w:ins>
        </w:p>
        <w:p w14:paraId="7ABDB8CE" w14:textId="48139A41" w:rsidR="005A7954" w:rsidRDefault="005A7954" w:rsidP="005A7954">
          <w:pPr>
            <w:pStyle w:val="TOC2"/>
            <w:rPr>
              <w:ins w:id="172" w:author="Bill Hereth" w:date="2022-02-16T07:41:00Z"/>
              <w:rFonts w:cstheme="minorBidi"/>
              <w:noProof/>
            </w:rPr>
          </w:pPr>
          <w:ins w:id="173"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"_Toc95889772"</w:instrText>
            </w:r>
            <w:r w:rsidRPr="00B54FFE">
              <w:rPr>
                <w:rStyle w:val="Hyperlink"/>
                <w:noProof/>
              </w:rPr>
              <w:instrText xml:space="preserve"> </w:instrText>
            </w:r>
            <w:r w:rsidRPr="00B54FFE">
              <w:rPr>
                <w:rStyle w:val="Hyperlink"/>
                <w:noProof/>
              </w:rPr>
              <w:fldChar w:fldCharType="separate"/>
            </w:r>
            <w:r w:rsidRPr="00B54FFE">
              <w:rPr>
                <w:rStyle w:val="Hyperlink"/>
                <w:noProof/>
              </w:rPr>
              <w:t>Trip Generation</w:t>
            </w:r>
            <w:r>
              <w:rPr>
                <w:noProof/>
                <w:webHidden/>
              </w:rPr>
              <w:tab/>
            </w:r>
            <w:r>
              <w:rPr>
                <w:noProof/>
                <w:webHidden/>
              </w:rPr>
              <w:fldChar w:fldCharType="begin"/>
            </w:r>
            <w:r>
              <w:rPr>
                <w:noProof/>
                <w:webHidden/>
              </w:rPr>
              <w:instrText xml:space="preserve"> PAGEREF _Toc95889772 \h </w:instrText>
            </w:r>
          </w:ins>
          <w:r>
            <w:rPr>
              <w:noProof/>
              <w:webHidden/>
            </w:rPr>
          </w:r>
          <w:r>
            <w:rPr>
              <w:noProof/>
              <w:webHidden/>
            </w:rPr>
            <w:fldChar w:fldCharType="separate"/>
          </w:r>
          <w:ins w:id="174" w:author="Bill Hereth" w:date="2022-02-16T07:41:00Z">
            <w:r>
              <w:rPr>
                <w:noProof/>
                <w:webHidden/>
              </w:rPr>
              <w:t>58</w:t>
            </w:r>
            <w:r>
              <w:rPr>
                <w:noProof/>
                <w:webHidden/>
              </w:rPr>
              <w:fldChar w:fldCharType="end"/>
            </w:r>
            <w:r w:rsidRPr="00B54FFE">
              <w:rPr>
                <w:rStyle w:val="Hyperlink"/>
                <w:noProof/>
              </w:rPr>
              <w:fldChar w:fldCharType="end"/>
            </w:r>
          </w:ins>
        </w:p>
        <w:p w14:paraId="5B67B2D7" w14:textId="3B9816BA" w:rsidR="005A7954" w:rsidRDefault="005A7954">
          <w:pPr>
            <w:pStyle w:val="TOC3"/>
            <w:rPr>
              <w:ins w:id="175" w:author="Bill Hereth" w:date="2022-02-16T07:41:00Z"/>
              <w:rFonts w:cstheme="minorBidi"/>
              <w:noProof/>
            </w:rPr>
          </w:pPr>
          <w:ins w:id="176"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"_Toc95889773"</w:instrText>
            </w:r>
            <w:r w:rsidRPr="00B54FFE">
              <w:rPr>
                <w:rStyle w:val="Hyperlink"/>
                <w:noProof/>
              </w:rPr>
              <w:instrText xml:space="preserve"> </w:instrText>
            </w:r>
            <w:r w:rsidRPr="00B54FFE">
              <w:rPr>
                <w:rStyle w:val="Hyperlink"/>
                <w:noProof/>
              </w:rPr>
              <w:fldChar w:fldCharType="separate"/>
            </w:r>
            <w:r w:rsidRPr="00B54FFE">
              <w:rPr>
                <w:rStyle w:val="Hyperlink"/>
                <w:noProof/>
              </w:rPr>
              <w:t>E-Commerce and Delivery</w:t>
            </w:r>
            <w:r>
              <w:rPr>
                <w:noProof/>
                <w:webHidden/>
              </w:rPr>
              <w:tab/>
            </w:r>
            <w:r>
              <w:rPr>
                <w:noProof/>
                <w:webHidden/>
              </w:rPr>
              <w:fldChar w:fldCharType="begin"/>
            </w:r>
            <w:r>
              <w:rPr>
                <w:noProof/>
                <w:webHidden/>
              </w:rPr>
              <w:instrText xml:space="preserve"> PAGEREF _Toc95889773 \h </w:instrText>
            </w:r>
          </w:ins>
          <w:r>
            <w:rPr>
              <w:noProof/>
              <w:webHidden/>
            </w:rPr>
          </w:r>
          <w:r>
            <w:rPr>
              <w:noProof/>
              <w:webHidden/>
            </w:rPr>
            <w:fldChar w:fldCharType="separate"/>
          </w:r>
          <w:ins w:id="177" w:author="Bill Hereth" w:date="2022-02-16T07:41:00Z">
            <w:r>
              <w:rPr>
                <w:noProof/>
                <w:webHidden/>
              </w:rPr>
              <w:t>58</w:t>
            </w:r>
            <w:r>
              <w:rPr>
                <w:noProof/>
                <w:webHidden/>
              </w:rPr>
              <w:fldChar w:fldCharType="end"/>
            </w:r>
            <w:r w:rsidRPr="00B54FFE">
              <w:rPr>
                <w:rStyle w:val="Hyperlink"/>
                <w:noProof/>
              </w:rPr>
              <w:fldChar w:fldCharType="end"/>
            </w:r>
          </w:ins>
        </w:p>
        <w:p w14:paraId="3444D39F" w14:textId="4E8FDF7F" w:rsidR="005A7954" w:rsidRDefault="005A7954">
          <w:pPr>
            <w:pStyle w:val="TOC3"/>
            <w:rPr>
              <w:ins w:id="178" w:author="Bill Hereth" w:date="2022-02-16T07:41:00Z"/>
              <w:rFonts w:cstheme="minorBidi"/>
              <w:noProof/>
            </w:rPr>
          </w:pPr>
          <w:ins w:id="179"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"_Toc95889774"</w:instrText>
            </w:r>
            <w:r w:rsidRPr="00B54FFE">
              <w:rPr>
                <w:rStyle w:val="Hyperlink"/>
                <w:noProof/>
              </w:rPr>
              <w:instrText xml:space="preserve"> </w:instrText>
            </w:r>
            <w:r w:rsidRPr="00B54FFE">
              <w:rPr>
                <w:rStyle w:val="Hyperlink"/>
                <w:noProof/>
              </w:rPr>
              <w:fldChar w:fldCharType="separate"/>
            </w:r>
            <w:r w:rsidRPr="00B54FFE">
              <w:rPr>
                <w:rStyle w:val="Hyperlink"/>
                <w:noProof/>
              </w:rPr>
              <w:t>Work at Home: Home-Based Jobs and Telecommuting</w:t>
            </w:r>
            <w:r>
              <w:rPr>
                <w:noProof/>
                <w:webHidden/>
              </w:rPr>
              <w:tab/>
            </w:r>
            <w:r>
              <w:rPr>
                <w:noProof/>
                <w:webHidden/>
              </w:rPr>
              <w:fldChar w:fldCharType="begin"/>
            </w:r>
            <w:r>
              <w:rPr>
                <w:noProof/>
                <w:webHidden/>
              </w:rPr>
              <w:instrText xml:space="preserve"> PAGEREF _Toc95889774 \h </w:instrText>
            </w:r>
          </w:ins>
          <w:r>
            <w:rPr>
              <w:noProof/>
              <w:webHidden/>
            </w:rPr>
          </w:r>
          <w:r>
            <w:rPr>
              <w:noProof/>
              <w:webHidden/>
            </w:rPr>
            <w:fldChar w:fldCharType="separate"/>
          </w:r>
          <w:ins w:id="180" w:author="Bill Hereth" w:date="2022-02-16T07:41:00Z">
            <w:r>
              <w:rPr>
                <w:noProof/>
                <w:webHidden/>
              </w:rPr>
              <w:t>62</w:t>
            </w:r>
            <w:r>
              <w:rPr>
                <w:noProof/>
                <w:webHidden/>
              </w:rPr>
              <w:fldChar w:fldCharType="end"/>
            </w:r>
            <w:r w:rsidRPr="00B54FFE">
              <w:rPr>
                <w:rStyle w:val="Hyperlink"/>
                <w:noProof/>
              </w:rPr>
              <w:fldChar w:fldCharType="end"/>
            </w:r>
          </w:ins>
        </w:p>
        <w:p w14:paraId="4F775BB8" w14:textId="60503064" w:rsidR="005A7954" w:rsidRDefault="005A7954" w:rsidP="005A7954">
          <w:pPr>
            <w:pStyle w:val="TOC2"/>
            <w:rPr>
              <w:ins w:id="181" w:author="Bill Hereth" w:date="2022-02-16T07:41:00Z"/>
              <w:rFonts w:cstheme="minorBidi"/>
              <w:noProof/>
            </w:rPr>
          </w:pPr>
          <w:ins w:id="182"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"_Toc95889775"</w:instrText>
            </w:r>
            <w:r w:rsidRPr="00B54FFE">
              <w:rPr>
                <w:rStyle w:val="Hyperlink"/>
                <w:noProof/>
              </w:rPr>
              <w:instrText xml:space="preserve"> </w:instrText>
            </w:r>
            <w:r w:rsidRPr="00B54FFE">
              <w:rPr>
                <w:rStyle w:val="Hyperlink"/>
                <w:noProof/>
              </w:rPr>
              <w:fldChar w:fldCharType="separate"/>
            </w:r>
            <w:r w:rsidRPr="00B54FFE">
              <w:rPr>
                <w:rStyle w:val="Hyperlink"/>
                <w:noProof/>
              </w:rPr>
              <w:t>Distribution</w:t>
            </w:r>
            <w:r>
              <w:rPr>
                <w:noProof/>
                <w:webHidden/>
              </w:rPr>
              <w:tab/>
            </w:r>
            <w:r>
              <w:rPr>
                <w:noProof/>
                <w:webHidden/>
              </w:rPr>
              <w:fldChar w:fldCharType="begin"/>
            </w:r>
            <w:r>
              <w:rPr>
                <w:noProof/>
                <w:webHidden/>
              </w:rPr>
              <w:instrText xml:space="preserve"> PAGEREF _Toc95889775 \h </w:instrText>
            </w:r>
          </w:ins>
          <w:r>
            <w:rPr>
              <w:noProof/>
              <w:webHidden/>
            </w:rPr>
          </w:r>
          <w:r>
            <w:rPr>
              <w:noProof/>
              <w:webHidden/>
            </w:rPr>
            <w:fldChar w:fldCharType="separate"/>
          </w:r>
          <w:ins w:id="183" w:author="Bill Hereth" w:date="2022-02-16T07:41:00Z">
            <w:r>
              <w:rPr>
                <w:noProof/>
                <w:webHidden/>
              </w:rPr>
              <w:t>67</w:t>
            </w:r>
            <w:r>
              <w:rPr>
                <w:noProof/>
                <w:webHidden/>
              </w:rPr>
              <w:fldChar w:fldCharType="end"/>
            </w:r>
            <w:r w:rsidRPr="00B54FFE">
              <w:rPr>
                <w:rStyle w:val="Hyperlink"/>
                <w:noProof/>
              </w:rPr>
              <w:fldChar w:fldCharType="end"/>
            </w:r>
          </w:ins>
        </w:p>
        <w:p w14:paraId="31067D55" w14:textId="137A36F7" w:rsidR="005A7954" w:rsidRDefault="005A7954" w:rsidP="005A7954">
          <w:pPr>
            <w:pStyle w:val="TOC2"/>
            <w:rPr>
              <w:ins w:id="184" w:author="Bill Hereth" w:date="2022-02-16T07:41:00Z"/>
              <w:rFonts w:cstheme="minorBidi"/>
              <w:noProof/>
            </w:rPr>
          </w:pPr>
          <w:ins w:id="185"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"_Toc95889776"</w:instrText>
            </w:r>
            <w:r w:rsidRPr="00B54FFE">
              <w:rPr>
                <w:rStyle w:val="Hyperlink"/>
                <w:noProof/>
              </w:rPr>
              <w:instrText xml:space="preserve"> </w:instrText>
            </w:r>
            <w:r w:rsidRPr="00B54FFE">
              <w:rPr>
                <w:rStyle w:val="Hyperlink"/>
                <w:noProof/>
              </w:rPr>
              <w:fldChar w:fldCharType="separate"/>
            </w:r>
            <w:r w:rsidRPr="00B54FFE">
              <w:rPr>
                <w:rStyle w:val="Hyperlink"/>
                <w:noProof/>
              </w:rPr>
              <w:t>Mode Choice</w:t>
            </w:r>
            <w:r>
              <w:rPr>
                <w:noProof/>
                <w:webHidden/>
              </w:rPr>
              <w:tab/>
            </w:r>
            <w:r>
              <w:rPr>
                <w:noProof/>
                <w:webHidden/>
              </w:rPr>
              <w:fldChar w:fldCharType="begin"/>
            </w:r>
            <w:r>
              <w:rPr>
                <w:noProof/>
                <w:webHidden/>
              </w:rPr>
              <w:instrText xml:space="preserve"> PAGEREF _Toc95889776 \h </w:instrText>
            </w:r>
          </w:ins>
          <w:r>
            <w:rPr>
              <w:noProof/>
              <w:webHidden/>
            </w:rPr>
          </w:r>
          <w:r>
            <w:rPr>
              <w:noProof/>
              <w:webHidden/>
            </w:rPr>
            <w:fldChar w:fldCharType="separate"/>
          </w:r>
          <w:ins w:id="186" w:author="Bill Hereth" w:date="2022-02-16T07:41:00Z">
            <w:r>
              <w:rPr>
                <w:noProof/>
                <w:webHidden/>
              </w:rPr>
              <w:t>67</w:t>
            </w:r>
            <w:r>
              <w:rPr>
                <w:noProof/>
                <w:webHidden/>
              </w:rPr>
              <w:fldChar w:fldCharType="end"/>
            </w:r>
            <w:r w:rsidRPr="00B54FFE">
              <w:rPr>
                <w:rStyle w:val="Hyperlink"/>
                <w:noProof/>
              </w:rPr>
              <w:fldChar w:fldCharType="end"/>
            </w:r>
          </w:ins>
        </w:p>
        <w:p w14:paraId="6102F766" w14:textId="1ED68AF7" w:rsidR="005A7954" w:rsidRDefault="005A7954" w:rsidP="005A7954">
          <w:pPr>
            <w:pStyle w:val="TOC2"/>
            <w:rPr>
              <w:ins w:id="187" w:author="Bill Hereth" w:date="2022-02-16T07:41:00Z"/>
              <w:rFonts w:cstheme="minorBidi"/>
              <w:noProof/>
            </w:rPr>
          </w:pPr>
          <w:ins w:id="188" w:author="Bill Hereth" w:date="2022-02-16T07:41:00Z">
            <w:r w:rsidRPr="00B54FFE">
              <w:rPr>
                <w:rStyle w:val="Hyperlink"/>
                <w:noProof/>
              </w:rPr>
              <w:fldChar w:fldCharType="begin"/>
            </w:r>
            <w:r w:rsidRPr="00B54FFE">
              <w:rPr>
                <w:rStyle w:val="Hyperlink"/>
                <w:noProof/>
              </w:rPr>
              <w:instrText xml:space="preserve"> </w:instrText>
            </w:r>
            <w:r>
              <w:rPr>
                <w:noProof/>
              </w:rPr>
              <w:instrText>HYPERLINK \l "_Toc95889777"</w:instrText>
            </w:r>
            <w:r w:rsidRPr="00B54FFE">
              <w:rPr>
                <w:rStyle w:val="Hyperlink"/>
                <w:noProof/>
              </w:rPr>
              <w:instrText xml:space="preserve"> </w:instrText>
            </w:r>
            <w:r w:rsidRPr="00B54FFE">
              <w:rPr>
                <w:rStyle w:val="Hyperlink"/>
                <w:noProof/>
              </w:rPr>
              <w:fldChar w:fldCharType="separate"/>
            </w:r>
            <w:r w:rsidRPr="00B54FFE">
              <w:rPr>
                <w:rStyle w:val="Hyperlink"/>
                <w:noProof/>
              </w:rPr>
              <w:t>Assignment</w:t>
            </w:r>
            <w:r>
              <w:rPr>
                <w:noProof/>
                <w:webHidden/>
              </w:rPr>
              <w:tab/>
            </w:r>
            <w:r>
              <w:rPr>
                <w:noProof/>
                <w:webHidden/>
              </w:rPr>
              <w:fldChar w:fldCharType="begin"/>
            </w:r>
            <w:r>
              <w:rPr>
                <w:noProof/>
                <w:webHidden/>
              </w:rPr>
              <w:instrText xml:space="preserve"> PAGEREF _Toc95889777 \h </w:instrText>
            </w:r>
          </w:ins>
          <w:r>
            <w:rPr>
              <w:noProof/>
              <w:webHidden/>
            </w:rPr>
          </w:r>
          <w:r>
            <w:rPr>
              <w:noProof/>
              <w:webHidden/>
            </w:rPr>
            <w:fldChar w:fldCharType="separate"/>
          </w:r>
          <w:ins w:id="189" w:author="Bill Hereth" w:date="2022-02-16T07:41:00Z">
            <w:r>
              <w:rPr>
                <w:noProof/>
                <w:webHidden/>
              </w:rPr>
              <w:t>67</w:t>
            </w:r>
            <w:r>
              <w:rPr>
                <w:noProof/>
                <w:webHidden/>
              </w:rPr>
              <w:fldChar w:fldCharType="end"/>
            </w:r>
            <w:r w:rsidRPr="00B54FFE">
              <w:rPr>
                <w:rStyle w:val="Hyperlink"/>
                <w:noProof/>
              </w:rPr>
              <w:fldChar w:fldCharType="end"/>
            </w:r>
          </w:ins>
        </w:p>
        <w:p w14:paraId="70EF5432" w14:textId="3C12FB0A" w:rsidR="00CC56E2" w:rsidRDefault="00CC56E2">
          <w:r>
            <w:rPr>
              <w:b/>
              <w:bCs/>
              <w:noProof/>
            </w:rPr>
            <w:fldChar w:fldCharType="end"/>
          </w:r>
        </w:p>
      </w:sdtContent>
    </w:sdt>
    <w:p w14:paraId="44E1899A" w14:textId="77777777" w:rsidR="00A10C40" w:rsidRDefault="00A10C40" w:rsidP="00F16632">
      <w:pPr>
        <w:pStyle w:val="Heading1"/>
        <w:sectPr w:rsidR="00A10C40" w:rsidSect="005B1E5C">
          <w:footerReference w:type="default" r:id="rId10"/>
          <w:pgSz w:w="12240" w:h="15840"/>
          <w:pgMar w:top="1440" w:right="1440" w:bottom="1440" w:left="1440" w:header="720" w:footer="720" w:gutter="0"/>
          <w:pgNumType w:start="0"/>
          <w:cols w:space="720"/>
          <w:titlePg/>
          <w:docGrid w:linePitch="360"/>
        </w:sectPr>
      </w:pPr>
    </w:p>
    <w:p w14:paraId="26D78768" w14:textId="3EDDAF7D" w:rsidR="009B53D4" w:rsidRDefault="009B53D4" w:rsidP="00F16632">
      <w:pPr>
        <w:pStyle w:val="Heading1"/>
        <w:rPr>
          <w:color w:val="auto"/>
        </w:rPr>
      </w:pPr>
      <w:bookmarkStart w:id="190" w:name="_Toc95889720"/>
      <w:r>
        <w:lastRenderedPageBreak/>
        <w:t>Traffic Analysis Zones (TAZ)</w:t>
      </w:r>
      <w:bookmarkEnd w:id="190"/>
    </w:p>
    <w:p w14:paraId="3A1EBB89" w14:textId="1255616A" w:rsidR="009B53D4" w:rsidRPr="004A7AAC" w:rsidRDefault="009B53D4" w:rsidP="00A2013D">
      <w:pPr>
        <w:rPr>
          <w:rFonts w:ascii="Times New Roman" w:hAnsi="Times New Roman" w:cs="Times New Roman"/>
          <w:color w:val="auto"/>
          <w:sz w:val="24"/>
          <w:szCs w:val="24"/>
        </w:rPr>
      </w:pPr>
      <w:r>
        <w:t>The Wasatch Front travel model region covers the urbanized portion of Weber, Davis, Salt Lake and Utah Counties and the portion of the Box Elder County from Brigham City South</w:t>
      </w:r>
      <w:r w:rsidR="00192CE2">
        <w:t xml:space="preserve">. </w:t>
      </w:r>
      <w:r>
        <w:t>The region is divided into 2,881 Traffic Analysis Zones (TAZ)</w:t>
      </w:r>
      <w:r w:rsidR="00192CE2">
        <w:t xml:space="preserve">. </w:t>
      </w:r>
      <w:r w:rsidR="004A7AAC">
        <w:t>The size of TAZ varies from under 10 acres in the downtown to around 20,000 acres or more in the less developed areas</w:t>
      </w:r>
      <w:r w:rsidR="00192CE2">
        <w:t xml:space="preserve">. </w:t>
      </w:r>
      <w:r w:rsidR="004A7AAC">
        <w:t>The average zone size is approximately 310 acres or about ½ square mile</w:t>
      </w:r>
      <w:r w:rsidR="00192CE2">
        <w:t xml:space="preserve">. </w:t>
      </w:r>
      <w:r w:rsidR="004A7AAC">
        <w:t>Generally, TAZ in urban areas are smaller than in suburban and rural areas</w:t>
      </w:r>
      <w:r w:rsidR="00192CE2">
        <w:t xml:space="preserve">. </w:t>
      </w:r>
    </w:p>
    <w:p w14:paraId="4F9CDEE7" w14:textId="3EBAD471" w:rsidR="004A7AAC" w:rsidRDefault="009B53D4" w:rsidP="00A2013D">
      <w:r>
        <w:t>TAZ boundaries are guided by Census geographies (block, block group and tract)</w:t>
      </w:r>
      <w:r w:rsidR="00192CE2">
        <w:t xml:space="preserve">. </w:t>
      </w:r>
      <w:r>
        <w:t>Care has been taken so that TAZ nest within Census tracts wherever possible in order for more direct matching with Census data</w:t>
      </w:r>
      <w:r w:rsidR="00192CE2">
        <w:t xml:space="preserve">. </w:t>
      </w:r>
      <w:r w:rsidR="004A7AAC">
        <w:t>In emerging high growth areas, such as in northern Utah County, the smallest Census geography (blocks) were still too large for future planning needs</w:t>
      </w:r>
      <w:r w:rsidR="00192CE2">
        <w:t xml:space="preserve">. </w:t>
      </w:r>
      <w:r w:rsidR="004A7AAC">
        <w:t>In the</w:t>
      </w:r>
      <w:ins w:id="191" w:author="Bill Hereth" w:date="2021-12-16T11:09:00Z">
        <w:r w:rsidR="009D3B86">
          <w:t>s</w:t>
        </w:r>
      </w:ins>
      <w:r w:rsidR="004A7AAC">
        <w:t>e areas, TAZ boundaries are smaller than Census blocks</w:t>
      </w:r>
      <w:r w:rsidR="00192CE2">
        <w:t xml:space="preserve">. </w:t>
      </w:r>
    </w:p>
    <w:p w14:paraId="35726EA2" w14:textId="1A1FB76B" w:rsidR="009B53D4" w:rsidRDefault="009B53D4" w:rsidP="00A2013D">
      <w:r>
        <w:t>TAZ boundaries are also defined by major transportation facilities (such as roadways or rail lines)</w:t>
      </w:r>
      <w:r w:rsidR="004A7AAC">
        <w:t xml:space="preserve"> and </w:t>
      </w:r>
      <w:r>
        <w:t>major environmental features (such as rivers)</w:t>
      </w:r>
      <w:r w:rsidR="00192CE2">
        <w:t xml:space="preserve">. </w:t>
      </w:r>
      <w:r w:rsidR="004A7AAC">
        <w:t>Underlying land use also was a factor in deciding the size of the TAZ</w:t>
      </w:r>
      <w:r w:rsidR="00192CE2">
        <w:t xml:space="preserve">. </w:t>
      </w:r>
      <w:r w:rsidR="004A7AAC">
        <w:t xml:space="preserve">Zones that have significant </w:t>
      </w:r>
      <w:r>
        <w:t>amount</w:t>
      </w:r>
      <w:r w:rsidR="004A7AAC">
        <w:t>s</w:t>
      </w:r>
      <w:r>
        <w:t xml:space="preserve"> of socioeconomic activity</w:t>
      </w:r>
      <w:r w:rsidR="004A7AAC">
        <w:t xml:space="preserve"> or thought to have significant amounts of socioeconomic activity in the future were divided</w:t>
      </w:r>
      <w:r w:rsidR="00BB3837">
        <w:t xml:space="preserve"> into smaller TAZ</w:t>
      </w:r>
      <w:r w:rsidR="00192CE2">
        <w:t xml:space="preserve">. </w:t>
      </w:r>
    </w:p>
    <w:p w14:paraId="7CDD0834" w14:textId="0CEAF170" w:rsidR="009B53D4" w:rsidRDefault="009B53D4" w:rsidP="00A2013D">
      <w:r>
        <w:rPr>
          <w:rFonts w:ascii="Arial" w:hAnsi="Arial" w:cs="Arial"/>
          <w:noProof/>
          <w:color w:val="000000"/>
          <w:sz w:val="22"/>
          <w:szCs w:val="22"/>
          <w:bdr w:val="none" w:sz="0" w:space="0" w:color="auto" w:frame="1"/>
        </w:rPr>
        <w:lastRenderedPageBreak/>
        <w:drawing>
          <wp:inline distT="0" distB="0" distL="0" distR="0" wp14:anchorId="393C06F9" wp14:editId="0E632764">
            <wp:extent cx="5943600" cy="769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4690B844" w14:textId="4FF902BD" w:rsidR="009B53D4" w:rsidRDefault="009B53D4" w:rsidP="00E83E7B">
      <w:pPr>
        <w:pStyle w:val="Heading2"/>
      </w:pPr>
      <w:bookmarkStart w:id="192" w:name="_Toc95889721"/>
      <w:r>
        <w:lastRenderedPageBreak/>
        <w:t>Key Zone Numbers</w:t>
      </w:r>
      <w:bookmarkEnd w:id="192"/>
    </w:p>
    <w:p w14:paraId="6501C557" w14:textId="0B26956B" w:rsidR="009B53D4" w:rsidRDefault="009B53D4" w:rsidP="00A2013D">
      <w:r>
        <w:t>The travel model maintains specific lists of zones which are used in certain model scripts for specific calculations or summarizing</w:t>
      </w:r>
      <w:r w:rsidR="00192CE2">
        <w:t xml:space="preserve">. </w:t>
      </w:r>
      <w:r>
        <w:t>These lists are found in the ‘</w:t>
      </w:r>
      <w:proofErr w:type="spellStart"/>
      <w:r>
        <w:t>GeneralParameters.block</w:t>
      </w:r>
      <w:proofErr w:type="spellEnd"/>
      <w:r>
        <w:t>’ file</w:t>
      </w:r>
      <w:r w:rsidR="00192CE2">
        <w:t xml:space="preserve">. </w:t>
      </w:r>
      <w:r>
        <w:t>When zones are split or renumbered, the zone lists should be updated</w:t>
      </w:r>
      <w:r w:rsidR="00192CE2">
        <w:t xml:space="preserve">. </w:t>
      </w:r>
    </w:p>
    <w:p w14:paraId="0FFC7F63" w14:textId="37A630BF" w:rsidR="009B53D4" w:rsidRDefault="009B53D4" w:rsidP="0030183C">
      <w:pPr>
        <w:pStyle w:val="Heading3"/>
      </w:pPr>
      <w:bookmarkStart w:id="193" w:name="_Toc95889722"/>
      <w:r>
        <w:t>Geographic Zone Ranges</w:t>
      </w:r>
      <w:bookmarkEnd w:id="193"/>
    </w:p>
    <w:p w14:paraId="64AFB834" w14:textId="77777777" w:rsidR="009B53D4" w:rsidRDefault="009B53D4" w:rsidP="000C6C60">
      <w:pPr>
        <w:pStyle w:val="ListParagraph"/>
        <w:numPr>
          <w:ilvl w:val="0"/>
          <w:numId w:val="1"/>
        </w:numPr>
        <w:tabs>
          <w:tab w:val="right" w:pos="5040"/>
        </w:tabs>
      </w:pPr>
      <w:r>
        <w:t>Box Elder County</w:t>
      </w:r>
      <w:r w:rsidRPr="00A2013D">
        <w:rPr>
          <w:rStyle w:val="apple-tab-span"/>
          <w:rFonts w:ascii="Arial" w:hAnsi="Arial" w:cs="Arial"/>
          <w:color w:val="000000"/>
          <w:sz w:val="22"/>
          <w:szCs w:val="22"/>
        </w:rPr>
        <w:tab/>
      </w:r>
      <w:r>
        <w:t>1-140</w:t>
      </w:r>
    </w:p>
    <w:p w14:paraId="443A886B" w14:textId="77777777" w:rsidR="009B53D4" w:rsidRDefault="009B53D4" w:rsidP="000C6C60">
      <w:pPr>
        <w:pStyle w:val="ListParagraph"/>
        <w:numPr>
          <w:ilvl w:val="0"/>
          <w:numId w:val="1"/>
        </w:numPr>
        <w:tabs>
          <w:tab w:val="right" w:pos="5040"/>
        </w:tabs>
      </w:pPr>
      <w:r>
        <w:t>Weber County</w:t>
      </w:r>
      <w:r w:rsidRPr="00A2013D">
        <w:rPr>
          <w:rStyle w:val="apple-tab-span"/>
          <w:rFonts w:ascii="Arial" w:hAnsi="Arial" w:cs="Arial"/>
          <w:color w:val="000000"/>
          <w:sz w:val="22"/>
          <w:szCs w:val="22"/>
        </w:rPr>
        <w:tab/>
      </w:r>
      <w:r>
        <w:t>141-423</w:t>
      </w:r>
    </w:p>
    <w:p w14:paraId="14904F6F" w14:textId="0723F8C6" w:rsidR="009B53D4" w:rsidRDefault="009B53D4" w:rsidP="000C6C60">
      <w:pPr>
        <w:pStyle w:val="ListParagraph"/>
        <w:numPr>
          <w:ilvl w:val="0"/>
          <w:numId w:val="1"/>
        </w:numPr>
        <w:tabs>
          <w:tab w:val="right" w:pos="5040"/>
        </w:tabs>
      </w:pPr>
      <w:r>
        <w:t>Davis County</w:t>
      </w:r>
      <w:r w:rsidRPr="00A2013D">
        <w:rPr>
          <w:rStyle w:val="apple-tab-span"/>
          <w:rFonts w:ascii="Arial" w:hAnsi="Arial" w:cs="Arial"/>
          <w:color w:val="000000"/>
          <w:sz w:val="22"/>
          <w:szCs w:val="22"/>
        </w:rPr>
        <w:tab/>
      </w:r>
      <w:r>
        <w:t>424-654</w:t>
      </w:r>
    </w:p>
    <w:p w14:paraId="7F4411A3" w14:textId="77777777" w:rsidR="009B53D4" w:rsidRDefault="009B53D4" w:rsidP="000C6C60">
      <w:pPr>
        <w:pStyle w:val="ListParagraph"/>
        <w:numPr>
          <w:ilvl w:val="0"/>
          <w:numId w:val="1"/>
        </w:numPr>
        <w:tabs>
          <w:tab w:val="right" w:pos="5040"/>
        </w:tabs>
      </w:pPr>
      <w:r>
        <w:t>Salt Lake County</w:t>
      </w:r>
      <w:r w:rsidRPr="00A2013D">
        <w:rPr>
          <w:rStyle w:val="apple-tab-span"/>
          <w:rFonts w:ascii="Arial" w:hAnsi="Arial" w:cs="Arial"/>
          <w:color w:val="000000"/>
          <w:sz w:val="22"/>
          <w:szCs w:val="22"/>
        </w:rPr>
        <w:tab/>
      </w:r>
      <w:r>
        <w:t>655-1788</w:t>
      </w:r>
    </w:p>
    <w:p w14:paraId="7165A2E2" w14:textId="0A0B710A" w:rsidR="009B53D4" w:rsidRDefault="009B53D4" w:rsidP="000C6C60">
      <w:pPr>
        <w:pStyle w:val="ListParagraph"/>
        <w:numPr>
          <w:ilvl w:val="0"/>
          <w:numId w:val="1"/>
        </w:numPr>
        <w:tabs>
          <w:tab w:val="right" w:pos="5040"/>
        </w:tabs>
      </w:pPr>
      <w:r>
        <w:t>Utah County</w:t>
      </w:r>
      <w:r w:rsidRPr="00A2013D">
        <w:rPr>
          <w:rStyle w:val="apple-tab-span"/>
          <w:rFonts w:ascii="Arial" w:hAnsi="Arial" w:cs="Arial"/>
          <w:color w:val="000000"/>
          <w:sz w:val="22"/>
          <w:szCs w:val="22"/>
        </w:rPr>
        <w:tab/>
      </w:r>
      <w:r>
        <w:t>1789-2881</w:t>
      </w:r>
    </w:p>
    <w:p w14:paraId="63269DED" w14:textId="04F0448F" w:rsidR="009B53D4" w:rsidRDefault="009B53D4" w:rsidP="000C6C60">
      <w:pPr>
        <w:pStyle w:val="ListParagraph"/>
        <w:numPr>
          <w:ilvl w:val="0"/>
          <w:numId w:val="1"/>
        </w:numPr>
        <w:tabs>
          <w:tab w:val="right" w:pos="5040"/>
        </w:tabs>
      </w:pPr>
      <w:r>
        <w:t xml:space="preserve">WFRC Range    </w:t>
      </w:r>
      <w:r w:rsidRPr="00A2013D">
        <w:rPr>
          <w:rStyle w:val="apple-tab-span"/>
          <w:rFonts w:ascii="Arial" w:hAnsi="Arial" w:cs="Arial"/>
          <w:color w:val="000000"/>
          <w:sz w:val="22"/>
          <w:szCs w:val="22"/>
        </w:rPr>
        <w:tab/>
      </w:r>
      <w:r>
        <w:t>1-178</w:t>
      </w:r>
      <w:r w:rsidR="000C6C60">
        <w:t>8</w:t>
      </w:r>
    </w:p>
    <w:p w14:paraId="5B85879B" w14:textId="77777777" w:rsidR="009B53D4" w:rsidRDefault="009B53D4" w:rsidP="000C6C60">
      <w:pPr>
        <w:pStyle w:val="ListParagraph"/>
        <w:numPr>
          <w:ilvl w:val="0"/>
          <w:numId w:val="1"/>
        </w:numPr>
        <w:tabs>
          <w:tab w:val="right" w:pos="5040"/>
        </w:tabs>
      </w:pPr>
      <w:r>
        <w:t xml:space="preserve">MAG Range     </w:t>
      </w:r>
      <w:r w:rsidRPr="00A2013D">
        <w:rPr>
          <w:rStyle w:val="apple-tab-span"/>
          <w:rFonts w:ascii="Arial" w:hAnsi="Arial" w:cs="Arial"/>
          <w:color w:val="000000"/>
          <w:sz w:val="22"/>
          <w:szCs w:val="22"/>
        </w:rPr>
        <w:tab/>
      </w:r>
      <w:r>
        <w:t>1789-2881</w:t>
      </w:r>
    </w:p>
    <w:p w14:paraId="7B8DE7A3" w14:textId="34EE81F4" w:rsidR="009B53D4" w:rsidRDefault="009B53D4" w:rsidP="0030183C">
      <w:pPr>
        <w:pStyle w:val="Heading3"/>
      </w:pPr>
      <w:bookmarkStart w:id="194" w:name="_Toc95889723"/>
      <w:r>
        <w:t>External Zones</w:t>
      </w:r>
      <w:bookmarkEnd w:id="194"/>
    </w:p>
    <w:p w14:paraId="0DFC56B2" w14:textId="77777777" w:rsidR="009B53D4" w:rsidRDefault="009B53D4" w:rsidP="000C6C60">
      <w:pPr>
        <w:pStyle w:val="ListParagraph"/>
        <w:numPr>
          <w:ilvl w:val="0"/>
          <w:numId w:val="2"/>
        </w:numPr>
        <w:tabs>
          <w:tab w:val="right" w:pos="5040"/>
        </w:tabs>
      </w:pPr>
      <w:r>
        <w:t>Bird Refuge</w:t>
      </w:r>
      <w:r w:rsidRPr="00A2013D">
        <w:rPr>
          <w:rStyle w:val="apple-tab-span"/>
          <w:rFonts w:ascii="Arial" w:hAnsi="Arial" w:cs="Arial"/>
          <w:color w:val="000000"/>
          <w:sz w:val="22"/>
          <w:szCs w:val="22"/>
        </w:rPr>
        <w:tab/>
      </w:r>
      <w:r>
        <w:t>136</w:t>
      </w:r>
    </w:p>
    <w:p w14:paraId="2496B585" w14:textId="77777777" w:rsidR="009B53D4" w:rsidRDefault="009B53D4" w:rsidP="000C6C60">
      <w:pPr>
        <w:pStyle w:val="ListParagraph"/>
        <w:numPr>
          <w:ilvl w:val="0"/>
          <w:numId w:val="2"/>
        </w:numPr>
        <w:tabs>
          <w:tab w:val="right" w:pos="5040"/>
        </w:tabs>
      </w:pPr>
      <w:r>
        <w:t>SR-13/SR-83 to Corinne</w:t>
      </w:r>
      <w:r w:rsidRPr="00A2013D">
        <w:rPr>
          <w:rStyle w:val="apple-tab-span"/>
          <w:rFonts w:ascii="Arial" w:hAnsi="Arial" w:cs="Arial"/>
          <w:color w:val="000000"/>
          <w:sz w:val="22"/>
          <w:szCs w:val="22"/>
        </w:rPr>
        <w:tab/>
      </w:r>
      <w:r>
        <w:t>137</w:t>
      </w:r>
    </w:p>
    <w:p w14:paraId="44BE7466" w14:textId="77777777" w:rsidR="009B53D4" w:rsidRDefault="009B53D4" w:rsidP="000C6C60">
      <w:pPr>
        <w:pStyle w:val="ListParagraph"/>
        <w:numPr>
          <w:ilvl w:val="0"/>
          <w:numId w:val="2"/>
        </w:numPr>
        <w:tabs>
          <w:tab w:val="right" w:pos="5040"/>
        </w:tabs>
      </w:pPr>
      <w:r>
        <w:t>I-15 to Tremonton</w:t>
      </w:r>
      <w:r w:rsidRPr="00A2013D">
        <w:rPr>
          <w:rStyle w:val="apple-tab-span"/>
          <w:rFonts w:ascii="Arial" w:hAnsi="Arial" w:cs="Arial"/>
          <w:color w:val="000000"/>
          <w:sz w:val="22"/>
          <w:szCs w:val="22"/>
        </w:rPr>
        <w:tab/>
      </w:r>
      <w:r>
        <w:t>138</w:t>
      </w:r>
    </w:p>
    <w:p w14:paraId="59845906" w14:textId="77777777" w:rsidR="009B53D4" w:rsidRDefault="009B53D4" w:rsidP="000C6C60">
      <w:pPr>
        <w:pStyle w:val="ListParagraph"/>
        <w:numPr>
          <w:ilvl w:val="0"/>
          <w:numId w:val="2"/>
        </w:numPr>
        <w:tabs>
          <w:tab w:val="right" w:pos="5040"/>
        </w:tabs>
      </w:pPr>
      <w:r>
        <w:t>SR-38 to Riverside</w:t>
      </w:r>
      <w:r w:rsidRPr="00A2013D">
        <w:rPr>
          <w:rStyle w:val="apple-tab-span"/>
          <w:rFonts w:ascii="Arial" w:hAnsi="Arial" w:cs="Arial"/>
          <w:color w:val="000000"/>
          <w:sz w:val="22"/>
          <w:szCs w:val="22"/>
        </w:rPr>
        <w:tab/>
      </w:r>
      <w:r>
        <w:t>139</w:t>
      </w:r>
    </w:p>
    <w:p w14:paraId="45583191" w14:textId="77777777" w:rsidR="009B53D4" w:rsidRDefault="009B53D4" w:rsidP="000C6C60">
      <w:pPr>
        <w:pStyle w:val="ListParagraph"/>
        <w:numPr>
          <w:ilvl w:val="0"/>
          <w:numId w:val="2"/>
        </w:numPr>
        <w:tabs>
          <w:tab w:val="right" w:pos="5040"/>
        </w:tabs>
      </w:pPr>
      <w:r>
        <w:t>US-89 to Logan</w:t>
      </w:r>
      <w:r w:rsidRPr="00A2013D">
        <w:rPr>
          <w:rStyle w:val="apple-tab-span"/>
          <w:rFonts w:ascii="Arial" w:hAnsi="Arial" w:cs="Arial"/>
          <w:color w:val="000000"/>
          <w:sz w:val="22"/>
          <w:szCs w:val="22"/>
        </w:rPr>
        <w:tab/>
      </w:r>
      <w:r>
        <w:t>140</w:t>
      </w:r>
    </w:p>
    <w:p w14:paraId="63726137" w14:textId="77777777" w:rsidR="009B53D4" w:rsidRDefault="009B53D4" w:rsidP="000C6C60">
      <w:pPr>
        <w:pStyle w:val="ListParagraph"/>
        <w:numPr>
          <w:ilvl w:val="0"/>
          <w:numId w:val="2"/>
        </w:numPr>
        <w:tabs>
          <w:tab w:val="right" w:pos="5040"/>
        </w:tabs>
      </w:pPr>
      <w:r>
        <w:t>FAR-3462 N Ogden Pass</w:t>
      </w:r>
      <w:r w:rsidRPr="00A2013D">
        <w:rPr>
          <w:rStyle w:val="apple-tab-span"/>
          <w:rFonts w:ascii="Arial" w:hAnsi="Arial" w:cs="Arial"/>
          <w:color w:val="000000"/>
          <w:sz w:val="22"/>
          <w:szCs w:val="22"/>
        </w:rPr>
        <w:tab/>
      </w:r>
      <w:r>
        <w:t>421</w:t>
      </w:r>
    </w:p>
    <w:p w14:paraId="36085725" w14:textId="77777777" w:rsidR="009B53D4" w:rsidRDefault="009B53D4" w:rsidP="000C6C60">
      <w:pPr>
        <w:pStyle w:val="ListParagraph"/>
        <w:numPr>
          <w:ilvl w:val="0"/>
          <w:numId w:val="2"/>
        </w:numPr>
        <w:tabs>
          <w:tab w:val="right" w:pos="5040"/>
        </w:tabs>
      </w:pPr>
      <w:r>
        <w:t>SR-39 Ogden Canyon</w:t>
      </w:r>
      <w:r w:rsidRPr="00A2013D">
        <w:rPr>
          <w:rStyle w:val="apple-tab-span"/>
          <w:rFonts w:ascii="Arial" w:hAnsi="Arial" w:cs="Arial"/>
          <w:color w:val="000000"/>
          <w:sz w:val="22"/>
          <w:szCs w:val="22"/>
        </w:rPr>
        <w:tab/>
      </w:r>
      <w:r>
        <w:t>422</w:t>
      </w:r>
    </w:p>
    <w:p w14:paraId="7903E9F3" w14:textId="77777777" w:rsidR="009B53D4" w:rsidRDefault="009B53D4" w:rsidP="000C6C60">
      <w:pPr>
        <w:pStyle w:val="ListParagraph"/>
        <w:numPr>
          <w:ilvl w:val="0"/>
          <w:numId w:val="2"/>
        </w:numPr>
        <w:tabs>
          <w:tab w:val="right" w:pos="5040"/>
        </w:tabs>
      </w:pPr>
      <w:r>
        <w:t>I-84 to Summit</w:t>
      </w:r>
      <w:r w:rsidRPr="00A2013D">
        <w:rPr>
          <w:rStyle w:val="apple-tab-span"/>
          <w:rFonts w:ascii="Arial" w:hAnsi="Arial" w:cs="Arial"/>
          <w:color w:val="000000"/>
          <w:sz w:val="22"/>
          <w:szCs w:val="22"/>
        </w:rPr>
        <w:tab/>
      </w:r>
      <w:r>
        <w:t>423</w:t>
      </w:r>
    </w:p>
    <w:p w14:paraId="2633025E" w14:textId="77777777" w:rsidR="009B53D4" w:rsidRDefault="009B53D4" w:rsidP="000C6C60">
      <w:pPr>
        <w:pStyle w:val="ListParagraph"/>
        <w:numPr>
          <w:ilvl w:val="0"/>
          <w:numId w:val="2"/>
        </w:numPr>
        <w:tabs>
          <w:tab w:val="right" w:pos="5040"/>
        </w:tabs>
      </w:pPr>
      <w:r>
        <w:t>I-80 to Tooele</w:t>
      </w:r>
      <w:r w:rsidRPr="00A2013D">
        <w:rPr>
          <w:rStyle w:val="apple-tab-span"/>
          <w:rFonts w:ascii="Arial" w:hAnsi="Arial" w:cs="Arial"/>
          <w:color w:val="000000"/>
          <w:sz w:val="22"/>
          <w:szCs w:val="22"/>
        </w:rPr>
        <w:tab/>
      </w:r>
      <w:r>
        <w:t>1782</w:t>
      </w:r>
    </w:p>
    <w:p w14:paraId="0DEEA9FE" w14:textId="77777777" w:rsidR="009B53D4" w:rsidRDefault="009B53D4" w:rsidP="000C6C60">
      <w:pPr>
        <w:pStyle w:val="ListParagraph"/>
        <w:numPr>
          <w:ilvl w:val="0"/>
          <w:numId w:val="2"/>
        </w:numPr>
        <w:tabs>
          <w:tab w:val="right" w:pos="5040"/>
        </w:tabs>
      </w:pPr>
      <w:r>
        <w:t>SR-201 to Tooele</w:t>
      </w:r>
      <w:r w:rsidRPr="00A2013D">
        <w:rPr>
          <w:rStyle w:val="apple-tab-span"/>
          <w:rFonts w:ascii="Arial" w:hAnsi="Arial" w:cs="Arial"/>
          <w:color w:val="000000"/>
          <w:sz w:val="22"/>
          <w:szCs w:val="22"/>
        </w:rPr>
        <w:tab/>
      </w:r>
      <w:r>
        <w:t>1783</w:t>
      </w:r>
    </w:p>
    <w:p w14:paraId="17FC2096" w14:textId="77777777" w:rsidR="009B53D4" w:rsidRDefault="009B53D4" w:rsidP="000C6C60">
      <w:pPr>
        <w:pStyle w:val="ListParagraph"/>
        <w:numPr>
          <w:ilvl w:val="0"/>
          <w:numId w:val="2"/>
        </w:numPr>
        <w:tabs>
          <w:tab w:val="right" w:pos="5040"/>
        </w:tabs>
      </w:pPr>
      <w:r>
        <w:t>FAR-2292 Emigration Canyon</w:t>
      </w:r>
      <w:r w:rsidRPr="00A2013D">
        <w:rPr>
          <w:rStyle w:val="apple-tab-span"/>
          <w:rFonts w:ascii="Arial" w:hAnsi="Arial" w:cs="Arial"/>
          <w:color w:val="000000"/>
          <w:sz w:val="22"/>
          <w:szCs w:val="22"/>
        </w:rPr>
        <w:tab/>
      </w:r>
      <w:r>
        <w:t>1784</w:t>
      </w:r>
    </w:p>
    <w:p w14:paraId="3E7ACD85" w14:textId="77777777" w:rsidR="009B53D4" w:rsidRDefault="009B53D4" w:rsidP="000C6C60">
      <w:pPr>
        <w:pStyle w:val="ListParagraph"/>
        <w:numPr>
          <w:ilvl w:val="0"/>
          <w:numId w:val="2"/>
        </w:numPr>
        <w:tabs>
          <w:tab w:val="right" w:pos="5040"/>
        </w:tabs>
      </w:pPr>
      <w:r>
        <w:t>I-80 East Parley's</w:t>
      </w:r>
      <w:r w:rsidRPr="00A2013D">
        <w:rPr>
          <w:rStyle w:val="apple-tab-span"/>
          <w:rFonts w:ascii="Arial" w:hAnsi="Arial" w:cs="Arial"/>
          <w:color w:val="000000"/>
          <w:sz w:val="22"/>
          <w:szCs w:val="22"/>
        </w:rPr>
        <w:tab/>
      </w:r>
      <w:r>
        <w:t>1785</w:t>
      </w:r>
    </w:p>
    <w:p w14:paraId="082B358C" w14:textId="77777777" w:rsidR="009B53D4" w:rsidRDefault="009B53D4" w:rsidP="000C6C60">
      <w:pPr>
        <w:pStyle w:val="ListParagraph"/>
        <w:numPr>
          <w:ilvl w:val="0"/>
          <w:numId w:val="2"/>
        </w:numPr>
        <w:tabs>
          <w:tab w:val="right" w:pos="5040"/>
        </w:tabs>
      </w:pPr>
      <w:r>
        <w:t>Millcreek Canyon</w:t>
      </w:r>
      <w:r w:rsidRPr="00A2013D">
        <w:rPr>
          <w:rStyle w:val="apple-tab-span"/>
          <w:rFonts w:ascii="Arial" w:hAnsi="Arial" w:cs="Arial"/>
          <w:color w:val="000000"/>
          <w:sz w:val="22"/>
          <w:szCs w:val="22"/>
        </w:rPr>
        <w:tab/>
      </w:r>
      <w:r>
        <w:t>1786</w:t>
      </w:r>
    </w:p>
    <w:p w14:paraId="7CB1E13F" w14:textId="77777777" w:rsidR="009B53D4" w:rsidRDefault="009B53D4" w:rsidP="000C6C60">
      <w:pPr>
        <w:pStyle w:val="ListParagraph"/>
        <w:numPr>
          <w:ilvl w:val="0"/>
          <w:numId w:val="2"/>
        </w:numPr>
        <w:tabs>
          <w:tab w:val="right" w:pos="5040"/>
        </w:tabs>
      </w:pPr>
      <w:r>
        <w:t>SR-190 Big Cottonwood</w:t>
      </w:r>
      <w:r w:rsidRPr="00A2013D">
        <w:rPr>
          <w:rStyle w:val="apple-tab-span"/>
          <w:rFonts w:ascii="Arial" w:hAnsi="Arial" w:cs="Arial"/>
          <w:color w:val="000000"/>
          <w:sz w:val="22"/>
          <w:szCs w:val="22"/>
        </w:rPr>
        <w:tab/>
      </w:r>
      <w:r>
        <w:t>1787</w:t>
      </w:r>
    </w:p>
    <w:p w14:paraId="4F1B203A" w14:textId="77777777" w:rsidR="009B53D4" w:rsidRDefault="009B53D4" w:rsidP="000C6C60">
      <w:pPr>
        <w:pStyle w:val="ListParagraph"/>
        <w:numPr>
          <w:ilvl w:val="0"/>
          <w:numId w:val="2"/>
        </w:numPr>
        <w:tabs>
          <w:tab w:val="right" w:pos="5040"/>
        </w:tabs>
      </w:pPr>
      <w:r>
        <w:t>SR-210 Little Cottonwood</w:t>
      </w:r>
      <w:r w:rsidRPr="00A2013D">
        <w:rPr>
          <w:rStyle w:val="apple-tab-span"/>
          <w:rFonts w:ascii="Arial" w:hAnsi="Arial" w:cs="Arial"/>
          <w:color w:val="000000"/>
          <w:sz w:val="22"/>
          <w:szCs w:val="22"/>
        </w:rPr>
        <w:tab/>
      </w:r>
      <w:r>
        <w:t>1788</w:t>
      </w:r>
    </w:p>
    <w:p w14:paraId="5EB0321A" w14:textId="77777777" w:rsidR="009B53D4" w:rsidRDefault="009B53D4" w:rsidP="000C6C60">
      <w:pPr>
        <w:pStyle w:val="ListParagraph"/>
        <w:numPr>
          <w:ilvl w:val="0"/>
          <w:numId w:val="2"/>
        </w:numPr>
        <w:tabs>
          <w:tab w:val="right" w:pos="5040"/>
        </w:tabs>
      </w:pPr>
      <w:r>
        <w:t>SR-92 AF Canyon</w:t>
      </w:r>
      <w:r w:rsidRPr="00A2013D">
        <w:rPr>
          <w:rStyle w:val="apple-tab-span"/>
          <w:rFonts w:ascii="Arial" w:hAnsi="Arial" w:cs="Arial"/>
          <w:color w:val="000000"/>
          <w:sz w:val="22"/>
          <w:szCs w:val="22"/>
        </w:rPr>
        <w:tab/>
      </w:r>
      <w:r>
        <w:t>2874</w:t>
      </w:r>
    </w:p>
    <w:p w14:paraId="287EF1E7" w14:textId="77777777" w:rsidR="009B53D4" w:rsidRDefault="009B53D4" w:rsidP="000C6C60">
      <w:pPr>
        <w:pStyle w:val="ListParagraph"/>
        <w:numPr>
          <w:ilvl w:val="0"/>
          <w:numId w:val="2"/>
        </w:numPr>
        <w:tabs>
          <w:tab w:val="right" w:pos="5040"/>
        </w:tabs>
      </w:pPr>
      <w:r>
        <w:t>SR-189 Provo Canyon</w:t>
      </w:r>
      <w:r w:rsidRPr="00A2013D">
        <w:rPr>
          <w:rStyle w:val="apple-tab-span"/>
          <w:rFonts w:ascii="Arial" w:hAnsi="Arial" w:cs="Arial"/>
          <w:color w:val="000000"/>
          <w:sz w:val="22"/>
          <w:szCs w:val="22"/>
        </w:rPr>
        <w:tab/>
      </w:r>
      <w:r>
        <w:t>2875</w:t>
      </w:r>
    </w:p>
    <w:p w14:paraId="2912F852" w14:textId="77777777" w:rsidR="009B53D4" w:rsidRDefault="009B53D4" w:rsidP="000C6C60">
      <w:pPr>
        <w:pStyle w:val="ListParagraph"/>
        <w:numPr>
          <w:ilvl w:val="0"/>
          <w:numId w:val="2"/>
        </w:numPr>
        <w:tabs>
          <w:tab w:val="right" w:pos="5040"/>
        </w:tabs>
      </w:pPr>
      <w:r>
        <w:t>FAR-2865 Hobble Creek Canyon (Springville)</w:t>
      </w:r>
      <w:r w:rsidRPr="00A2013D">
        <w:rPr>
          <w:rStyle w:val="apple-tab-span"/>
          <w:rFonts w:ascii="Arial" w:hAnsi="Arial" w:cs="Arial"/>
          <w:color w:val="000000"/>
          <w:sz w:val="22"/>
          <w:szCs w:val="22"/>
        </w:rPr>
        <w:tab/>
      </w:r>
      <w:r>
        <w:t>2876</w:t>
      </w:r>
    </w:p>
    <w:p w14:paraId="57CD2D9E" w14:textId="77777777" w:rsidR="009B53D4" w:rsidRDefault="009B53D4" w:rsidP="000C6C60">
      <w:pPr>
        <w:pStyle w:val="ListParagraph"/>
        <w:numPr>
          <w:ilvl w:val="0"/>
          <w:numId w:val="2"/>
        </w:numPr>
        <w:tabs>
          <w:tab w:val="right" w:pos="5040"/>
        </w:tabs>
      </w:pPr>
      <w:r>
        <w:t>US-6 Spanish Fork Canyon</w:t>
      </w:r>
      <w:r w:rsidRPr="00A2013D">
        <w:rPr>
          <w:rStyle w:val="apple-tab-span"/>
          <w:rFonts w:ascii="Arial" w:hAnsi="Arial" w:cs="Arial"/>
          <w:color w:val="000000"/>
          <w:sz w:val="22"/>
          <w:szCs w:val="22"/>
        </w:rPr>
        <w:tab/>
      </w:r>
      <w:r>
        <w:t>2877</w:t>
      </w:r>
    </w:p>
    <w:p w14:paraId="755BD957" w14:textId="77777777" w:rsidR="009B53D4" w:rsidRDefault="009B53D4" w:rsidP="000C6C60">
      <w:pPr>
        <w:pStyle w:val="ListParagraph"/>
        <w:numPr>
          <w:ilvl w:val="0"/>
          <w:numId w:val="2"/>
        </w:numPr>
        <w:tabs>
          <w:tab w:val="right" w:pos="5040"/>
        </w:tabs>
      </w:pPr>
      <w:r>
        <w:t>FAR-2822 Payson Canyon</w:t>
      </w:r>
      <w:r w:rsidRPr="00A2013D">
        <w:rPr>
          <w:rStyle w:val="apple-tab-span"/>
          <w:rFonts w:ascii="Arial" w:hAnsi="Arial" w:cs="Arial"/>
          <w:color w:val="000000"/>
          <w:sz w:val="22"/>
          <w:szCs w:val="22"/>
        </w:rPr>
        <w:tab/>
      </w:r>
      <w:r>
        <w:t>2878</w:t>
      </w:r>
    </w:p>
    <w:p w14:paraId="5FADE1BA" w14:textId="77777777" w:rsidR="009B53D4" w:rsidRDefault="009B53D4" w:rsidP="000C6C60">
      <w:pPr>
        <w:pStyle w:val="ListParagraph"/>
        <w:numPr>
          <w:ilvl w:val="0"/>
          <w:numId w:val="2"/>
        </w:numPr>
        <w:tabs>
          <w:tab w:val="right" w:pos="5040"/>
        </w:tabs>
      </w:pPr>
      <w:r>
        <w:t>I-15 to Juab</w:t>
      </w:r>
      <w:r w:rsidRPr="00A2013D">
        <w:rPr>
          <w:rStyle w:val="apple-tab-span"/>
          <w:rFonts w:ascii="Arial" w:hAnsi="Arial" w:cs="Arial"/>
          <w:color w:val="000000"/>
          <w:sz w:val="22"/>
          <w:szCs w:val="22"/>
        </w:rPr>
        <w:tab/>
      </w:r>
      <w:r>
        <w:t>2879</w:t>
      </w:r>
    </w:p>
    <w:p w14:paraId="2CB997FB" w14:textId="77777777" w:rsidR="009B53D4" w:rsidRDefault="009B53D4" w:rsidP="000C6C60">
      <w:pPr>
        <w:pStyle w:val="ListParagraph"/>
        <w:numPr>
          <w:ilvl w:val="0"/>
          <w:numId w:val="2"/>
        </w:numPr>
        <w:tabs>
          <w:tab w:val="right" w:pos="5040"/>
        </w:tabs>
      </w:pPr>
      <w:r>
        <w:t>US-6 Goshen</w:t>
      </w:r>
      <w:r w:rsidRPr="00A2013D">
        <w:rPr>
          <w:rStyle w:val="apple-tab-span"/>
          <w:rFonts w:ascii="Arial" w:hAnsi="Arial" w:cs="Arial"/>
          <w:color w:val="000000"/>
          <w:sz w:val="22"/>
          <w:szCs w:val="22"/>
        </w:rPr>
        <w:tab/>
      </w:r>
      <w:r>
        <w:t>2880</w:t>
      </w:r>
    </w:p>
    <w:p w14:paraId="670831E0" w14:textId="77777777" w:rsidR="009B53D4" w:rsidRDefault="009B53D4" w:rsidP="000C6C60">
      <w:pPr>
        <w:pStyle w:val="ListParagraph"/>
        <w:numPr>
          <w:ilvl w:val="0"/>
          <w:numId w:val="2"/>
        </w:numPr>
        <w:tabs>
          <w:tab w:val="right" w:pos="5040"/>
        </w:tabs>
      </w:pPr>
      <w:r>
        <w:t>SR-73 to Tooele (Cedar Fort)</w:t>
      </w:r>
      <w:r w:rsidRPr="00A2013D">
        <w:rPr>
          <w:rStyle w:val="apple-tab-span"/>
          <w:rFonts w:ascii="Arial" w:hAnsi="Arial" w:cs="Arial"/>
          <w:color w:val="000000"/>
          <w:sz w:val="22"/>
          <w:szCs w:val="22"/>
        </w:rPr>
        <w:tab/>
      </w:r>
      <w:r>
        <w:t>2881</w:t>
      </w:r>
    </w:p>
    <w:p w14:paraId="6465EE7D" w14:textId="3D765FE6" w:rsidR="009B53D4" w:rsidRDefault="009B53D4" w:rsidP="0030183C">
      <w:pPr>
        <w:pStyle w:val="Heading3"/>
      </w:pPr>
      <w:bookmarkStart w:id="195" w:name="_Toc95889724"/>
      <w:r>
        <w:t>College Zones</w:t>
      </w:r>
      <w:bookmarkEnd w:id="195"/>
    </w:p>
    <w:p w14:paraId="357B1EBB" w14:textId="1D4C1F42" w:rsidR="009B53D4" w:rsidRDefault="009B53D4" w:rsidP="0006470F">
      <w:r>
        <w:t>College zones are called out specifically in the home-based college trip table creation model and in the trip generation model</w:t>
      </w:r>
      <w:r w:rsidR="00192CE2">
        <w:t xml:space="preserve">. </w:t>
      </w:r>
    </w:p>
    <w:p w14:paraId="4F56C64C" w14:textId="77777777" w:rsidR="009B53D4" w:rsidRPr="0006470F" w:rsidRDefault="009B53D4" w:rsidP="000C6C60">
      <w:pPr>
        <w:pStyle w:val="ListParagraph"/>
        <w:numPr>
          <w:ilvl w:val="0"/>
          <w:numId w:val="3"/>
        </w:numPr>
        <w:tabs>
          <w:tab w:val="right" w:pos="5040"/>
        </w:tabs>
        <w:rPr>
          <w:color w:val="000000"/>
          <w:szCs w:val="20"/>
        </w:rPr>
      </w:pPr>
      <w:r w:rsidRPr="0006470F">
        <w:rPr>
          <w:color w:val="000000"/>
          <w:szCs w:val="20"/>
        </w:rPr>
        <w:lastRenderedPageBreak/>
        <w:t>LDS Business College</w:t>
      </w:r>
      <w:r w:rsidRPr="0006470F">
        <w:rPr>
          <w:rStyle w:val="apple-tab-span"/>
          <w:rFonts w:ascii="Arial" w:hAnsi="Arial" w:cs="Arial"/>
          <w:color w:val="000000"/>
          <w:szCs w:val="20"/>
        </w:rPr>
        <w:tab/>
      </w:r>
      <w:r w:rsidRPr="0006470F">
        <w:rPr>
          <w:color w:val="000000"/>
          <w:szCs w:val="20"/>
        </w:rPr>
        <w:t>950</w:t>
      </w:r>
    </w:p>
    <w:p w14:paraId="4F022DB2" w14:textId="33A6EF6C" w:rsidR="009B53D4" w:rsidRPr="0006470F" w:rsidRDefault="009B53D4" w:rsidP="000C6C60">
      <w:pPr>
        <w:pStyle w:val="ListParagraph"/>
        <w:numPr>
          <w:ilvl w:val="0"/>
          <w:numId w:val="3"/>
        </w:numPr>
        <w:tabs>
          <w:tab w:val="right" w:pos="5040"/>
        </w:tabs>
        <w:rPr>
          <w:color w:val="000000"/>
          <w:szCs w:val="20"/>
        </w:rPr>
      </w:pPr>
      <w:r w:rsidRPr="0006470F">
        <w:rPr>
          <w:color w:val="000000"/>
          <w:szCs w:val="20"/>
        </w:rPr>
        <w:t>Westminster</w:t>
      </w:r>
      <w:r w:rsidR="00A546C8">
        <w:rPr>
          <w:color w:val="000000"/>
          <w:szCs w:val="20"/>
        </w:rPr>
        <w:t xml:space="preserve"> College</w:t>
      </w:r>
      <w:r w:rsidRPr="0006470F">
        <w:rPr>
          <w:rStyle w:val="apple-tab-span"/>
          <w:rFonts w:ascii="Arial" w:hAnsi="Arial" w:cs="Arial"/>
          <w:color w:val="000000"/>
          <w:szCs w:val="20"/>
        </w:rPr>
        <w:tab/>
      </w:r>
      <w:r w:rsidRPr="0006470F">
        <w:rPr>
          <w:color w:val="000000"/>
          <w:szCs w:val="20"/>
        </w:rPr>
        <w:t>1150</w:t>
      </w:r>
    </w:p>
    <w:p w14:paraId="219FE892"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University of Utah</w:t>
      </w:r>
    </w:p>
    <w:p w14:paraId="0EA9F9E4"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Main</w:t>
      </w:r>
      <w:r w:rsidRPr="0006470F">
        <w:rPr>
          <w:rStyle w:val="apple-tab-span"/>
          <w:rFonts w:ascii="Arial" w:hAnsi="Arial" w:cs="Arial"/>
          <w:color w:val="000000"/>
          <w:szCs w:val="20"/>
        </w:rPr>
        <w:tab/>
      </w:r>
      <w:r w:rsidRPr="0006470F">
        <w:rPr>
          <w:color w:val="000000"/>
          <w:szCs w:val="20"/>
        </w:rPr>
        <w:t>1075</w:t>
      </w:r>
    </w:p>
    <w:p w14:paraId="29E452EE"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Medical</w:t>
      </w:r>
      <w:r w:rsidRPr="0006470F">
        <w:rPr>
          <w:rStyle w:val="apple-tab-span"/>
          <w:rFonts w:ascii="Arial" w:hAnsi="Arial" w:cs="Arial"/>
          <w:color w:val="000000"/>
          <w:szCs w:val="20"/>
        </w:rPr>
        <w:tab/>
      </w:r>
      <w:r w:rsidRPr="0006470F">
        <w:rPr>
          <w:color w:val="000000"/>
          <w:szCs w:val="20"/>
        </w:rPr>
        <w:t>1076</w:t>
      </w:r>
    </w:p>
    <w:p w14:paraId="374E49A8" w14:textId="77777777" w:rsidR="009B53D4" w:rsidRPr="0006470F" w:rsidRDefault="009B53D4" w:rsidP="000C6C60">
      <w:pPr>
        <w:pStyle w:val="ListParagraph"/>
        <w:numPr>
          <w:ilvl w:val="0"/>
          <w:numId w:val="3"/>
        </w:numPr>
        <w:tabs>
          <w:tab w:val="right" w:pos="5040"/>
        </w:tabs>
        <w:rPr>
          <w:color w:val="000000"/>
          <w:szCs w:val="20"/>
        </w:rPr>
      </w:pPr>
      <w:r w:rsidRPr="0006470F">
        <w:rPr>
          <w:color w:val="000000"/>
          <w:szCs w:val="20"/>
        </w:rPr>
        <w:t>Weber State University</w:t>
      </w:r>
      <w:r w:rsidRPr="0006470F">
        <w:rPr>
          <w:rStyle w:val="apple-tab-span"/>
          <w:rFonts w:ascii="Arial" w:hAnsi="Arial" w:cs="Arial"/>
          <w:color w:val="000000"/>
          <w:szCs w:val="20"/>
        </w:rPr>
        <w:tab/>
      </w:r>
    </w:p>
    <w:p w14:paraId="516C79A9"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Ogden</w:t>
      </w:r>
      <w:r w:rsidRPr="0006470F">
        <w:rPr>
          <w:rStyle w:val="apple-tab-span"/>
          <w:rFonts w:ascii="Arial" w:hAnsi="Arial" w:cs="Arial"/>
          <w:color w:val="000000"/>
          <w:szCs w:val="20"/>
        </w:rPr>
        <w:tab/>
      </w:r>
      <w:r w:rsidRPr="0006470F">
        <w:rPr>
          <w:color w:val="000000"/>
          <w:szCs w:val="20"/>
        </w:rPr>
        <w:t>383</w:t>
      </w:r>
    </w:p>
    <w:p w14:paraId="49843B1C"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Davis</w:t>
      </w:r>
      <w:r w:rsidRPr="0006470F">
        <w:rPr>
          <w:rStyle w:val="apple-tab-span"/>
          <w:rFonts w:ascii="Arial" w:hAnsi="Arial" w:cs="Arial"/>
          <w:color w:val="000000"/>
          <w:szCs w:val="20"/>
        </w:rPr>
        <w:tab/>
      </w:r>
      <w:r w:rsidRPr="0006470F">
        <w:rPr>
          <w:color w:val="000000"/>
          <w:szCs w:val="20"/>
        </w:rPr>
        <w:t>525</w:t>
      </w:r>
    </w:p>
    <w:p w14:paraId="70DC7E88"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West</w:t>
      </w:r>
      <w:r w:rsidRPr="0006470F">
        <w:rPr>
          <w:rStyle w:val="apple-tab-span"/>
          <w:rFonts w:ascii="Arial" w:hAnsi="Arial" w:cs="Arial"/>
          <w:color w:val="000000"/>
          <w:szCs w:val="20"/>
        </w:rPr>
        <w:tab/>
      </w:r>
      <w:r w:rsidRPr="0006470F">
        <w:rPr>
          <w:color w:val="000000"/>
          <w:szCs w:val="20"/>
        </w:rPr>
        <w:t>290</w:t>
      </w:r>
    </w:p>
    <w:p w14:paraId="55EF0DAF" w14:textId="77777777" w:rsidR="009B53D4" w:rsidRPr="0006470F" w:rsidRDefault="009B53D4" w:rsidP="000C6C60">
      <w:pPr>
        <w:pStyle w:val="ListParagraph"/>
        <w:numPr>
          <w:ilvl w:val="0"/>
          <w:numId w:val="3"/>
        </w:numPr>
        <w:tabs>
          <w:tab w:val="right" w:pos="5040"/>
        </w:tabs>
        <w:rPr>
          <w:color w:val="000000"/>
          <w:szCs w:val="20"/>
        </w:rPr>
      </w:pPr>
      <w:r w:rsidRPr="0006470F">
        <w:rPr>
          <w:color w:val="000000"/>
          <w:szCs w:val="20"/>
        </w:rPr>
        <w:t>Salt Lake Community College</w:t>
      </w:r>
      <w:r w:rsidRPr="0006470F">
        <w:rPr>
          <w:rStyle w:val="apple-tab-span"/>
          <w:rFonts w:ascii="Arial" w:hAnsi="Arial" w:cs="Arial"/>
          <w:color w:val="000000"/>
          <w:szCs w:val="20"/>
        </w:rPr>
        <w:tab/>
      </w:r>
    </w:p>
    <w:p w14:paraId="4EECCA2A"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Taylorsville</w:t>
      </w:r>
      <w:r w:rsidRPr="0006470F">
        <w:rPr>
          <w:rStyle w:val="apple-tab-span"/>
          <w:rFonts w:ascii="Arial" w:hAnsi="Arial" w:cs="Arial"/>
          <w:color w:val="000000"/>
          <w:szCs w:val="20"/>
        </w:rPr>
        <w:tab/>
      </w:r>
      <w:r w:rsidRPr="0006470F">
        <w:rPr>
          <w:color w:val="000000"/>
          <w:szCs w:val="20"/>
        </w:rPr>
        <w:t>897</w:t>
      </w:r>
    </w:p>
    <w:p w14:paraId="6D14940F"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South City</w:t>
      </w:r>
      <w:r w:rsidRPr="0006470F">
        <w:rPr>
          <w:rStyle w:val="apple-tab-span"/>
          <w:rFonts w:ascii="Arial" w:hAnsi="Arial" w:cs="Arial"/>
          <w:color w:val="000000"/>
          <w:szCs w:val="20"/>
        </w:rPr>
        <w:tab/>
      </w:r>
      <w:r w:rsidRPr="0006470F">
        <w:rPr>
          <w:color w:val="000000"/>
          <w:szCs w:val="20"/>
        </w:rPr>
        <w:t>1126</w:t>
      </w:r>
    </w:p>
    <w:p w14:paraId="4980E561"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Jordan</w:t>
      </w:r>
      <w:r w:rsidRPr="0006470F">
        <w:rPr>
          <w:rStyle w:val="apple-tab-span"/>
          <w:rFonts w:ascii="Arial" w:hAnsi="Arial" w:cs="Arial"/>
          <w:color w:val="000000"/>
          <w:szCs w:val="20"/>
        </w:rPr>
        <w:tab/>
      </w:r>
      <w:r w:rsidRPr="0006470F">
        <w:rPr>
          <w:color w:val="000000"/>
          <w:szCs w:val="20"/>
        </w:rPr>
        <w:t>1493</w:t>
      </w:r>
    </w:p>
    <w:p w14:paraId="70ECA3A9"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Meadowbrook</w:t>
      </w:r>
      <w:r w:rsidRPr="0006470F">
        <w:rPr>
          <w:rStyle w:val="apple-tab-span"/>
          <w:rFonts w:ascii="Arial" w:hAnsi="Arial" w:cs="Arial"/>
          <w:color w:val="000000"/>
          <w:szCs w:val="20"/>
        </w:rPr>
        <w:tab/>
      </w:r>
      <w:r w:rsidRPr="0006470F">
        <w:rPr>
          <w:color w:val="000000"/>
          <w:szCs w:val="20"/>
        </w:rPr>
        <w:t>1206</w:t>
      </w:r>
    </w:p>
    <w:p w14:paraId="414F7A0A"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Miller</w:t>
      </w:r>
      <w:r w:rsidRPr="0006470F">
        <w:rPr>
          <w:rStyle w:val="apple-tab-span"/>
          <w:rFonts w:ascii="Arial" w:hAnsi="Arial" w:cs="Arial"/>
          <w:color w:val="000000"/>
          <w:szCs w:val="20"/>
        </w:rPr>
        <w:tab/>
      </w:r>
      <w:r w:rsidRPr="0006470F">
        <w:rPr>
          <w:color w:val="000000"/>
          <w:szCs w:val="20"/>
        </w:rPr>
        <w:t>1516</w:t>
      </w:r>
    </w:p>
    <w:p w14:paraId="21099DFD"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Library Square</w:t>
      </w:r>
      <w:r w:rsidRPr="0006470F">
        <w:rPr>
          <w:rStyle w:val="apple-tab-span"/>
          <w:rFonts w:ascii="Arial" w:hAnsi="Arial" w:cs="Arial"/>
          <w:color w:val="000000"/>
          <w:szCs w:val="20"/>
        </w:rPr>
        <w:tab/>
      </w:r>
      <w:r w:rsidRPr="0006470F">
        <w:rPr>
          <w:color w:val="000000"/>
          <w:szCs w:val="20"/>
        </w:rPr>
        <w:t>989</w:t>
      </w:r>
    </w:p>
    <w:p w14:paraId="08FEA9E9"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Highland</w:t>
      </w:r>
      <w:r w:rsidRPr="0006470F">
        <w:rPr>
          <w:rStyle w:val="apple-tab-span"/>
          <w:rFonts w:ascii="Arial" w:hAnsi="Arial" w:cs="Arial"/>
          <w:color w:val="000000"/>
          <w:szCs w:val="20"/>
        </w:rPr>
        <w:tab/>
      </w:r>
      <w:r w:rsidRPr="0006470F">
        <w:rPr>
          <w:color w:val="000000"/>
          <w:szCs w:val="20"/>
        </w:rPr>
        <w:t>1294</w:t>
      </w:r>
    </w:p>
    <w:p w14:paraId="2CC90F8F"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Airport</w:t>
      </w:r>
      <w:r w:rsidRPr="0006470F">
        <w:rPr>
          <w:rStyle w:val="apple-tab-span"/>
          <w:rFonts w:ascii="Arial" w:hAnsi="Arial" w:cs="Arial"/>
          <w:color w:val="000000"/>
          <w:szCs w:val="20"/>
        </w:rPr>
        <w:tab/>
      </w:r>
      <w:r w:rsidRPr="0006470F">
        <w:rPr>
          <w:color w:val="000000"/>
          <w:szCs w:val="20"/>
        </w:rPr>
        <w:t>746</w:t>
      </w:r>
    </w:p>
    <w:p w14:paraId="3866B877"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Westpointe</w:t>
      </w:r>
      <w:r w:rsidRPr="0006470F">
        <w:rPr>
          <w:rStyle w:val="apple-tab-span"/>
          <w:rFonts w:ascii="Arial" w:hAnsi="Arial" w:cs="Arial"/>
          <w:color w:val="000000"/>
          <w:szCs w:val="20"/>
        </w:rPr>
        <w:tab/>
      </w:r>
      <w:r w:rsidRPr="0006470F">
        <w:rPr>
          <w:color w:val="000000"/>
          <w:szCs w:val="20"/>
        </w:rPr>
        <w:t>745</w:t>
      </w:r>
    </w:p>
    <w:p w14:paraId="57BF8D10" w14:textId="07574FDC" w:rsidR="009B53D4" w:rsidRPr="0006470F" w:rsidRDefault="009B53D4" w:rsidP="000C6C60">
      <w:pPr>
        <w:pStyle w:val="ListParagraph"/>
        <w:numPr>
          <w:ilvl w:val="1"/>
          <w:numId w:val="3"/>
        </w:numPr>
        <w:tabs>
          <w:tab w:val="right" w:pos="5040"/>
        </w:tabs>
        <w:rPr>
          <w:color w:val="000000"/>
          <w:szCs w:val="20"/>
        </w:rPr>
      </w:pPr>
      <w:del w:id="196" w:author="Bill Hereth" w:date="2022-01-06T13:48:00Z">
        <w:r w:rsidRPr="0006470F" w:rsidDel="00BC7917">
          <w:rPr>
            <w:color w:val="000000"/>
            <w:szCs w:val="20"/>
          </w:rPr>
          <w:delText>Heriman</w:delText>
        </w:r>
      </w:del>
      <w:ins w:id="197" w:author="Bill Hereth" w:date="2022-01-06T13:48:00Z">
        <w:r w:rsidR="00BC7917" w:rsidRPr="0006470F">
          <w:rPr>
            <w:color w:val="000000"/>
            <w:szCs w:val="20"/>
          </w:rPr>
          <w:t>Herriman</w:t>
        </w:r>
      </w:ins>
      <w:r w:rsidRPr="0006470F">
        <w:rPr>
          <w:rStyle w:val="apple-tab-span"/>
          <w:rFonts w:ascii="Arial" w:hAnsi="Arial" w:cs="Arial"/>
          <w:color w:val="000000"/>
          <w:szCs w:val="20"/>
        </w:rPr>
        <w:tab/>
      </w:r>
      <w:r w:rsidRPr="0006470F">
        <w:rPr>
          <w:color w:val="000000"/>
          <w:szCs w:val="20"/>
        </w:rPr>
        <w:t>1607</w:t>
      </w:r>
    </w:p>
    <w:p w14:paraId="6A9384DD" w14:textId="77777777" w:rsidR="009B53D4" w:rsidRPr="0006470F" w:rsidRDefault="009B53D4" w:rsidP="000C6C60">
      <w:pPr>
        <w:pStyle w:val="ListParagraph"/>
        <w:numPr>
          <w:ilvl w:val="0"/>
          <w:numId w:val="3"/>
        </w:numPr>
        <w:tabs>
          <w:tab w:val="right" w:pos="5040"/>
        </w:tabs>
        <w:rPr>
          <w:color w:val="000000"/>
          <w:szCs w:val="20"/>
        </w:rPr>
      </w:pPr>
      <w:r w:rsidRPr="0006470F">
        <w:rPr>
          <w:color w:val="000000"/>
          <w:szCs w:val="20"/>
        </w:rPr>
        <w:t>Brigham Young University</w:t>
      </w:r>
      <w:r w:rsidRPr="0006470F">
        <w:rPr>
          <w:rStyle w:val="apple-tab-span"/>
          <w:rFonts w:ascii="Arial" w:hAnsi="Arial" w:cs="Arial"/>
          <w:color w:val="000000"/>
          <w:szCs w:val="20"/>
        </w:rPr>
        <w:tab/>
      </w:r>
      <w:r w:rsidRPr="0006470F">
        <w:rPr>
          <w:color w:val="000000"/>
          <w:szCs w:val="20"/>
        </w:rPr>
        <w:t>2384</w:t>
      </w:r>
    </w:p>
    <w:p w14:paraId="385CFB43" w14:textId="77777777" w:rsidR="009B53D4" w:rsidRPr="0006470F" w:rsidRDefault="009B53D4" w:rsidP="000C6C60">
      <w:pPr>
        <w:pStyle w:val="ListParagraph"/>
        <w:numPr>
          <w:ilvl w:val="0"/>
          <w:numId w:val="3"/>
        </w:numPr>
        <w:tabs>
          <w:tab w:val="right" w:pos="5040"/>
        </w:tabs>
        <w:rPr>
          <w:color w:val="000000"/>
          <w:szCs w:val="20"/>
        </w:rPr>
      </w:pPr>
      <w:r w:rsidRPr="0006470F">
        <w:rPr>
          <w:color w:val="000000"/>
          <w:szCs w:val="20"/>
        </w:rPr>
        <w:t>Utah Valley University</w:t>
      </w:r>
      <w:r w:rsidRPr="0006470F">
        <w:rPr>
          <w:rStyle w:val="apple-tab-span"/>
          <w:rFonts w:ascii="Arial" w:hAnsi="Arial" w:cs="Arial"/>
          <w:color w:val="000000"/>
          <w:szCs w:val="20"/>
        </w:rPr>
        <w:tab/>
      </w:r>
    </w:p>
    <w:p w14:paraId="621FFF2C"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Main</w:t>
      </w:r>
      <w:r w:rsidRPr="0006470F">
        <w:rPr>
          <w:rStyle w:val="apple-tab-span"/>
          <w:rFonts w:ascii="Arial" w:hAnsi="Arial" w:cs="Arial"/>
          <w:color w:val="000000"/>
          <w:szCs w:val="20"/>
        </w:rPr>
        <w:tab/>
      </w:r>
      <w:r w:rsidRPr="0006470F">
        <w:rPr>
          <w:color w:val="000000"/>
          <w:szCs w:val="20"/>
        </w:rPr>
        <w:t>2326</w:t>
      </w:r>
    </w:p>
    <w:p w14:paraId="008D1FEB"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Geneva</w:t>
      </w:r>
      <w:r w:rsidRPr="0006470F">
        <w:rPr>
          <w:rStyle w:val="apple-tab-span"/>
          <w:rFonts w:ascii="Arial" w:hAnsi="Arial" w:cs="Arial"/>
          <w:color w:val="000000"/>
          <w:szCs w:val="20"/>
        </w:rPr>
        <w:tab/>
      </w:r>
      <w:r w:rsidRPr="0006470F">
        <w:rPr>
          <w:color w:val="000000"/>
          <w:szCs w:val="20"/>
        </w:rPr>
        <w:t>2280</w:t>
      </w:r>
    </w:p>
    <w:p w14:paraId="410E212F"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Thanksgiving Point</w:t>
      </w:r>
      <w:r w:rsidRPr="0006470F">
        <w:rPr>
          <w:rStyle w:val="apple-tab-span"/>
          <w:rFonts w:ascii="Arial" w:hAnsi="Arial" w:cs="Arial"/>
          <w:color w:val="000000"/>
          <w:szCs w:val="20"/>
        </w:rPr>
        <w:tab/>
      </w:r>
      <w:r w:rsidRPr="0006470F">
        <w:rPr>
          <w:color w:val="000000"/>
          <w:szCs w:val="20"/>
        </w:rPr>
        <w:t>2099</w:t>
      </w:r>
    </w:p>
    <w:p w14:paraId="561BE55C"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Vineyard</w:t>
      </w:r>
      <w:r w:rsidRPr="0006470F">
        <w:rPr>
          <w:rStyle w:val="apple-tab-span"/>
          <w:rFonts w:ascii="Arial" w:hAnsi="Arial" w:cs="Arial"/>
          <w:color w:val="000000"/>
          <w:szCs w:val="20"/>
        </w:rPr>
        <w:tab/>
      </w:r>
      <w:r w:rsidRPr="0006470F">
        <w:rPr>
          <w:color w:val="000000"/>
          <w:szCs w:val="20"/>
        </w:rPr>
        <w:t>2259</w:t>
      </w:r>
    </w:p>
    <w:p w14:paraId="073AE533" w14:textId="77777777" w:rsidR="009B53D4" w:rsidRPr="0006470F" w:rsidRDefault="009B53D4" w:rsidP="000C6C60">
      <w:pPr>
        <w:pStyle w:val="ListParagraph"/>
        <w:numPr>
          <w:ilvl w:val="1"/>
          <w:numId w:val="3"/>
        </w:numPr>
        <w:tabs>
          <w:tab w:val="right" w:pos="5040"/>
        </w:tabs>
        <w:rPr>
          <w:color w:val="000000"/>
          <w:szCs w:val="20"/>
        </w:rPr>
      </w:pPr>
      <w:r w:rsidRPr="0006470F">
        <w:rPr>
          <w:color w:val="000000"/>
          <w:szCs w:val="20"/>
        </w:rPr>
        <w:t>Payson</w:t>
      </w:r>
      <w:r w:rsidRPr="0006470F">
        <w:rPr>
          <w:rStyle w:val="apple-tab-span"/>
          <w:rFonts w:ascii="Arial" w:hAnsi="Arial" w:cs="Arial"/>
          <w:color w:val="000000"/>
          <w:szCs w:val="20"/>
        </w:rPr>
        <w:tab/>
      </w:r>
      <w:r w:rsidRPr="0006470F">
        <w:rPr>
          <w:color w:val="000000"/>
          <w:szCs w:val="20"/>
        </w:rPr>
        <w:t>2690</w:t>
      </w:r>
    </w:p>
    <w:p w14:paraId="78E127C4" w14:textId="1D460261" w:rsidR="009B53D4" w:rsidRDefault="009B53D4" w:rsidP="0030183C">
      <w:pPr>
        <w:pStyle w:val="Heading3"/>
      </w:pPr>
      <w:bookmarkStart w:id="198" w:name="_Toc95889725"/>
      <w:r>
        <w:t>Special Generator Zones</w:t>
      </w:r>
      <w:bookmarkEnd w:id="198"/>
    </w:p>
    <w:p w14:paraId="70BF86CE" w14:textId="77777777" w:rsidR="009B53D4" w:rsidRDefault="009B53D4" w:rsidP="0006470F">
      <w:r>
        <w:t>The following zones are used to calculate special generator trips in the trip generation model.</w:t>
      </w:r>
    </w:p>
    <w:p w14:paraId="7EA38FBB" w14:textId="29EBB42A" w:rsidR="009B53D4" w:rsidRPr="00A2013D" w:rsidRDefault="009B53D4" w:rsidP="000C6C60">
      <w:pPr>
        <w:pStyle w:val="ListParagraph"/>
        <w:numPr>
          <w:ilvl w:val="0"/>
          <w:numId w:val="46"/>
        </w:numPr>
        <w:tabs>
          <w:tab w:val="clear" w:pos="720"/>
          <w:tab w:val="right" w:pos="5040"/>
        </w:tabs>
      </w:pPr>
      <w:r w:rsidRPr="00A2013D">
        <w:t>Lagoon</w:t>
      </w:r>
      <w:r w:rsidRPr="0006470F">
        <w:rPr>
          <w:rStyle w:val="apple-tab-span"/>
          <w:rFonts w:ascii="Arial" w:hAnsi="Arial" w:cs="Arial"/>
          <w:color w:val="000000"/>
          <w:sz w:val="22"/>
          <w:szCs w:val="22"/>
        </w:rPr>
        <w:tab/>
      </w:r>
      <w:r w:rsidRPr="00A2013D">
        <w:t>562</w:t>
      </w:r>
    </w:p>
    <w:p w14:paraId="63CE05B9" w14:textId="77777777" w:rsidR="009B53D4" w:rsidRPr="00A2013D" w:rsidRDefault="009B53D4" w:rsidP="000C6C60">
      <w:pPr>
        <w:pStyle w:val="ListParagraph"/>
        <w:numPr>
          <w:ilvl w:val="0"/>
          <w:numId w:val="46"/>
        </w:numPr>
        <w:tabs>
          <w:tab w:val="clear" w:pos="720"/>
          <w:tab w:val="right" w:pos="5040"/>
        </w:tabs>
      </w:pPr>
      <w:r w:rsidRPr="00A2013D">
        <w:t>Salt Lake International Airport</w:t>
      </w:r>
      <w:r w:rsidRPr="0006470F">
        <w:rPr>
          <w:rStyle w:val="apple-tab-span"/>
          <w:rFonts w:ascii="Arial" w:hAnsi="Arial" w:cs="Arial"/>
          <w:color w:val="000000"/>
          <w:sz w:val="22"/>
          <w:szCs w:val="22"/>
        </w:rPr>
        <w:tab/>
      </w:r>
      <w:r w:rsidRPr="00A2013D">
        <w:t>742</w:t>
      </w:r>
    </w:p>
    <w:p w14:paraId="71BE6FBB" w14:textId="7DD42B29" w:rsidR="009B53D4" w:rsidRPr="00A2013D" w:rsidRDefault="009B53D4" w:rsidP="000C6C60">
      <w:pPr>
        <w:pStyle w:val="ListParagraph"/>
        <w:numPr>
          <w:ilvl w:val="0"/>
          <w:numId w:val="46"/>
        </w:numPr>
        <w:tabs>
          <w:tab w:val="clear" w:pos="720"/>
          <w:tab w:val="right" w:pos="5040"/>
        </w:tabs>
      </w:pPr>
      <w:r w:rsidRPr="00A2013D">
        <w:t>Temple Square</w:t>
      </w:r>
      <w:r w:rsidRPr="0006470F">
        <w:rPr>
          <w:rStyle w:val="apple-tab-span"/>
          <w:rFonts w:ascii="Arial" w:hAnsi="Arial" w:cs="Arial"/>
          <w:color w:val="000000"/>
          <w:sz w:val="22"/>
          <w:szCs w:val="22"/>
        </w:rPr>
        <w:tab/>
      </w:r>
      <w:r w:rsidRPr="00A2013D">
        <w:t>966</w:t>
      </w:r>
    </w:p>
    <w:p w14:paraId="31D15DDC" w14:textId="4EE00D58" w:rsidR="009B53D4" w:rsidRPr="00A2013D" w:rsidRDefault="009B53D4" w:rsidP="000C6C60">
      <w:pPr>
        <w:pStyle w:val="ListParagraph"/>
        <w:numPr>
          <w:ilvl w:val="0"/>
          <w:numId w:val="46"/>
        </w:numPr>
        <w:tabs>
          <w:tab w:val="clear" w:pos="720"/>
          <w:tab w:val="right" w:pos="5040"/>
        </w:tabs>
      </w:pPr>
      <w:r w:rsidRPr="00A2013D">
        <w:t>SLC Library</w:t>
      </w:r>
      <w:r w:rsidRPr="0006470F">
        <w:rPr>
          <w:rStyle w:val="apple-tab-span"/>
          <w:rFonts w:ascii="Arial" w:hAnsi="Arial" w:cs="Arial"/>
          <w:color w:val="000000"/>
          <w:sz w:val="22"/>
          <w:szCs w:val="22"/>
        </w:rPr>
        <w:tab/>
      </w:r>
      <w:r w:rsidRPr="00A2013D">
        <w:t>1015</w:t>
      </w:r>
    </w:p>
    <w:p w14:paraId="55792F35" w14:textId="1C885B15" w:rsidR="009B53D4" w:rsidRDefault="009B53D4" w:rsidP="00E83E7B">
      <w:pPr>
        <w:pStyle w:val="Heading2"/>
      </w:pPr>
      <w:bookmarkStart w:id="199" w:name="_Toc95889726"/>
      <w:r>
        <w:t>TAZ Shapefile Field Attributes</w:t>
      </w:r>
      <w:bookmarkEnd w:id="199"/>
    </w:p>
    <w:p w14:paraId="2514E1D7" w14:textId="77777777" w:rsidR="009B53D4" w:rsidRDefault="009B53D4" w:rsidP="0006470F">
      <w:r>
        <w:t>The TAZ shapefile comes with the following set of predefined attributes:</w:t>
      </w:r>
    </w:p>
    <w:p w14:paraId="2D28C9ED" w14:textId="77777777" w:rsidR="009B53D4" w:rsidRPr="0006470F" w:rsidRDefault="009B53D4" w:rsidP="0006470F">
      <w:pPr>
        <w:rPr>
          <w:u w:val="single"/>
        </w:rPr>
      </w:pPr>
      <w:r w:rsidRPr="0006470F">
        <w:rPr>
          <w:u w:val="single"/>
        </w:rPr>
        <w:t>Identification fields</w:t>
      </w:r>
    </w:p>
    <w:p w14:paraId="10D75441" w14:textId="7B81B918" w:rsidR="009B53D4" w:rsidRPr="0006470F" w:rsidRDefault="009B53D4" w:rsidP="00130905">
      <w:pPr>
        <w:pStyle w:val="ListParagraph"/>
        <w:numPr>
          <w:ilvl w:val="0"/>
          <w:numId w:val="4"/>
        </w:numPr>
        <w:rPr>
          <w:szCs w:val="20"/>
        </w:rPr>
      </w:pPr>
      <w:r w:rsidRPr="0006470F">
        <w:rPr>
          <w:b/>
          <w:bCs/>
          <w:szCs w:val="20"/>
        </w:rPr>
        <w:t>TAZID</w:t>
      </w:r>
      <w:r w:rsidR="00D308FE" w:rsidRPr="00D308FE">
        <w:rPr>
          <w:bCs/>
          <w:szCs w:val="20"/>
        </w:rPr>
        <w:t xml:space="preserve"> – </w:t>
      </w:r>
      <w:r w:rsidRPr="0006470F">
        <w:rPr>
          <w:szCs w:val="20"/>
        </w:rPr>
        <w:t>zone number for Wasatch Front model space</w:t>
      </w:r>
    </w:p>
    <w:p w14:paraId="2FC7FC35" w14:textId="76E1FCA4" w:rsidR="009B53D4" w:rsidRPr="0006470F" w:rsidRDefault="009B53D4" w:rsidP="00130905">
      <w:pPr>
        <w:pStyle w:val="ListParagraph"/>
        <w:numPr>
          <w:ilvl w:val="0"/>
          <w:numId w:val="4"/>
        </w:numPr>
        <w:rPr>
          <w:szCs w:val="20"/>
        </w:rPr>
      </w:pPr>
      <w:r w:rsidRPr="0006470F">
        <w:rPr>
          <w:b/>
          <w:bCs/>
          <w:szCs w:val="20"/>
        </w:rPr>
        <w:t>CO_TAZID</w:t>
      </w:r>
      <w:r w:rsidR="00D308FE" w:rsidRPr="00D308FE">
        <w:rPr>
          <w:bCs/>
          <w:szCs w:val="20"/>
        </w:rPr>
        <w:t xml:space="preserve"> – </w:t>
      </w:r>
      <w:r w:rsidRPr="0006470F">
        <w:rPr>
          <w:szCs w:val="20"/>
        </w:rPr>
        <w:t xml:space="preserve">zone number unique zone across all Utah model spaces (equal to </w:t>
      </w:r>
      <w:r w:rsidRPr="0006470F">
        <w:rPr>
          <w:i/>
          <w:iCs/>
          <w:szCs w:val="20"/>
        </w:rPr>
        <w:t>CO_FIPS * 10,000 + TAZID</w:t>
      </w:r>
      <w:r w:rsidRPr="0006470F">
        <w:rPr>
          <w:szCs w:val="20"/>
        </w:rPr>
        <w:t xml:space="preserve"> for MPO areas and </w:t>
      </w:r>
      <w:r w:rsidRPr="0006470F">
        <w:rPr>
          <w:i/>
          <w:iCs/>
          <w:szCs w:val="20"/>
        </w:rPr>
        <w:t>CO_FIPS * 1,000 + TAZID or County Index</w:t>
      </w:r>
      <w:r w:rsidRPr="0006470F">
        <w:rPr>
          <w:szCs w:val="20"/>
        </w:rPr>
        <w:t xml:space="preserve"> for non-MPO areas)</w:t>
      </w:r>
    </w:p>
    <w:p w14:paraId="262358BE" w14:textId="05C31EE7" w:rsidR="009B53D4" w:rsidRPr="0006470F" w:rsidRDefault="009B53D4" w:rsidP="00130905">
      <w:pPr>
        <w:pStyle w:val="ListParagraph"/>
        <w:numPr>
          <w:ilvl w:val="0"/>
          <w:numId w:val="4"/>
        </w:numPr>
        <w:rPr>
          <w:szCs w:val="20"/>
        </w:rPr>
      </w:pPr>
      <w:r w:rsidRPr="0006470F">
        <w:rPr>
          <w:b/>
          <w:bCs/>
          <w:szCs w:val="20"/>
        </w:rPr>
        <w:lastRenderedPageBreak/>
        <w:t>SUBAREAID</w:t>
      </w:r>
      <w:r w:rsidR="00D308FE" w:rsidRPr="00D308FE">
        <w:rPr>
          <w:bCs/>
          <w:szCs w:val="20"/>
        </w:rPr>
        <w:t xml:space="preserve"> – </w:t>
      </w:r>
      <w:r w:rsidRPr="0006470F">
        <w:rPr>
          <w:szCs w:val="20"/>
        </w:rPr>
        <w:t>identifies model space, values include:</w:t>
      </w:r>
    </w:p>
    <w:p w14:paraId="3510428C" w14:textId="32ACCEC2" w:rsidR="009B53D4" w:rsidRPr="0006470F" w:rsidRDefault="009B53D4" w:rsidP="00130905">
      <w:pPr>
        <w:pStyle w:val="ListParagraph"/>
        <w:numPr>
          <w:ilvl w:val="1"/>
          <w:numId w:val="4"/>
        </w:numPr>
        <w:rPr>
          <w:szCs w:val="20"/>
        </w:rPr>
      </w:pPr>
      <w:r w:rsidRPr="0006470F">
        <w:rPr>
          <w:szCs w:val="20"/>
        </w:rPr>
        <w:t>0</w:t>
      </w:r>
      <w:r w:rsidR="00D308FE" w:rsidRPr="00D308FE">
        <w:rPr>
          <w:szCs w:val="20"/>
        </w:rPr>
        <w:t xml:space="preserve"> – </w:t>
      </w:r>
      <w:r w:rsidRPr="0006470F">
        <w:rPr>
          <w:szCs w:val="20"/>
        </w:rPr>
        <w:t>UDOT rural planning space</w:t>
      </w:r>
    </w:p>
    <w:p w14:paraId="4BD5C050" w14:textId="25234F26" w:rsidR="009B53D4" w:rsidRPr="0006470F" w:rsidRDefault="009B53D4" w:rsidP="00130905">
      <w:pPr>
        <w:pStyle w:val="ListParagraph"/>
        <w:numPr>
          <w:ilvl w:val="1"/>
          <w:numId w:val="4"/>
        </w:numPr>
        <w:rPr>
          <w:szCs w:val="20"/>
        </w:rPr>
      </w:pPr>
      <w:r w:rsidRPr="0006470F">
        <w:rPr>
          <w:szCs w:val="20"/>
        </w:rPr>
        <w:t>1</w:t>
      </w:r>
      <w:r w:rsidR="00D308FE" w:rsidRPr="00D308FE">
        <w:rPr>
          <w:szCs w:val="20"/>
        </w:rPr>
        <w:t xml:space="preserve"> – </w:t>
      </w:r>
      <w:r w:rsidRPr="0006470F">
        <w:rPr>
          <w:szCs w:val="20"/>
        </w:rPr>
        <w:t>Wasatch Front</w:t>
      </w:r>
    </w:p>
    <w:p w14:paraId="623F9387" w14:textId="62462887" w:rsidR="009B53D4" w:rsidRPr="0006470F" w:rsidRDefault="009B53D4" w:rsidP="00130905">
      <w:pPr>
        <w:pStyle w:val="ListParagraph"/>
        <w:numPr>
          <w:ilvl w:val="1"/>
          <w:numId w:val="4"/>
        </w:numPr>
        <w:rPr>
          <w:szCs w:val="20"/>
        </w:rPr>
      </w:pPr>
      <w:r w:rsidRPr="0006470F">
        <w:rPr>
          <w:szCs w:val="20"/>
        </w:rPr>
        <w:t>2</w:t>
      </w:r>
      <w:r w:rsidR="00D308FE" w:rsidRPr="00D308FE">
        <w:rPr>
          <w:szCs w:val="20"/>
        </w:rPr>
        <w:t xml:space="preserve"> – </w:t>
      </w:r>
      <w:r w:rsidRPr="0006470F">
        <w:rPr>
          <w:szCs w:val="20"/>
        </w:rPr>
        <w:t>Cache</w:t>
      </w:r>
    </w:p>
    <w:p w14:paraId="3C0B9369" w14:textId="4BA33678" w:rsidR="009B53D4" w:rsidRPr="0006470F" w:rsidRDefault="009B53D4" w:rsidP="00130905">
      <w:pPr>
        <w:pStyle w:val="ListParagraph"/>
        <w:numPr>
          <w:ilvl w:val="1"/>
          <w:numId w:val="4"/>
        </w:numPr>
        <w:rPr>
          <w:szCs w:val="20"/>
        </w:rPr>
      </w:pPr>
      <w:r w:rsidRPr="0006470F">
        <w:rPr>
          <w:szCs w:val="20"/>
        </w:rPr>
        <w:t>3</w:t>
      </w:r>
      <w:r w:rsidR="00D308FE" w:rsidRPr="00D308FE">
        <w:rPr>
          <w:szCs w:val="20"/>
        </w:rPr>
        <w:t xml:space="preserve"> – </w:t>
      </w:r>
      <w:r w:rsidRPr="0006470F">
        <w:rPr>
          <w:szCs w:val="20"/>
        </w:rPr>
        <w:t>Dixie</w:t>
      </w:r>
    </w:p>
    <w:p w14:paraId="2322F62B" w14:textId="6D93B093" w:rsidR="009B53D4" w:rsidRPr="0006470F" w:rsidRDefault="009B53D4" w:rsidP="00130905">
      <w:pPr>
        <w:pStyle w:val="ListParagraph"/>
        <w:numPr>
          <w:ilvl w:val="1"/>
          <w:numId w:val="4"/>
        </w:numPr>
        <w:rPr>
          <w:szCs w:val="20"/>
        </w:rPr>
      </w:pPr>
      <w:r w:rsidRPr="0006470F">
        <w:rPr>
          <w:szCs w:val="20"/>
        </w:rPr>
        <w:t>4</w:t>
      </w:r>
      <w:r w:rsidR="00D308FE" w:rsidRPr="00D308FE">
        <w:rPr>
          <w:szCs w:val="20"/>
        </w:rPr>
        <w:t xml:space="preserve"> – </w:t>
      </w:r>
      <w:r w:rsidRPr="0006470F">
        <w:rPr>
          <w:szCs w:val="20"/>
        </w:rPr>
        <w:t>Summit</w:t>
      </w:r>
    </w:p>
    <w:p w14:paraId="0F4A8CFE" w14:textId="77777777" w:rsidR="009B53D4" w:rsidRPr="0006470F" w:rsidRDefault="009B53D4" w:rsidP="00130905">
      <w:pPr>
        <w:pStyle w:val="ListParagraph"/>
        <w:numPr>
          <w:ilvl w:val="1"/>
          <w:numId w:val="4"/>
        </w:numPr>
        <w:rPr>
          <w:i/>
          <w:iCs/>
          <w:szCs w:val="20"/>
        </w:rPr>
      </w:pPr>
      <w:r w:rsidRPr="0006470F">
        <w:rPr>
          <w:i/>
          <w:iCs/>
          <w:szCs w:val="20"/>
        </w:rPr>
        <w:t>Other model spaces may be added in the future</w:t>
      </w:r>
    </w:p>
    <w:p w14:paraId="3A0F96AF" w14:textId="238FB7D2" w:rsidR="009B53D4" w:rsidRPr="0006470F" w:rsidRDefault="009B53D4" w:rsidP="00130905">
      <w:pPr>
        <w:pStyle w:val="ListParagraph"/>
        <w:numPr>
          <w:ilvl w:val="0"/>
          <w:numId w:val="4"/>
        </w:numPr>
        <w:rPr>
          <w:szCs w:val="20"/>
        </w:rPr>
      </w:pPr>
      <w:r w:rsidRPr="0006470F">
        <w:rPr>
          <w:b/>
          <w:bCs/>
          <w:szCs w:val="20"/>
        </w:rPr>
        <w:t>EXTERNAL</w:t>
      </w:r>
      <w:r w:rsidR="00D308FE" w:rsidRPr="00D308FE">
        <w:rPr>
          <w:bCs/>
          <w:szCs w:val="20"/>
        </w:rPr>
        <w:t xml:space="preserve"> – </w:t>
      </w:r>
      <w:r w:rsidRPr="0006470F">
        <w:rPr>
          <w:szCs w:val="20"/>
        </w:rPr>
        <w:t>identifies external gateway zones</w:t>
      </w:r>
    </w:p>
    <w:p w14:paraId="03148A13" w14:textId="77777777" w:rsidR="009B53D4" w:rsidRPr="00914F57" w:rsidRDefault="009B53D4" w:rsidP="00914F57">
      <w:pPr>
        <w:rPr>
          <w:u w:val="single"/>
        </w:rPr>
      </w:pPr>
      <w:r w:rsidRPr="00914F57">
        <w:rPr>
          <w:u w:val="single"/>
        </w:rPr>
        <w:t>Geometry fields</w:t>
      </w:r>
    </w:p>
    <w:p w14:paraId="4601ADDB" w14:textId="35629BA9" w:rsidR="009B53D4" w:rsidRDefault="009B53D4" w:rsidP="00130905">
      <w:pPr>
        <w:pStyle w:val="ListParagraph"/>
        <w:numPr>
          <w:ilvl w:val="0"/>
          <w:numId w:val="5"/>
        </w:numPr>
      </w:pPr>
      <w:r w:rsidRPr="00914F57">
        <w:rPr>
          <w:b/>
          <w:bCs/>
        </w:rPr>
        <w:t>ACRES</w:t>
      </w:r>
      <w:r w:rsidR="00D308FE" w:rsidRPr="00D308FE">
        <w:rPr>
          <w:bCs/>
        </w:rPr>
        <w:t xml:space="preserve"> – </w:t>
      </w:r>
      <w:r w:rsidRPr="00C7442C">
        <w:t>t</w:t>
      </w:r>
      <w:r>
        <w:t>otal acres in zone</w:t>
      </w:r>
    </w:p>
    <w:p w14:paraId="497771D1" w14:textId="2DF79835" w:rsidR="009B53D4" w:rsidRDefault="009B53D4" w:rsidP="00130905">
      <w:pPr>
        <w:pStyle w:val="ListParagraph"/>
        <w:numPr>
          <w:ilvl w:val="0"/>
          <w:numId w:val="5"/>
        </w:numPr>
      </w:pPr>
      <w:r w:rsidRPr="00914F57">
        <w:rPr>
          <w:b/>
          <w:bCs/>
        </w:rPr>
        <w:t>DEVACRES</w:t>
      </w:r>
      <w:r w:rsidR="00D308FE" w:rsidRPr="00D308FE">
        <w:rPr>
          <w:bCs/>
        </w:rPr>
        <w:t xml:space="preserve"> – </w:t>
      </w:r>
      <w:r>
        <w:t>developable acres in zone, calculated as the total acres minus environmentally constrained acres (open bodies of water, steep slopes greater than 30%, and protected lands)</w:t>
      </w:r>
    </w:p>
    <w:p w14:paraId="065645CE" w14:textId="6D5847F5" w:rsidR="009B53D4" w:rsidRDefault="009B53D4" w:rsidP="00130905">
      <w:pPr>
        <w:pStyle w:val="ListParagraph"/>
        <w:numPr>
          <w:ilvl w:val="0"/>
          <w:numId w:val="5"/>
        </w:numPr>
      </w:pPr>
      <w:r w:rsidRPr="00914F57">
        <w:rPr>
          <w:b/>
          <w:bCs/>
        </w:rPr>
        <w:t>X</w:t>
      </w:r>
      <w:r w:rsidR="00D308FE" w:rsidRPr="00D308FE">
        <w:rPr>
          <w:bCs/>
        </w:rPr>
        <w:t xml:space="preserve"> – </w:t>
      </w:r>
      <w:r>
        <w:t>x coordinate (in UTM) of zone centroid</w:t>
      </w:r>
    </w:p>
    <w:p w14:paraId="36C0B260" w14:textId="59758BCA" w:rsidR="009B53D4" w:rsidRDefault="009B53D4" w:rsidP="00130905">
      <w:pPr>
        <w:pStyle w:val="ListParagraph"/>
        <w:numPr>
          <w:ilvl w:val="0"/>
          <w:numId w:val="5"/>
        </w:numPr>
      </w:pPr>
      <w:r w:rsidRPr="00914F57">
        <w:rPr>
          <w:b/>
          <w:bCs/>
        </w:rPr>
        <w:t>Y</w:t>
      </w:r>
      <w:r w:rsidR="00D308FE" w:rsidRPr="00D308FE">
        <w:rPr>
          <w:bCs/>
        </w:rPr>
        <w:t xml:space="preserve"> – </w:t>
      </w:r>
      <w:r>
        <w:t>y coordinate (in UTM) of zone centroid</w:t>
      </w:r>
    </w:p>
    <w:p w14:paraId="1987CBBE" w14:textId="3F1363A6" w:rsidR="009B53D4" w:rsidRDefault="009B53D4" w:rsidP="00130905">
      <w:pPr>
        <w:pStyle w:val="ListParagraph"/>
        <w:numPr>
          <w:ilvl w:val="0"/>
          <w:numId w:val="5"/>
        </w:numPr>
      </w:pPr>
      <w:r w:rsidRPr="00914F57">
        <w:rPr>
          <w:b/>
          <w:bCs/>
        </w:rPr>
        <w:t>ADJ_XY</w:t>
      </w:r>
      <w:r w:rsidR="00D308FE" w:rsidRPr="00D308FE">
        <w:rPr>
          <w:bCs/>
        </w:rPr>
        <w:t xml:space="preserve"> – </w:t>
      </w:r>
      <w:r>
        <w:t>flag indicating if zone centroid coordinates were adjusted due to the original centroid fell outside the zone (values: 1, 0)</w:t>
      </w:r>
    </w:p>
    <w:p w14:paraId="099FFAB7" w14:textId="77777777" w:rsidR="009B53D4" w:rsidRPr="00914F57" w:rsidRDefault="009B53D4" w:rsidP="00914F57">
      <w:pPr>
        <w:rPr>
          <w:u w:val="single"/>
        </w:rPr>
      </w:pPr>
      <w:r w:rsidRPr="00914F57">
        <w:rPr>
          <w:u w:val="single"/>
        </w:rPr>
        <w:t>Model specific use fields</w:t>
      </w:r>
    </w:p>
    <w:p w14:paraId="5961E4EB" w14:textId="7DAFF063" w:rsidR="009B53D4" w:rsidRDefault="009B53D4" w:rsidP="00130905">
      <w:pPr>
        <w:pStyle w:val="ListParagraph"/>
        <w:numPr>
          <w:ilvl w:val="0"/>
          <w:numId w:val="6"/>
        </w:numPr>
      </w:pPr>
      <w:r w:rsidRPr="00914F57">
        <w:rPr>
          <w:b/>
          <w:bCs/>
        </w:rPr>
        <w:t>CBD</w:t>
      </w:r>
      <w:r w:rsidR="00D308FE" w:rsidRPr="00D308FE">
        <w:rPr>
          <w:bCs/>
        </w:rPr>
        <w:t xml:space="preserve"> – </w:t>
      </w:r>
      <w:r>
        <w:t>identifies the central business district (values: 1, 0)</w:t>
      </w:r>
    </w:p>
    <w:p w14:paraId="1B97EC2E" w14:textId="16DF56D9" w:rsidR="009B53D4" w:rsidRDefault="009B53D4" w:rsidP="00130905">
      <w:pPr>
        <w:pStyle w:val="ListParagraph"/>
        <w:numPr>
          <w:ilvl w:val="0"/>
          <w:numId w:val="6"/>
        </w:numPr>
      </w:pPr>
      <w:r w:rsidRPr="00914F57">
        <w:rPr>
          <w:b/>
          <w:bCs/>
        </w:rPr>
        <w:t>TERMTIME</w:t>
      </w:r>
      <w:r w:rsidR="00D308FE" w:rsidRPr="00D308FE">
        <w:rPr>
          <w:bCs/>
        </w:rPr>
        <w:t xml:space="preserve"> – </w:t>
      </w:r>
      <w:r>
        <w:t>override to the model’s terminal time (auto out-of-vehicle time) calculation expressed as an integer (values: 0 to max minutes specified for zone, non-zero values override the default calculation)</w:t>
      </w:r>
    </w:p>
    <w:p w14:paraId="2E4C6E43" w14:textId="2EB041CB" w:rsidR="009B53D4" w:rsidRDefault="009B53D4" w:rsidP="00130905">
      <w:pPr>
        <w:pStyle w:val="ListParagraph"/>
        <w:numPr>
          <w:ilvl w:val="0"/>
          <w:numId w:val="6"/>
        </w:numPr>
      </w:pPr>
      <w:r w:rsidRPr="00914F57">
        <w:rPr>
          <w:b/>
          <w:bCs/>
        </w:rPr>
        <w:t>PRKCSTPERM</w:t>
      </w:r>
      <w:r w:rsidR="00D308FE" w:rsidRPr="00D308FE">
        <w:rPr>
          <w:bCs/>
        </w:rPr>
        <w:t xml:space="preserve"> – </w:t>
      </w:r>
      <w:r>
        <w:t>cost of permanent parking (paid parking structures or lots), used in HBW and HBC mode choice model calculations (values in 2010 dollars and represent average user charge for the zone)</w:t>
      </w:r>
    </w:p>
    <w:p w14:paraId="452EDA1B" w14:textId="502F552F" w:rsidR="009B53D4" w:rsidRDefault="009B53D4" w:rsidP="00130905">
      <w:pPr>
        <w:pStyle w:val="ListParagraph"/>
        <w:numPr>
          <w:ilvl w:val="0"/>
          <w:numId w:val="6"/>
        </w:numPr>
      </w:pPr>
      <w:r w:rsidRPr="00914F57">
        <w:rPr>
          <w:b/>
          <w:bCs/>
        </w:rPr>
        <w:t>PRKCSTTEMP</w:t>
      </w:r>
      <w:r w:rsidR="00D308FE" w:rsidRPr="00D308FE">
        <w:rPr>
          <w:bCs/>
        </w:rPr>
        <w:t xml:space="preserve"> – </w:t>
      </w:r>
      <w:r>
        <w:t>cost of temporary parking (parking meters), used in HBO and NHB mode choice calculations (values in 2010 dollars and represent average user charge for the zone)</w:t>
      </w:r>
    </w:p>
    <w:p w14:paraId="31720883" w14:textId="6CCB846D" w:rsidR="009B53D4" w:rsidRDefault="009B53D4" w:rsidP="00130905">
      <w:pPr>
        <w:pStyle w:val="ListParagraph"/>
        <w:numPr>
          <w:ilvl w:val="0"/>
          <w:numId w:val="6"/>
        </w:numPr>
      </w:pPr>
      <w:r w:rsidRPr="00914F57">
        <w:rPr>
          <w:b/>
          <w:bCs/>
        </w:rPr>
        <w:t>WALK100</w:t>
      </w:r>
      <w:r w:rsidR="00D308FE" w:rsidRPr="00D308FE">
        <w:rPr>
          <w:bCs/>
        </w:rPr>
        <w:t xml:space="preserve"> – </w:t>
      </w:r>
      <w:r>
        <w:t>override to the model’s percent-of-zone-walkable-to/from-transit calculation, percentage expressed as an integer (values: 0-100, non-zero values override the default calculation)</w:t>
      </w:r>
    </w:p>
    <w:p w14:paraId="7EBD6719" w14:textId="6763F80F" w:rsidR="009B53D4" w:rsidRDefault="009B53D4" w:rsidP="00130905">
      <w:pPr>
        <w:pStyle w:val="ListParagraph"/>
        <w:numPr>
          <w:ilvl w:val="0"/>
          <w:numId w:val="6"/>
        </w:numPr>
      </w:pPr>
      <w:r w:rsidRPr="00914F57">
        <w:rPr>
          <w:b/>
          <w:bCs/>
        </w:rPr>
        <w:t>ECOEDPASS</w:t>
      </w:r>
      <w:r w:rsidR="00D308FE" w:rsidRPr="00D308FE">
        <w:rPr>
          <w:bCs/>
        </w:rPr>
        <w:t xml:space="preserve"> – </w:t>
      </w:r>
      <w:r>
        <w:t>identifies the year a zone instituted an ECOPASS or EDPASS transit pass program, sets transit fares to zero in mode choice model for these zones (values: 4-digit year representing the year the program began)</w:t>
      </w:r>
    </w:p>
    <w:p w14:paraId="43291E4C" w14:textId="65698599" w:rsidR="009B53D4" w:rsidRDefault="009B53D4" w:rsidP="00130905">
      <w:pPr>
        <w:pStyle w:val="ListParagraph"/>
        <w:numPr>
          <w:ilvl w:val="0"/>
          <w:numId w:val="6"/>
        </w:numPr>
      </w:pPr>
      <w:r w:rsidRPr="00914F57">
        <w:rPr>
          <w:b/>
          <w:bCs/>
        </w:rPr>
        <w:t>FREEFARE</w:t>
      </w:r>
      <w:r w:rsidR="00D308FE" w:rsidRPr="00D308FE">
        <w:rPr>
          <w:bCs/>
        </w:rPr>
        <w:t xml:space="preserve"> – </w:t>
      </w:r>
      <w:r>
        <w:t>identifies the year zones in the downtown began free fare program (values: 4-digit year representing the year the program began)</w:t>
      </w:r>
    </w:p>
    <w:p w14:paraId="1B7C18F6" w14:textId="77777777" w:rsidR="009B53D4" w:rsidRDefault="009B53D4" w:rsidP="00914F57">
      <w:r>
        <w:rPr>
          <w:u w:val="single"/>
        </w:rPr>
        <w:t>Geography specific fields</w:t>
      </w:r>
      <w:r>
        <w:t xml:space="preserve"> used in summarizing data and in creating the scenario highway network</w:t>
      </w:r>
    </w:p>
    <w:p w14:paraId="02D6568F" w14:textId="24E95605" w:rsidR="009B53D4" w:rsidRDefault="009B53D4" w:rsidP="00130905">
      <w:pPr>
        <w:pStyle w:val="ListParagraph"/>
        <w:numPr>
          <w:ilvl w:val="0"/>
          <w:numId w:val="7"/>
        </w:numPr>
      </w:pPr>
      <w:r w:rsidRPr="00914F57">
        <w:rPr>
          <w:b/>
          <w:bCs/>
        </w:rPr>
        <w:t>MPO</w:t>
      </w:r>
      <w:r w:rsidR="00D308FE" w:rsidRPr="00D308FE">
        <w:rPr>
          <w:bCs/>
        </w:rPr>
        <w:t xml:space="preserve"> – </w:t>
      </w:r>
      <w:r>
        <w:t>identifies which MPO a zone is in, values include:</w:t>
      </w:r>
    </w:p>
    <w:p w14:paraId="73C36079" w14:textId="6241E2FA" w:rsidR="009B53D4" w:rsidRDefault="009B53D4" w:rsidP="00130905">
      <w:pPr>
        <w:pStyle w:val="ListParagraph"/>
        <w:numPr>
          <w:ilvl w:val="1"/>
          <w:numId w:val="7"/>
        </w:numPr>
      </w:pPr>
      <w:r>
        <w:t>1</w:t>
      </w:r>
      <w:r w:rsidR="00D308FE" w:rsidRPr="00D308FE">
        <w:t xml:space="preserve"> – </w:t>
      </w:r>
      <w:r>
        <w:t>WFRC</w:t>
      </w:r>
    </w:p>
    <w:p w14:paraId="2958E877" w14:textId="7C11D69B" w:rsidR="009B53D4" w:rsidRDefault="009B53D4" w:rsidP="00130905">
      <w:pPr>
        <w:pStyle w:val="ListParagraph"/>
        <w:numPr>
          <w:ilvl w:val="1"/>
          <w:numId w:val="7"/>
        </w:numPr>
        <w:rPr>
          <w:ins w:id="200" w:author="Bill Hereth" w:date="2021-12-09T09:58:00Z"/>
        </w:rPr>
      </w:pPr>
      <w:r>
        <w:t xml:space="preserve">2 </w:t>
      </w:r>
      <w:r w:rsidR="006D0F89">
        <w:t>–</w:t>
      </w:r>
      <w:r>
        <w:t xml:space="preserve"> MAG</w:t>
      </w:r>
    </w:p>
    <w:p w14:paraId="3F79A7AA" w14:textId="20CAC09E" w:rsidR="006D0F89" w:rsidRPr="00AE6FC1" w:rsidRDefault="006D0F89" w:rsidP="006D0F89">
      <w:pPr>
        <w:pStyle w:val="ListParagraph"/>
        <w:numPr>
          <w:ilvl w:val="0"/>
          <w:numId w:val="7"/>
        </w:numPr>
        <w:rPr>
          <w:ins w:id="201" w:author="Bill Hereth" w:date="2021-12-09T10:14:00Z"/>
          <w:b/>
          <w:bCs/>
        </w:rPr>
      </w:pPr>
      <w:ins w:id="202" w:author="Bill Hereth" w:date="2021-12-09T09:58:00Z">
        <w:r w:rsidRPr="00AE6FC1">
          <w:rPr>
            <w:b/>
            <w:bCs/>
          </w:rPr>
          <w:t>MPO_MSID</w:t>
        </w:r>
      </w:ins>
      <w:ins w:id="203" w:author="Bill Hereth" w:date="2021-12-09T10:14:00Z">
        <w:r w:rsidR="00D308FE" w:rsidRPr="00D308FE">
          <w:rPr>
            <w:bCs/>
          </w:rPr>
          <w:t xml:space="preserve"> – </w:t>
        </w:r>
      </w:ins>
      <w:ins w:id="204" w:author="Bill Hereth" w:date="2021-12-09T10:31:00Z">
        <w:r w:rsidR="00856AEA">
          <w:rPr>
            <w:bCs/>
          </w:rPr>
          <w:t xml:space="preserve">MPO / </w:t>
        </w:r>
      </w:ins>
      <w:ins w:id="205" w:author="Bill Hereth" w:date="2021-12-09T10:11:00Z">
        <w:r w:rsidR="00C7442C">
          <w:t>Model Space ID</w:t>
        </w:r>
      </w:ins>
      <w:ins w:id="206" w:author="Bill Hereth" w:date="2021-12-09T10:34:00Z">
        <w:r w:rsidR="00856AEA">
          <w:t xml:space="preserve">. </w:t>
        </w:r>
      </w:ins>
      <w:ins w:id="207" w:author="Bill Hereth" w:date="2021-12-09T10:35:00Z">
        <w:r w:rsidR="00B142A5">
          <w:t xml:space="preserve">(All TAZs in the </w:t>
        </w:r>
      </w:ins>
      <w:ins w:id="208" w:author="Bill Hereth" w:date="2021-12-09T10:34:00Z">
        <w:r w:rsidR="00856AEA">
          <w:t>WF TDM ha</w:t>
        </w:r>
      </w:ins>
      <w:ins w:id="209" w:author="Bill Hereth" w:date="2021-12-09T10:35:00Z">
        <w:r w:rsidR="00B142A5">
          <w:t>ve</w:t>
        </w:r>
      </w:ins>
      <w:ins w:id="210" w:author="Bill Hereth" w:date="2021-12-09T10:34:00Z">
        <w:r w:rsidR="00856AEA">
          <w:t xml:space="preserve"> the same ID.</w:t>
        </w:r>
      </w:ins>
      <w:ins w:id="211" w:author="Bill Hereth" w:date="2021-12-09T10:35:00Z">
        <w:r w:rsidR="00B142A5">
          <w:t>)</w:t>
        </w:r>
      </w:ins>
    </w:p>
    <w:p w14:paraId="11AABF10" w14:textId="15465833" w:rsidR="00D308FE" w:rsidRPr="00856AEA" w:rsidRDefault="00D308FE" w:rsidP="00AE6FC1">
      <w:pPr>
        <w:pStyle w:val="ListParagraph"/>
        <w:numPr>
          <w:ilvl w:val="1"/>
          <w:numId w:val="7"/>
        </w:numPr>
        <w:rPr>
          <w:ins w:id="212" w:author="Bill Hereth" w:date="2021-12-09T09:58:00Z"/>
        </w:rPr>
      </w:pPr>
      <w:ins w:id="213" w:author="Bill Hereth" w:date="2021-12-09T10:15:00Z">
        <w:r w:rsidRPr="006C1EFC">
          <w:t>1 – WF (Wasatch Front)</w:t>
        </w:r>
      </w:ins>
    </w:p>
    <w:p w14:paraId="04EC159C" w14:textId="2316582F" w:rsidR="006D0F89" w:rsidRPr="00AE6FC1" w:rsidRDefault="006D0F89" w:rsidP="006D0F89">
      <w:pPr>
        <w:pStyle w:val="ListParagraph"/>
        <w:numPr>
          <w:ilvl w:val="0"/>
          <w:numId w:val="7"/>
        </w:numPr>
        <w:rPr>
          <w:ins w:id="214" w:author="Bill Hereth" w:date="2021-12-09T09:58:00Z"/>
          <w:b/>
          <w:bCs/>
        </w:rPr>
      </w:pPr>
      <w:ins w:id="215" w:author="Bill Hereth" w:date="2021-12-09T09:58:00Z">
        <w:r w:rsidRPr="00AE6FC1">
          <w:rPr>
            <w:b/>
            <w:bCs/>
          </w:rPr>
          <w:t>MODEL_SPC</w:t>
        </w:r>
      </w:ins>
      <w:ins w:id="216" w:author="Bill Hereth" w:date="2021-12-09T10:14:00Z">
        <w:r w:rsidR="00D308FE" w:rsidRPr="00D308FE">
          <w:t xml:space="preserve"> – </w:t>
        </w:r>
      </w:ins>
      <w:ins w:id="217" w:author="Bill Hereth" w:date="2021-12-09T10:11:00Z">
        <w:r w:rsidR="00C7442C">
          <w:t>Model Space name (text)</w:t>
        </w:r>
      </w:ins>
    </w:p>
    <w:p w14:paraId="1EA08F6C" w14:textId="4ABA778B" w:rsidR="006D0F89" w:rsidRPr="00AE6FC1" w:rsidRDefault="006D0F89" w:rsidP="006D0F89">
      <w:pPr>
        <w:pStyle w:val="ListParagraph"/>
        <w:numPr>
          <w:ilvl w:val="0"/>
          <w:numId w:val="7"/>
        </w:numPr>
        <w:rPr>
          <w:ins w:id="218" w:author="Bill Hereth" w:date="2021-12-09T10:14:00Z"/>
          <w:b/>
          <w:bCs/>
        </w:rPr>
      </w:pPr>
      <w:ins w:id="219" w:author="Bill Hereth" w:date="2021-12-09T09:58:00Z">
        <w:r w:rsidRPr="00AE6FC1">
          <w:rPr>
            <w:b/>
            <w:bCs/>
          </w:rPr>
          <w:t>MPO_MSID</w:t>
        </w:r>
      </w:ins>
      <w:ins w:id="220" w:author="Bill Hereth" w:date="2021-12-09T10:12:00Z">
        <w:r w:rsidR="00C7442C">
          <w:rPr>
            <w:b/>
            <w:bCs/>
          </w:rPr>
          <w:t>2</w:t>
        </w:r>
      </w:ins>
      <w:ins w:id="221" w:author="Bill Hereth" w:date="2021-12-09T10:14:00Z">
        <w:r w:rsidR="00D308FE" w:rsidRPr="00D308FE">
          <w:t xml:space="preserve"> – </w:t>
        </w:r>
      </w:ins>
      <w:ins w:id="222" w:author="Bill Hereth" w:date="2021-12-09T10:32:00Z">
        <w:r w:rsidR="00856AEA">
          <w:t xml:space="preserve">MPO / </w:t>
        </w:r>
      </w:ins>
      <w:ins w:id="223" w:author="Bill Hereth" w:date="2021-12-09T10:12:00Z">
        <w:r w:rsidR="00C7442C">
          <w:t>Model Space 2 ID</w:t>
        </w:r>
      </w:ins>
      <w:ins w:id="224" w:author="Bill Hereth" w:date="2021-12-09T10:14:00Z">
        <w:r w:rsidR="00D308FE">
          <w:t>:</w:t>
        </w:r>
      </w:ins>
    </w:p>
    <w:p w14:paraId="03867104" w14:textId="087A088D" w:rsidR="00D308FE" w:rsidRDefault="00D308FE" w:rsidP="00D308FE">
      <w:pPr>
        <w:pStyle w:val="ListParagraph"/>
        <w:numPr>
          <w:ilvl w:val="1"/>
          <w:numId w:val="7"/>
        </w:numPr>
        <w:rPr>
          <w:ins w:id="225" w:author="Bill Hereth" w:date="2021-12-09T10:15:00Z"/>
        </w:rPr>
      </w:pPr>
      <w:ins w:id="226" w:author="Bill Hereth" w:date="2021-12-09T10:14:00Z">
        <w:r w:rsidRPr="00AE6FC1">
          <w:t>1 –</w:t>
        </w:r>
      </w:ins>
      <w:ins w:id="227" w:author="Bill Hereth" w:date="2021-12-09T10:32:00Z">
        <w:r w:rsidR="00856AEA">
          <w:t xml:space="preserve"> </w:t>
        </w:r>
      </w:ins>
      <w:ins w:id="228" w:author="Bill Hereth" w:date="2021-12-09T10:33:00Z">
        <w:r w:rsidR="00856AEA">
          <w:t xml:space="preserve">WFRC: </w:t>
        </w:r>
      </w:ins>
      <w:ins w:id="229" w:author="Bill Hereth" w:date="2021-12-09T10:30:00Z">
        <w:r w:rsidR="00856AEA">
          <w:t>Weber</w:t>
        </w:r>
      </w:ins>
      <w:ins w:id="230" w:author="Bill Hereth" w:date="2021-12-09T10:32:00Z">
        <w:r w:rsidR="00856AEA">
          <w:t xml:space="preserve"> County</w:t>
        </w:r>
      </w:ins>
    </w:p>
    <w:p w14:paraId="1E81A412" w14:textId="58FE14F2" w:rsidR="00856AEA" w:rsidRDefault="00856AEA" w:rsidP="00856AEA">
      <w:pPr>
        <w:pStyle w:val="ListParagraph"/>
        <w:numPr>
          <w:ilvl w:val="1"/>
          <w:numId w:val="7"/>
        </w:numPr>
        <w:rPr>
          <w:ins w:id="231" w:author="Bill Hereth" w:date="2021-12-09T10:30:00Z"/>
        </w:rPr>
      </w:pPr>
      <w:ins w:id="232" w:author="Bill Hereth" w:date="2021-12-09T10:31:00Z">
        <w:r>
          <w:t>2</w:t>
        </w:r>
      </w:ins>
      <w:ins w:id="233" w:author="Bill Hereth" w:date="2021-12-09T10:30:00Z">
        <w:r w:rsidRPr="006C1EFC">
          <w:t xml:space="preserve"> – </w:t>
        </w:r>
      </w:ins>
      <w:ins w:id="234" w:author="Bill Hereth" w:date="2021-12-09T10:33:00Z">
        <w:r>
          <w:t xml:space="preserve">WFRC: </w:t>
        </w:r>
      </w:ins>
      <w:ins w:id="235" w:author="Bill Hereth" w:date="2021-12-09T10:31:00Z">
        <w:r>
          <w:t>Davis County</w:t>
        </w:r>
      </w:ins>
    </w:p>
    <w:p w14:paraId="161B4D7F" w14:textId="2DF0A6D8" w:rsidR="00D308FE" w:rsidRDefault="00856AEA" w:rsidP="00D308FE">
      <w:pPr>
        <w:pStyle w:val="ListParagraph"/>
        <w:numPr>
          <w:ilvl w:val="1"/>
          <w:numId w:val="7"/>
        </w:numPr>
        <w:rPr>
          <w:ins w:id="236" w:author="Bill Hereth" w:date="2021-12-09T10:32:00Z"/>
        </w:rPr>
      </w:pPr>
      <w:ins w:id="237" w:author="Bill Hereth" w:date="2021-12-09T10:32:00Z">
        <w:r>
          <w:t xml:space="preserve">3 – </w:t>
        </w:r>
      </w:ins>
      <w:ins w:id="238" w:author="Bill Hereth" w:date="2021-12-09T10:33:00Z">
        <w:r>
          <w:t xml:space="preserve">WFRC: </w:t>
        </w:r>
      </w:ins>
      <w:ins w:id="239" w:author="Bill Hereth" w:date="2021-12-09T10:32:00Z">
        <w:r>
          <w:t>Salt Lake County</w:t>
        </w:r>
      </w:ins>
    </w:p>
    <w:p w14:paraId="3ACE81ED" w14:textId="50874360" w:rsidR="00856AEA" w:rsidRPr="00D308FE" w:rsidRDefault="00856AEA" w:rsidP="00AE6FC1">
      <w:pPr>
        <w:pStyle w:val="ListParagraph"/>
        <w:numPr>
          <w:ilvl w:val="1"/>
          <w:numId w:val="7"/>
        </w:numPr>
        <w:rPr>
          <w:ins w:id="240" w:author="Bill Hereth" w:date="2021-12-09T09:58:00Z"/>
        </w:rPr>
      </w:pPr>
      <w:ins w:id="241" w:author="Bill Hereth" w:date="2021-12-09T10:32:00Z">
        <w:r>
          <w:lastRenderedPageBreak/>
          <w:t xml:space="preserve">4 </w:t>
        </w:r>
      </w:ins>
      <w:ins w:id="242" w:author="Bill Hereth" w:date="2021-12-09T10:33:00Z">
        <w:r>
          <w:t>–</w:t>
        </w:r>
      </w:ins>
      <w:ins w:id="243" w:author="Bill Hereth" w:date="2021-12-09T10:32:00Z">
        <w:r>
          <w:t xml:space="preserve"> MAG</w:t>
        </w:r>
      </w:ins>
      <w:ins w:id="244" w:author="Bill Hereth" w:date="2021-12-09T10:33:00Z">
        <w:r>
          <w:t>: Utah County</w:t>
        </w:r>
      </w:ins>
    </w:p>
    <w:p w14:paraId="09D44590" w14:textId="2002BB7F" w:rsidR="006D0F89" w:rsidRPr="00C7442C" w:rsidRDefault="006D0F89" w:rsidP="00AE6FC1">
      <w:pPr>
        <w:pStyle w:val="ListParagraph"/>
        <w:numPr>
          <w:ilvl w:val="0"/>
          <w:numId w:val="7"/>
        </w:numPr>
      </w:pPr>
      <w:ins w:id="245" w:author="Bill Hereth" w:date="2021-12-09T09:58:00Z">
        <w:r w:rsidRPr="00AE6FC1">
          <w:rPr>
            <w:b/>
            <w:bCs/>
          </w:rPr>
          <w:t>MODEL_SPC2</w:t>
        </w:r>
      </w:ins>
      <w:ins w:id="246" w:author="Bill Hereth" w:date="2021-12-09T10:14:00Z">
        <w:r w:rsidR="00D308FE" w:rsidRPr="00D308FE">
          <w:t xml:space="preserve"> – </w:t>
        </w:r>
      </w:ins>
      <w:ins w:id="247" w:author="Bill Hereth" w:date="2021-12-09T10:12:00Z">
        <w:r w:rsidR="00C7442C" w:rsidRPr="00AE6FC1">
          <w:t>Model Space 2 name (text)</w:t>
        </w:r>
      </w:ins>
      <w:ins w:id="248" w:author="Bill Hereth" w:date="2021-12-09T10:34:00Z">
        <w:r w:rsidR="00856AEA">
          <w:t xml:space="preserve">, includes </w:t>
        </w:r>
      </w:ins>
      <w:ins w:id="249" w:author="Bill Hereth" w:date="2021-12-09T10:35:00Z">
        <w:r w:rsidR="00B142A5">
          <w:t>additional suffix</w:t>
        </w:r>
      </w:ins>
      <w:ins w:id="250" w:author="Bill Hereth" w:date="2021-12-09T10:34:00Z">
        <w:r w:rsidR="00856AEA">
          <w:t xml:space="preserve"> for External </w:t>
        </w:r>
      </w:ins>
      <w:ins w:id="251" w:author="Bill Hereth" w:date="2021-12-09T10:36:00Z">
        <w:r w:rsidR="00B142A5">
          <w:t>TAZs in each MPO_MISD2.</w:t>
        </w:r>
      </w:ins>
    </w:p>
    <w:p w14:paraId="52DAD401" w14:textId="2FCA1E74" w:rsidR="009B53D4" w:rsidRDefault="009B53D4" w:rsidP="00130905">
      <w:pPr>
        <w:pStyle w:val="ListParagraph"/>
        <w:numPr>
          <w:ilvl w:val="0"/>
          <w:numId w:val="7"/>
        </w:numPr>
      </w:pPr>
      <w:r w:rsidRPr="00914F57">
        <w:rPr>
          <w:b/>
          <w:bCs/>
        </w:rPr>
        <w:t>COUNTY</w:t>
      </w:r>
      <w:r w:rsidR="00D308FE" w:rsidRPr="00D308FE">
        <w:rPr>
          <w:bCs/>
        </w:rPr>
        <w:t xml:space="preserve"> – </w:t>
      </w:r>
      <w:r>
        <w:t>identifies which county a zone is in, values include:</w:t>
      </w:r>
    </w:p>
    <w:p w14:paraId="3003FBBD" w14:textId="71B7F589" w:rsidR="009B53D4" w:rsidRDefault="009B53D4" w:rsidP="00130905">
      <w:pPr>
        <w:pStyle w:val="ListParagraph"/>
        <w:numPr>
          <w:ilvl w:val="1"/>
          <w:numId w:val="7"/>
        </w:numPr>
      </w:pPr>
      <w:r>
        <w:t>1</w:t>
      </w:r>
      <w:r w:rsidR="00D308FE" w:rsidRPr="00D308FE">
        <w:t xml:space="preserve"> – </w:t>
      </w:r>
      <w:r>
        <w:t>Weber</w:t>
      </w:r>
    </w:p>
    <w:p w14:paraId="23DD3F2E" w14:textId="5E76BC0B" w:rsidR="009B53D4" w:rsidRDefault="009B53D4" w:rsidP="00130905">
      <w:pPr>
        <w:pStyle w:val="ListParagraph"/>
        <w:numPr>
          <w:ilvl w:val="1"/>
          <w:numId w:val="7"/>
        </w:numPr>
      </w:pPr>
      <w:r>
        <w:t>2</w:t>
      </w:r>
      <w:r w:rsidR="00D308FE" w:rsidRPr="00D308FE">
        <w:t xml:space="preserve"> – </w:t>
      </w:r>
      <w:r>
        <w:t>Davis</w:t>
      </w:r>
    </w:p>
    <w:p w14:paraId="79CD800E" w14:textId="598A4B17" w:rsidR="009B53D4" w:rsidRDefault="009B53D4" w:rsidP="00130905">
      <w:pPr>
        <w:pStyle w:val="ListParagraph"/>
        <w:numPr>
          <w:ilvl w:val="1"/>
          <w:numId w:val="7"/>
        </w:numPr>
      </w:pPr>
      <w:r>
        <w:t>3</w:t>
      </w:r>
      <w:r w:rsidR="00D308FE" w:rsidRPr="00D308FE">
        <w:t xml:space="preserve"> – </w:t>
      </w:r>
      <w:r>
        <w:t>Salt Lake</w:t>
      </w:r>
    </w:p>
    <w:p w14:paraId="5BB689B4" w14:textId="00A57594" w:rsidR="009B53D4" w:rsidRDefault="009B53D4" w:rsidP="00130905">
      <w:pPr>
        <w:pStyle w:val="ListParagraph"/>
        <w:numPr>
          <w:ilvl w:val="1"/>
          <w:numId w:val="7"/>
        </w:numPr>
      </w:pPr>
      <w:r>
        <w:t>4</w:t>
      </w:r>
      <w:r w:rsidR="00D308FE" w:rsidRPr="00D308FE">
        <w:t xml:space="preserve"> – </w:t>
      </w:r>
      <w:r>
        <w:t>Utah</w:t>
      </w:r>
    </w:p>
    <w:p w14:paraId="04CD9889" w14:textId="09AA371A" w:rsidR="009B53D4" w:rsidRDefault="009B53D4" w:rsidP="00130905">
      <w:pPr>
        <w:pStyle w:val="ListParagraph"/>
        <w:numPr>
          <w:ilvl w:val="1"/>
          <w:numId w:val="7"/>
        </w:numPr>
      </w:pPr>
      <w:r>
        <w:t>5</w:t>
      </w:r>
      <w:r w:rsidR="00D308FE" w:rsidRPr="00D308FE">
        <w:t xml:space="preserve"> – </w:t>
      </w:r>
      <w:r>
        <w:t>Box Elder</w:t>
      </w:r>
    </w:p>
    <w:p w14:paraId="5E616096" w14:textId="3A8C0ACC" w:rsidR="009B53D4" w:rsidRDefault="009B53D4" w:rsidP="00130905">
      <w:pPr>
        <w:pStyle w:val="ListParagraph"/>
        <w:numPr>
          <w:ilvl w:val="0"/>
          <w:numId w:val="7"/>
        </w:numPr>
      </w:pPr>
      <w:r w:rsidRPr="00914F57">
        <w:rPr>
          <w:b/>
          <w:bCs/>
        </w:rPr>
        <w:t>CO_FIPS</w:t>
      </w:r>
      <w:r w:rsidR="00D308FE" w:rsidRPr="00D308FE">
        <w:rPr>
          <w:bCs/>
        </w:rPr>
        <w:t xml:space="preserve"> – </w:t>
      </w:r>
      <w:r>
        <w:t>county’s Census FIPS designation</w:t>
      </w:r>
    </w:p>
    <w:p w14:paraId="58C349C2" w14:textId="03C3D045" w:rsidR="009B53D4" w:rsidRDefault="009B53D4" w:rsidP="00130905">
      <w:pPr>
        <w:pStyle w:val="ListParagraph"/>
        <w:numPr>
          <w:ilvl w:val="0"/>
          <w:numId w:val="7"/>
        </w:numPr>
      </w:pPr>
      <w:r w:rsidRPr="00914F57">
        <w:rPr>
          <w:b/>
          <w:bCs/>
        </w:rPr>
        <w:t>CO_NAME</w:t>
      </w:r>
      <w:r w:rsidR="00D308FE" w:rsidRPr="00D308FE">
        <w:rPr>
          <w:bCs/>
        </w:rPr>
        <w:t xml:space="preserve"> – </w:t>
      </w:r>
      <w:r>
        <w:t>county’s name (text)</w:t>
      </w:r>
    </w:p>
    <w:p w14:paraId="56F18D90" w14:textId="7BCD9F7C" w:rsidR="009B53D4" w:rsidRDefault="009B53D4" w:rsidP="00130905">
      <w:pPr>
        <w:pStyle w:val="ListParagraph"/>
        <w:numPr>
          <w:ilvl w:val="0"/>
          <w:numId w:val="7"/>
        </w:numPr>
      </w:pPr>
      <w:r w:rsidRPr="00914F57">
        <w:rPr>
          <w:b/>
          <w:bCs/>
        </w:rPr>
        <w:t>CITY</w:t>
      </w:r>
      <w:r w:rsidR="00D308FE" w:rsidRPr="00D308FE">
        <w:rPr>
          <w:bCs/>
        </w:rPr>
        <w:t xml:space="preserve"> – </w:t>
      </w:r>
      <w:r>
        <w:t>identifies which city a zone is in, expressed as an integer</w:t>
      </w:r>
    </w:p>
    <w:p w14:paraId="0BD0B158" w14:textId="7CE4BD61" w:rsidR="009B53D4" w:rsidRDefault="009B53D4" w:rsidP="00130905">
      <w:pPr>
        <w:pStyle w:val="ListParagraph"/>
        <w:numPr>
          <w:ilvl w:val="0"/>
          <w:numId w:val="7"/>
        </w:numPr>
      </w:pPr>
      <w:r w:rsidRPr="00914F57">
        <w:rPr>
          <w:b/>
          <w:bCs/>
        </w:rPr>
        <w:t>CITY_FIPS</w:t>
      </w:r>
      <w:r w:rsidR="00D308FE" w:rsidRPr="00D308FE">
        <w:rPr>
          <w:bCs/>
        </w:rPr>
        <w:t xml:space="preserve"> – </w:t>
      </w:r>
      <w:r>
        <w:t>city’s Census FIPS designation</w:t>
      </w:r>
    </w:p>
    <w:p w14:paraId="60304340" w14:textId="1691E560" w:rsidR="009B53D4" w:rsidRDefault="009B53D4" w:rsidP="00130905">
      <w:pPr>
        <w:pStyle w:val="ListParagraph"/>
        <w:numPr>
          <w:ilvl w:val="0"/>
          <w:numId w:val="7"/>
        </w:numPr>
        <w:rPr>
          <w:ins w:id="252" w:author="Bill Hereth" w:date="2021-12-09T09:59:00Z"/>
        </w:rPr>
      </w:pPr>
      <w:r w:rsidRPr="00914F57">
        <w:rPr>
          <w:b/>
          <w:bCs/>
        </w:rPr>
        <w:t>CITY_NAME</w:t>
      </w:r>
      <w:r w:rsidR="00D308FE" w:rsidRPr="00D308FE">
        <w:rPr>
          <w:bCs/>
        </w:rPr>
        <w:t xml:space="preserve"> – </w:t>
      </w:r>
      <w:r>
        <w:t>city’s name (text)</w:t>
      </w:r>
    </w:p>
    <w:p w14:paraId="0223A0AC" w14:textId="2A562938" w:rsidR="006D0F89" w:rsidRPr="00AE6FC1" w:rsidRDefault="006D0F89" w:rsidP="00130905">
      <w:pPr>
        <w:pStyle w:val="ListParagraph"/>
        <w:numPr>
          <w:ilvl w:val="0"/>
          <w:numId w:val="7"/>
        </w:numPr>
        <w:rPr>
          <w:ins w:id="253" w:author="Bill Hereth" w:date="2021-12-09T09:59:00Z"/>
        </w:rPr>
      </w:pPr>
      <w:ins w:id="254" w:author="Bill Hereth" w:date="2021-12-09T09:59:00Z">
        <w:r>
          <w:rPr>
            <w:b/>
            <w:bCs/>
          </w:rPr>
          <w:t>DISTSUPER</w:t>
        </w:r>
      </w:ins>
      <w:ins w:id="255" w:author="Bill Hereth" w:date="2021-12-09T10:14:00Z">
        <w:r w:rsidR="00D308FE" w:rsidRPr="00D308FE">
          <w:rPr>
            <w:bCs/>
          </w:rPr>
          <w:t xml:space="preserve"> – </w:t>
        </w:r>
      </w:ins>
      <w:ins w:id="256" w:author="Bill Hereth" w:date="2021-12-09T10:09:00Z">
        <w:r w:rsidR="00C7442C">
          <w:t xml:space="preserve">identifies the Super District a zone is in, </w:t>
        </w:r>
        <w:r w:rsidR="00C7442C" w:rsidRPr="00AE6FC1">
          <w:t>definitions came from UDOT for</w:t>
        </w:r>
      </w:ins>
      <w:ins w:id="257" w:author="Bill Hereth" w:date="2021-12-15T13:36:00Z">
        <w:r w:rsidR="00AE6FC1">
          <w:t xml:space="preserve"> long-distance m</w:t>
        </w:r>
      </w:ins>
      <w:ins w:id="258" w:author="Bill Hereth" w:date="2021-12-09T10:09:00Z">
        <w:r w:rsidR="00C7442C" w:rsidRPr="00AE6FC1">
          <w:t>odel work</w:t>
        </w:r>
      </w:ins>
    </w:p>
    <w:p w14:paraId="282E9D68" w14:textId="2D43054D" w:rsidR="006D0F89" w:rsidRDefault="006D0F89" w:rsidP="00130905">
      <w:pPr>
        <w:pStyle w:val="ListParagraph"/>
        <w:numPr>
          <w:ilvl w:val="0"/>
          <w:numId w:val="7"/>
        </w:numPr>
      </w:pPr>
      <w:ins w:id="259" w:author="Bill Hereth" w:date="2021-12-09T09:59:00Z">
        <w:r>
          <w:rPr>
            <w:b/>
            <w:bCs/>
          </w:rPr>
          <w:t>DSUP_NAME</w:t>
        </w:r>
      </w:ins>
      <w:ins w:id="260" w:author="Bill Hereth" w:date="2021-12-09T10:14:00Z">
        <w:r w:rsidR="00D308FE" w:rsidRPr="00D308FE">
          <w:rPr>
            <w:bCs/>
          </w:rPr>
          <w:t xml:space="preserve"> – </w:t>
        </w:r>
      </w:ins>
      <w:ins w:id="261" w:author="Bill Hereth" w:date="2021-12-09T10:09:00Z">
        <w:r w:rsidR="00C7442C">
          <w:t>Super District’s name (text)</w:t>
        </w:r>
      </w:ins>
    </w:p>
    <w:p w14:paraId="3690D6A0" w14:textId="3DB774CE" w:rsidR="009B53D4" w:rsidRDefault="009B53D4" w:rsidP="00130905">
      <w:pPr>
        <w:pStyle w:val="ListParagraph"/>
        <w:numPr>
          <w:ilvl w:val="0"/>
          <w:numId w:val="7"/>
        </w:numPr>
      </w:pPr>
      <w:r w:rsidRPr="00914F57">
        <w:rPr>
          <w:b/>
          <w:bCs/>
        </w:rPr>
        <w:t>DISTLRG</w:t>
      </w:r>
      <w:r w:rsidR="00D308FE" w:rsidRPr="00D308FE">
        <w:rPr>
          <w:bCs/>
        </w:rPr>
        <w:t xml:space="preserve"> – </w:t>
      </w:r>
      <w:r>
        <w:t>identifies the Large District a zone is in, expressed as an integer</w:t>
      </w:r>
    </w:p>
    <w:p w14:paraId="6D8692F0" w14:textId="6F84B31E" w:rsidR="009B53D4" w:rsidRDefault="009B53D4" w:rsidP="00130905">
      <w:pPr>
        <w:pStyle w:val="ListParagraph"/>
        <w:numPr>
          <w:ilvl w:val="0"/>
          <w:numId w:val="7"/>
        </w:numPr>
      </w:pPr>
      <w:r w:rsidRPr="00914F57">
        <w:rPr>
          <w:b/>
          <w:bCs/>
        </w:rPr>
        <w:t>DLRG_NAME</w:t>
      </w:r>
      <w:r w:rsidR="00D308FE" w:rsidRPr="00D308FE">
        <w:rPr>
          <w:bCs/>
        </w:rPr>
        <w:t xml:space="preserve"> – </w:t>
      </w:r>
      <w:r>
        <w:t>Large District’s name (text)</w:t>
      </w:r>
    </w:p>
    <w:p w14:paraId="5EBFE0B8" w14:textId="3C32A99D" w:rsidR="009B53D4" w:rsidRDefault="009B53D4" w:rsidP="00130905">
      <w:pPr>
        <w:pStyle w:val="ListParagraph"/>
        <w:numPr>
          <w:ilvl w:val="0"/>
          <w:numId w:val="7"/>
        </w:numPr>
      </w:pPr>
      <w:r w:rsidRPr="00914F57">
        <w:rPr>
          <w:b/>
          <w:bCs/>
        </w:rPr>
        <w:t>DISTMED</w:t>
      </w:r>
      <w:r w:rsidR="00D308FE" w:rsidRPr="00D308FE">
        <w:rPr>
          <w:bCs/>
        </w:rPr>
        <w:t xml:space="preserve"> – </w:t>
      </w:r>
      <w:r>
        <w:t>identifies the Medium District a zone is in, expressed as an integer</w:t>
      </w:r>
    </w:p>
    <w:p w14:paraId="021CE377" w14:textId="4DE09C7D" w:rsidR="009B53D4" w:rsidRDefault="009B53D4" w:rsidP="00130905">
      <w:pPr>
        <w:pStyle w:val="ListParagraph"/>
        <w:numPr>
          <w:ilvl w:val="0"/>
          <w:numId w:val="7"/>
        </w:numPr>
      </w:pPr>
      <w:r w:rsidRPr="00914F57">
        <w:rPr>
          <w:b/>
          <w:bCs/>
        </w:rPr>
        <w:t>DMED_NAME</w:t>
      </w:r>
      <w:r w:rsidR="00D308FE" w:rsidRPr="00D308FE">
        <w:rPr>
          <w:bCs/>
        </w:rPr>
        <w:t xml:space="preserve"> – </w:t>
      </w:r>
      <w:r>
        <w:t>Medium District’s name (text)</w:t>
      </w:r>
    </w:p>
    <w:p w14:paraId="294EFFEF" w14:textId="3B7C504F" w:rsidR="009B53D4" w:rsidRDefault="009B53D4" w:rsidP="00130905">
      <w:pPr>
        <w:pStyle w:val="ListParagraph"/>
        <w:numPr>
          <w:ilvl w:val="0"/>
          <w:numId w:val="7"/>
        </w:numPr>
      </w:pPr>
      <w:r w:rsidRPr="00914F57">
        <w:rPr>
          <w:b/>
          <w:bCs/>
        </w:rPr>
        <w:t>DISTSML</w:t>
      </w:r>
      <w:r w:rsidR="00D308FE" w:rsidRPr="00D308FE">
        <w:rPr>
          <w:bCs/>
        </w:rPr>
        <w:t xml:space="preserve"> – </w:t>
      </w:r>
      <w:r>
        <w:t>identifies the Small District a zone is in, expressed as an integer</w:t>
      </w:r>
    </w:p>
    <w:p w14:paraId="56BD340A" w14:textId="7BCBC80E" w:rsidR="009B53D4" w:rsidRDefault="009B53D4" w:rsidP="00130905">
      <w:pPr>
        <w:pStyle w:val="ListParagraph"/>
        <w:numPr>
          <w:ilvl w:val="0"/>
          <w:numId w:val="7"/>
        </w:numPr>
        <w:rPr>
          <w:ins w:id="262" w:author="Bill Hereth" w:date="2021-12-09T09:59:00Z"/>
        </w:rPr>
      </w:pPr>
      <w:r w:rsidRPr="00914F57">
        <w:rPr>
          <w:b/>
          <w:bCs/>
        </w:rPr>
        <w:t>DSML_NAME</w:t>
      </w:r>
      <w:r w:rsidR="00D308FE" w:rsidRPr="00D308FE">
        <w:rPr>
          <w:bCs/>
        </w:rPr>
        <w:t xml:space="preserve"> – </w:t>
      </w:r>
      <w:r>
        <w:t>Small District’s name (text)</w:t>
      </w:r>
    </w:p>
    <w:p w14:paraId="633628F1" w14:textId="0F59C6D2" w:rsidR="006D0F89" w:rsidRPr="00AE6FC1" w:rsidRDefault="006D0F89" w:rsidP="00130905">
      <w:pPr>
        <w:pStyle w:val="ListParagraph"/>
        <w:numPr>
          <w:ilvl w:val="0"/>
          <w:numId w:val="7"/>
        </w:numPr>
        <w:rPr>
          <w:ins w:id="263" w:author="Bill Hereth" w:date="2021-12-09T09:59:00Z"/>
        </w:rPr>
      </w:pPr>
      <w:ins w:id="264" w:author="Bill Hereth" w:date="2021-12-09T09:59:00Z">
        <w:r>
          <w:rPr>
            <w:b/>
            <w:bCs/>
          </w:rPr>
          <w:t>AIRSAGE</w:t>
        </w:r>
      </w:ins>
      <w:ins w:id="265" w:author="Bill Hereth" w:date="2021-12-09T10:37:00Z">
        <w:r w:rsidR="00B142A5">
          <w:t xml:space="preserve"> – </w:t>
        </w:r>
      </w:ins>
      <w:ins w:id="266" w:author="Bill Hereth" w:date="2021-12-09T10:38:00Z">
        <w:r w:rsidR="00B142A5">
          <w:t xml:space="preserve">identifies the </w:t>
        </w:r>
      </w:ins>
      <w:proofErr w:type="spellStart"/>
      <w:ins w:id="267" w:author="Bill Hereth" w:date="2021-12-09T10:37:00Z">
        <w:r w:rsidR="00B142A5">
          <w:t>Airsage</w:t>
        </w:r>
        <w:proofErr w:type="spellEnd"/>
        <w:r w:rsidR="00B142A5">
          <w:t xml:space="preserve"> District (statewide numbering)</w:t>
        </w:r>
      </w:ins>
      <w:ins w:id="268" w:author="Bill Hereth" w:date="2021-12-09T10:38:00Z">
        <w:r w:rsidR="00B142A5">
          <w:t xml:space="preserve"> a TAZ is in</w:t>
        </w:r>
      </w:ins>
    </w:p>
    <w:p w14:paraId="5E21E914" w14:textId="4FBBBFAF" w:rsidR="006D0F89" w:rsidRPr="00AE6FC1" w:rsidRDefault="006D0F89" w:rsidP="00130905">
      <w:pPr>
        <w:pStyle w:val="ListParagraph"/>
        <w:numPr>
          <w:ilvl w:val="0"/>
          <w:numId w:val="7"/>
        </w:numPr>
        <w:rPr>
          <w:ins w:id="269" w:author="Bill Hereth" w:date="2021-12-09T09:59:00Z"/>
        </w:rPr>
      </w:pPr>
      <w:ins w:id="270" w:author="Bill Hereth" w:date="2021-12-09T09:59:00Z">
        <w:r>
          <w:rPr>
            <w:b/>
            <w:bCs/>
          </w:rPr>
          <w:t>WF_AIRSAGE</w:t>
        </w:r>
      </w:ins>
      <w:ins w:id="271" w:author="Bill Hereth" w:date="2021-12-09T10:37:00Z">
        <w:r w:rsidR="00B142A5">
          <w:rPr>
            <w:b/>
            <w:bCs/>
          </w:rPr>
          <w:t xml:space="preserve"> </w:t>
        </w:r>
        <w:r w:rsidR="00B142A5">
          <w:t xml:space="preserve">– </w:t>
        </w:r>
      </w:ins>
      <w:ins w:id="272" w:author="Bill Hereth" w:date="2021-12-09T10:38:00Z">
        <w:r w:rsidR="00B142A5">
          <w:t xml:space="preserve">identifies </w:t>
        </w:r>
      </w:ins>
      <w:proofErr w:type="spellStart"/>
      <w:ins w:id="273" w:author="Bill Hereth" w:date="2021-12-09T10:37:00Z">
        <w:r w:rsidR="00B142A5">
          <w:t>Airsage</w:t>
        </w:r>
        <w:proofErr w:type="spellEnd"/>
        <w:r w:rsidR="00B142A5">
          <w:t xml:space="preserve"> Districts</w:t>
        </w:r>
      </w:ins>
      <w:ins w:id="274" w:author="Bill Hereth" w:date="2021-12-09T10:38:00Z">
        <w:r w:rsidR="00B142A5">
          <w:t xml:space="preserve"> (</w:t>
        </w:r>
      </w:ins>
      <w:ins w:id="275" w:author="Bill Hereth" w:date="2021-12-09T10:37:00Z">
        <w:r w:rsidR="00B142A5">
          <w:t>Wasatch Front only numbering)</w:t>
        </w:r>
      </w:ins>
      <w:ins w:id="276" w:author="Bill Hereth" w:date="2021-12-09T10:38:00Z">
        <w:r w:rsidR="00B142A5">
          <w:t xml:space="preserve"> a TAZ is in</w:t>
        </w:r>
      </w:ins>
    </w:p>
    <w:p w14:paraId="7D26615E" w14:textId="480DBE1E" w:rsidR="006D0F89" w:rsidRPr="00AE6FC1" w:rsidRDefault="006D0F89" w:rsidP="00130905">
      <w:pPr>
        <w:pStyle w:val="ListParagraph"/>
        <w:numPr>
          <w:ilvl w:val="0"/>
          <w:numId w:val="7"/>
        </w:numPr>
        <w:rPr>
          <w:ins w:id="277" w:author="Bill Hereth" w:date="2021-12-09T09:59:00Z"/>
        </w:rPr>
      </w:pPr>
      <w:ins w:id="278" w:author="Bill Hereth" w:date="2021-12-09T09:59:00Z">
        <w:r>
          <w:rPr>
            <w:b/>
            <w:bCs/>
          </w:rPr>
          <w:t>SLC</w:t>
        </w:r>
      </w:ins>
      <w:ins w:id="279" w:author="Bill Hereth" w:date="2021-12-09T10:38:00Z">
        <w:r w:rsidR="00B142A5">
          <w:t xml:space="preserve"> – identifies TAZs that are in Salt Lake City</w:t>
        </w:r>
      </w:ins>
    </w:p>
    <w:p w14:paraId="0184216D" w14:textId="2E3A8EB5" w:rsidR="006D0F89" w:rsidRDefault="006D0F89" w:rsidP="00130905">
      <w:pPr>
        <w:pStyle w:val="ListParagraph"/>
        <w:numPr>
          <w:ilvl w:val="0"/>
          <w:numId w:val="7"/>
        </w:numPr>
      </w:pPr>
      <w:ins w:id="280" w:author="Bill Hereth" w:date="2021-12-09T09:59:00Z">
        <w:r>
          <w:rPr>
            <w:b/>
            <w:bCs/>
          </w:rPr>
          <w:t>NAAPM25</w:t>
        </w:r>
      </w:ins>
      <w:ins w:id="281" w:author="Bill Hereth" w:date="2021-12-09T10:38:00Z">
        <w:r w:rsidR="00B142A5">
          <w:rPr>
            <w:b/>
            <w:bCs/>
          </w:rPr>
          <w:t xml:space="preserve"> </w:t>
        </w:r>
      </w:ins>
      <w:ins w:id="282" w:author="Bill Hereth" w:date="2021-12-09T10:39:00Z">
        <w:r w:rsidR="00B142A5">
          <w:t>–</w:t>
        </w:r>
      </w:ins>
      <w:ins w:id="283" w:author="Bill Hereth" w:date="2021-12-09T10:38:00Z">
        <w:r w:rsidR="00B142A5">
          <w:t xml:space="preserve"> </w:t>
        </w:r>
      </w:ins>
      <w:ins w:id="284" w:author="Bill Hereth" w:date="2021-12-09T10:39:00Z">
        <w:r w:rsidR="00B142A5">
          <w:t>identifies non-attainment zones a</w:t>
        </w:r>
      </w:ins>
      <w:ins w:id="285" w:author="Bill Hereth" w:date="2021-12-09T10:40:00Z">
        <w:r w:rsidR="00CA48E3">
          <w:t xml:space="preserve"> TAZ is in</w:t>
        </w:r>
      </w:ins>
    </w:p>
    <w:p w14:paraId="28040B0B" w14:textId="6E21F214" w:rsidR="009B53D4" w:rsidRDefault="009B53D4" w:rsidP="00E83E7B">
      <w:pPr>
        <w:pStyle w:val="Heading2"/>
      </w:pPr>
      <w:bookmarkStart w:id="286" w:name="_Toc95889727"/>
      <w:r>
        <w:t>Default Large &amp; Medium Districts</w:t>
      </w:r>
      <w:bookmarkEnd w:id="286"/>
    </w:p>
    <w:p w14:paraId="3FA0890B" w14:textId="40ADEE8C" w:rsidR="00D001EB" w:rsidRDefault="009B53D4" w:rsidP="0006470F">
      <w:r>
        <w:t>It is often helpful to aggregate TAZ-level travel model data into larger geographies to better understand various aspects of model results</w:t>
      </w:r>
      <w:r w:rsidR="00192CE2">
        <w:t xml:space="preserve">. </w:t>
      </w:r>
      <w:r>
        <w:t xml:space="preserve">The Model has default </w:t>
      </w:r>
      <w:proofErr w:type="gramStart"/>
      <w:r>
        <w:t>Large and Medium</w:t>
      </w:r>
      <w:proofErr w:type="gramEnd"/>
      <w:r>
        <w:t xml:space="preserve"> district sets that are part of the TAZ input shapefile</w:t>
      </w:r>
      <w:r w:rsidR="00192CE2">
        <w:t xml:space="preserve">. </w:t>
      </w:r>
    </w:p>
    <w:p w14:paraId="3E286702" w14:textId="06C5AEFF" w:rsidR="009B53D4" w:rsidRDefault="009B53D4" w:rsidP="0006470F">
      <w:r>
        <w:t xml:space="preserve">As part of </w:t>
      </w:r>
      <w:r w:rsidR="00D001EB">
        <w:t>a</w:t>
      </w:r>
      <w:r>
        <w:t xml:space="preserve"> scenario run, the travel model summarizes socioeconomic data and distribution trip tables by the</w:t>
      </w:r>
      <w:r w:rsidR="00D001EB">
        <w:t>se</w:t>
      </w:r>
      <w:r>
        <w:t xml:space="preserve"> </w:t>
      </w:r>
      <w:proofErr w:type="gramStart"/>
      <w:r>
        <w:t>Large and Medium</w:t>
      </w:r>
      <w:proofErr w:type="gramEnd"/>
      <w:r>
        <w:t xml:space="preserve"> distric</w:t>
      </w:r>
      <w:r w:rsidR="00D001EB">
        <w:t>ts</w:t>
      </w:r>
      <w:r w:rsidR="00192CE2">
        <w:t xml:space="preserve">. </w:t>
      </w:r>
      <w:r>
        <w:t xml:space="preserve">The following graphic depicts the default </w:t>
      </w:r>
      <w:proofErr w:type="gramStart"/>
      <w:r>
        <w:t>Large and Medium</w:t>
      </w:r>
      <w:proofErr w:type="gramEnd"/>
      <w:r>
        <w:t xml:space="preserve"> districts:</w:t>
      </w:r>
    </w:p>
    <w:p w14:paraId="2F04928A" w14:textId="77777777" w:rsidR="009B53D4" w:rsidRDefault="009B53D4" w:rsidP="0006470F"/>
    <w:p w14:paraId="3B160726" w14:textId="77777777" w:rsidR="00D82EC4" w:rsidRDefault="009B53D4" w:rsidP="00D82EC4">
      <w:r>
        <w:rPr>
          <w:noProof/>
          <w:sz w:val="22"/>
          <w:szCs w:val="22"/>
          <w:bdr w:val="none" w:sz="0" w:space="0" w:color="auto" w:frame="1"/>
        </w:rPr>
        <w:lastRenderedPageBreak/>
        <w:drawing>
          <wp:inline distT="0" distB="0" distL="0" distR="0" wp14:anchorId="4EE44929" wp14:editId="1D40DDB5">
            <wp:extent cx="6178990" cy="800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8990" cy="8001000"/>
                    </a:xfrm>
                    <a:prstGeom prst="rect">
                      <a:avLst/>
                    </a:prstGeom>
                    <a:noFill/>
                    <a:ln>
                      <a:noFill/>
                    </a:ln>
                  </pic:spPr>
                </pic:pic>
              </a:graphicData>
            </a:graphic>
          </wp:inline>
        </w:drawing>
      </w:r>
    </w:p>
    <w:p w14:paraId="6050BFDD" w14:textId="11F85130" w:rsidR="00D82EC4" w:rsidRDefault="00D82EC4" w:rsidP="00F16632">
      <w:pPr>
        <w:pStyle w:val="Heading1"/>
        <w:rPr>
          <w:color w:val="auto"/>
        </w:rPr>
      </w:pPr>
      <w:bookmarkStart w:id="287" w:name="_Toc95889728"/>
      <w:r>
        <w:lastRenderedPageBreak/>
        <w:t>Socioeconomic Data</w:t>
      </w:r>
      <w:bookmarkEnd w:id="287"/>
    </w:p>
    <w:p w14:paraId="14DD6624" w14:textId="0717B759" w:rsidR="00D82EC4" w:rsidRDefault="00D82EC4" w:rsidP="00DA329B">
      <w:r>
        <w:t>The travel model uses residential and employment data to estimate travel demand</w:t>
      </w:r>
      <w:r w:rsidR="00192CE2">
        <w:t xml:space="preserve">. </w:t>
      </w:r>
      <w:r>
        <w:t>The socioeconomic data represents one of the key inputs to the travel model</w:t>
      </w:r>
      <w:r w:rsidR="00192CE2">
        <w:t xml:space="preserve">. </w:t>
      </w:r>
      <w:r>
        <w:t>This section describes the socioeconomic input files used by the travel model and the process followed to create them.</w:t>
      </w:r>
    </w:p>
    <w:p w14:paraId="133686EE" w14:textId="339CD3A9" w:rsidR="00D82EC4" w:rsidRDefault="00D82EC4" w:rsidP="00E83E7B">
      <w:pPr>
        <w:pStyle w:val="Heading2"/>
      </w:pPr>
      <w:bookmarkStart w:id="288" w:name="_Toc95889729"/>
      <w:r>
        <w:t>Socioeconomic Input Files</w:t>
      </w:r>
      <w:bookmarkEnd w:id="288"/>
    </w:p>
    <w:p w14:paraId="2DE31109" w14:textId="6D15EA05" w:rsidR="00D82EC4" w:rsidRDefault="00D82EC4" w:rsidP="00DA329B">
      <w:r>
        <w:t xml:space="preserve">The travel model </w:t>
      </w:r>
      <w:del w:id="289" w:author="Bill Hereth" w:date="2022-01-05T15:58:00Z">
        <w:r w:rsidDel="003A3F71">
          <w:delText xml:space="preserve">uses </w:delText>
        </w:r>
      </w:del>
      <w:ins w:id="290" w:author="Bill Hereth" w:date="2022-01-05T15:58:00Z">
        <w:r w:rsidR="003A3F71">
          <w:t xml:space="preserve">three </w:t>
        </w:r>
      </w:ins>
      <w:r>
        <w:t>two sets of socioeconomic input files with different geographic resolution: </w:t>
      </w:r>
    </w:p>
    <w:p w14:paraId="7B113F10" w14:textId="77777777" w:rsidR="00D82EC4" w:rsidRPr="00D82EC4" w:rsidRDefault="00D82EC4" w:rsidP="00130905">
      <w:pPr>
        <w:pStyle w:val="ListParagraph"/>
        <w:numPr>
          <w:ilvl w:val="0"/>
          <w:numId w:val="45"/>
        </w:numPr>
      </w:pPr>
      <w:r w:rsidRPr="00DA329B">
        <w:rPr>
          <w:i/>
          <w:iCs/>
        </w:rPr>
        <w:t>County-level input files</w:t>
      </w:r>
    </w:p>
    <w:p w14:paraId="5FAD3CE0" w14:textId="733A9449" w:rsidR="00D82EC4" w:rsidRPr="003A3F71" w:rsidRDefault="00D82EC4" w:rsidP="00130905">
      <w:pPr>
        <w:pStyle w:val="ListParagraph"/>
        <w:numPr>
          <w:ilvl w:val="0"/>
          <w:numId w:val="45"/>
        </w:numPr>
        <w:rPr>
          <w:ins w:id="291" w:author="Bill Hereth" w:date="2022-01-05T15:58:00Z"/>
          <w:rPrChange w:id="292" w:author="Bill Hereth" w:date="2022-01-05T15:58:00Z">
            <w:rPr>
              <w:ins w:id="293" w:author="Bill Hereth" w:date="2022-01-05T15:58:00Z"/>
              <w:i/>
              <w:iCs/>
            </w:rPr>
          </w:rPrChange>
        </w:rPr>
      </w:pPr>
      <w:r w:rsidRPr="00DA329B">
        <w:rPr>
          <w:i/>
          <w:iCs/>
        </w:rPr>
        <w:t>TAZ-level input files</w:t>
      </w:r>
    </w:p>
    <w:p w14:paraId="2957A5D0" w14:textId="0722E27B" w:rsidR="003A3F71" w:rsidRPr="00D82EC4" w:rsidRDefault="003A3F71" w:rsidP="00130905">
      <w:pPr>
        <w:pStyle w:val="ListParagraph"/>
        <w:numPr>
          <w:ilvl w:val="0"/>
          <w:numId w:val="45"/>
        </w:numPr>
      </w:pPr>
      <w:ins w:id="294" w:author="Bill Hereth" w:date="2022-01-05T15:59:00Z">
        <w:r>
          <w:rPr>
            <w:i/>
            <w:iCs/>
          </w:rPr>
          <w:t>External forces</w:t>
        </w:r>
      </w:ins>
      <w:ins w:id="295" w:author="Bill Hereth" w:date="2022-01-05T15:58:00Z">
        <w:r>
          <w:rPr>
            <w:i/>
            <w:iCs/>
          </w:rPr>
          <w:t xml:space="preserve"> input files</w:t>
        </w:r>
      </w:ins>
    </w:p>
    <w:p w14:paraId="293AB299" w14:textId="2E5E5DE6" w:rsidR="00D82EC4" w:rsidRDefault="00D82EC4" w:rsidP="0030183C">
      <w:pPr>
        <w:pStyle w:val="Heading3"/>
      </w:pPr>
      <w:bookmarkStart w:id="296" w:name="_Toc95889730"/>
      <w:r>
        <w:t>County-level Control Files</w:t>
      </w:r>
      <w:bookmarkEnd w:id="296"/>
    </w:p>
    <w:p w14:paraId="4BE271B8" w14:textId="77777777" w:rsidR="00D82EC4" w:rsidRDefault="00D82EC4" w:rsidP="00DA329B">
      <w:r>
        <w:t>The model contains two county-level input files, located in the model’s ‘1_Inputs\2_SEData\_ControlTotals’ folder:</w:t>
      </w:r>
    </w:p>
    <w:p w14:paraId="49318D64" w14:textId="3664DF3C" w:rsidR="00D82EC4" w:rsidRPr="00D82EC4" w:rsidRDefault="00D82EC4" w:rsidP="00130905">
      <w:pPr>
        <w:pStyle w:val="ListParagraph"/>
        <w:numPr>
          <w:ilvl w:val="0"/>
          <w:numId w:val="44"/>
        </w:numPr>
      </w:pPr>
      <w:r w:rsidRPr="00D82EC4">
        <w:t>‘ControlTotal_SE_WF.csv’</w:t>
      </w:r>
      <w:r w:rsidR="00D308FE" w:rsidRPr="00D308FE">
        <w:t xml:space="preserve"> – </w:t>
      </w:r>
      <w:r w:rsidRPr="00D82EC4">
        <w:t>socioeconomic variables by county by year</w:t>
      </w:r>
    </w:p>
    <w:p w14:paraId="0D09FE3D" w14:textId="1F9C4B5E" w:rsidR="00D82EC4" w:rsidRPr="00D82EC4" w:rsidRDefault="00D82EC4" w:rsidP="00130905">
      <w:pPr>
        <w:pStyle w:val="ListParagraph"/>
        <w:numPr>
          <w:ilvl w:val="0"/>
          <w:numId w:val="44"/>
        </w:numPr>
      </w:pPr>
      <w:r w:rsidRPr="00D82EC4">
        <w:t>‘ControlTotal_Age.csv’</w:t>
      </w:r>
      <w:r w:rsidR="00D308FE" w:rsidRPr="00D308FE">
        <w:t xml:space="preserve"> – </w:t>
      </w:r>
      <w:r w:rsidRPr="00D82EC4">
        <w:t>population by age group by county by year</w:t>
      </w:r>
    </w:p>
    <w:p w14:paraId="536B1385" w14:textId="7EDA45F6" w:rsidR="00D82EC4" w:rsidRDefault="00D82EC4" w:rsidP="00DA329B">
      <w:pPr>
        <w:rPr>
          <w:rFonts w:ascii="Times New Roman" w:hAnsi="Times New Roman" w:cs="Times New Roman"/>
          <w:color w:val="auto"/>
        </w:rPr>
      </w:pPr>
      <w:r>
        <w:t>The ‘ControlTotal_SE_WF.csv’ input file is used for reporting deviation in the model’s TAZ-level socioeconomic data from the county control total</w:t>
      </w:r>
      <w:r w:rsidR="00192CE2">
        <w:t xml:space="preserve">. </w:t>
      </w:r>
      <w:r>
        <w:t>The fields in the control file include the residential and primary employment fields found in the TAZ-level socioeconomic files.</w:t>
      </w:r>
    </w:p>
    <w:p w14:paraId="4DD8B958" w14:textId="77777777" w:rsidR="00D82EC4" w:rsidRDefault="00D82EC4" w:rsidP="00DA329B">
      <w:r>
        <w:t>The ‘ControlTotal_Age.csv’ input file contains county population by three age groups:</w:t>
      </w:r>
    </w:p>
    <w:p w14:paraId="0E4B519E" w14:textId="34626DBE" w:rsidR="00D82EC4" w:rsidRPr="00D82EC4" w:rsidRDefault="00D82EC4" w:rsidP="00130905">
      <w:pPr>
        <w:pStyle w:val="ListParagraph"/>
        <w:numPr>
          <w:ilvl w:val="0"/>
          <w:numId w:val="43"/>
        </w:numPr>
      </w:pPr>
      <w:r w:rsidRPr="00D82EC4">
        <w:t>Children</w:t>
      </w:r>
      <w:r w:rsidR="00D308FE" w:rsidRPr="00D308FE">
        <w:t xml:space="preserve"> – </w:t>
      </w:r>
      <w:r w:rsidRPr="00D82EC4">
        <w:t>0 to 17</w:t>
      </w:r>
    </w:p>
    <w:p w14:paraId="7A86DC68" w14:textId="793F79E8" w:rsidR="00D82EC4" w:rsidRPr="00D82EC4" w:rsidRDefault="00D82EC4" w:rsidP="00130905">
      <w:pPr>
        <w:pStyle w:val="ListParagraph"/>
        <w:numPr>
          <w:ilvl w:val="0"/>
          <w:numId w:val="43"/>
        </w:numPr>
      </w:pPr>
      <w:r w:rsidRPr="00D82EC4">
        <w:t>Adults</w:t>
      </w:r>
      <w:r w:rsidR="00D308FE" w:rsidRPr="00D308FE">
        <w:t xml:space="preserve"> – </w:t>
      </w:r>
      <w:r w:rsidRPr="00D82EC4">
        <w:t>18 to 64</w:t>
      </w:r>
    </w:p>
    <w:p w14:paraId="22C282F6" w14:textId="343AE8AB" w:rsidR="00D82EC4" w:rsidRPr="00D82EC4" w:rsidRDefault="00D82EC4" w:rsidP="00130905">
      <w:pPr>
        <w:pStyle w:val="ListParagraph"/>
        <w:numPr>
          <w:ilvl w:val="0"/>
          <w:numId w:val="43"/>
        </w:numPr>
      </w:pPr>
      <w:r w:rsidRPr="00D82EC4">
        <w:t>Seniors</w:t>
      </w:r>
      <w:r w:rsidR="00D308FE" w:rsidRPr="00D308FE">
        <w:t xml:space="preserve"> – </w:t>
      </w:r>
      <w:r w:rsidRPr="00D82EC4">
        <w:t>65 +</w:t>
      </w:r>
    </w:p>
    <w:p w14:paraId="3B1B0850" w14:textId="72B93794" w:rsidR="00D82EC4" w:rsidRPr="00F37884" w:rsidRDefault="00D82EC4" w:rsidP="00DA329B">
      <w:pPr>
        <w:rPr>
          <w:rFonts w:ascii="Times New Roman" w:hAnsi="Times New Roman" w:cs="Times New Roman"/>
          <w:color w:val="auto"/>
        </w:rPr>
      </w:pPr>
      <w:r>
        <w:t>This information is used in the model’s household disaggregation step and allows the model to reflect the share of children, adults and seniors as the relative shares of these populations change over time</w:t>
      </w:r>
      <w:r w:rsidR="00192CE2">
        <w:t xml:space="preserve">. </w:t>
      </w:r>
    </w:p>
    <w:p w14:paraId="171AB829" w14:textId="77777777" w:rsidR="00D82EC4" w:rsidRDefault="00D82EC4" w:rsidP="0030183C">
      <w:pPr>
        <w:pStyle w:val="Heading3"/>
      </w:pPr>
      <w:bookmarkStart w:id="297" w:name="_Toc95889731"/>
      <w:r>
        <w:t>TAZ-level Input Files</w:t>
      </w:r>
      <w:bookmarkEnd w:id="297"/>
    </w:p>
    <w:p w14:paraId="7717C13A" w14:textId="1B0ED5A0" w:rsidR="00D82EC4" w:rsidRDefault="00D82EC4" w:rsidP="00DA329B">
      <w:r>
        <w:t>A TAZ-level file is supplied for every year for which a model scenario is to be run</w:t>
      </w:r>
      <w:r w:rsidR="00192CE2">
        <w:t xml:space="preserve">. </w:t>
      </w:r>
      <w:r>
        <w:t>Each file contains the same data format and uses a similar data format found in the state’s other travel models</w:t>
      </w:r>
      <w:r w:rsidR="00192CE2">
        <w:t xml:space="preserve">. </w:t>
      </w:r>
      <w:r>
        <w:t>The following lists the attribute fields included in each TAZ-level socioeconomic input file:</w:t>
      </w:r>
    </w:p>
    <w:p w14:paraId="655CC115" w14:textId="77777777" w:rsidR="00D82EC4" w:rsidRPr="001826DC" w:rsidRDefault="00D82EC4" w:rsidP="00C921A4">
      <w:pPr>
        <w:ind w:left="360"/>
        <w:rPr>
          <w:u w:val="single"/>
        </w:rPr>
      </w:pPr>
      <w:r w:rsidRPr="001826DC">
        <w:rPr>
          <w:u w:val="single"/>
        </w:rPr>
        <w:t>Identification fields</w:t>
      </w:r>
    </w:p>
    <w:p w14:paraId="32683BF0" w14:textId="32B7CF0E" w:rsidR="00D82EC4" w:rsidRDefault="00D82EC4" w:rsidP="00130905">
      <w:pPr>
        <w:pStyle w:val="ListParagraph"/>
        <w:numPr>
          <w:ilvl w:val="0"/>
          <w:numId w:val="8"/>
        </w:numPr>
        <w:tabs>
          <w:tab w:val="clear" w:pos="720"/>
          <w:tab w:val="num" w:pos="1080"/>
        </w:tabs>
        <w:ind w:left="1080"/>
      </w:pPr>
      <w:r w:rsidRPr="001826DC">
        <w:rPr>
          <w:b/>
          <w:bCs/>
        </w:rPr>
        <w:t>TAZID</w:t>
      </w:r>
      <w:r w:rsidR="00D308FE" w:rsidRPr="00D308FE">
        <w:rPr>
          <w:bCs/>
        </w:rPr>
        <w:t xml:space="preserve"> – </w:t>
      </w:r>
      <w:r>
        <w:t>zone number for Wasatch Front model space</w:t>
      </w:r>
    </w:p>
    <w:p w14:paraId="63D042F2" w14:textId="4EAEA41F" w:rsidR="00D82EC4" w:rsidRDefault="00D82EC4" w:rsidP="00130905">
      <w:pPr>
        <w:pStyle w:val="ListParagraph"/>
        <w:numPr>
          <w:ilvl w:val="0"/>
          <w:numId w:val="8"/>
        </w:numPr>
        <w:tabs>
          <w:tab w:val="clear" w:pos="720"/>
          <w:tab w:val="num" w:pos="1080"/>
        </w:tabs>
        <w:ind w:left="1080"/>
      </w:pPr>
      <w:r w:rsidRPr="001826DC">
        <w:rPr>
          <w:b/>
          <w:bCs/>
        </w:rPr>
        <w:t>CO_TAZID</w:t>
      </w:r>
      <w:r w:rsidR="00D308FE" w:rsidRPr="00D308FE">
        <w:rPr>
          <w:bCs/>
        </w:rPr>
        <w:t xml:space="preserve"> – </w:t>
      </w:r>
      <w:r>
        <w:t xml:space="preserve">unique zone number across all Utah model spaces (equal to </w:t>
      </w:r>
      <w:r w:rsidRPr="001826DC">
        <w:rPr>
          <w:i/>
          <w:iCs/>
        </w:rPr>
        <w:t>CO_FIPS * 10,000 + TAZID</w:t>
      </w:r>
      <w:r>
        <w:t xml:space="preserve"> for MPO areas and </w:t>
      </w:r>
      <w:r w:rsidRPr="001826DC">
        <w:rPr>
          <w:i/>
          <w:iCs/>
        </w:rPr>
        <w:t>CO_FIPS * 1,000 + TAZID or County Index</w:t>
      </w:r>
      <w:r>
        <w:t xml:space="preserve"> for non-MPO areas)</w:t>
      </w:r>
    </w:p>
    <w:p w14:paraId="47A5392C" w14:textId="05DF31AE" w:rsidR="00D82EC4" w:rsidRDefault="00D82EC4" w:rsidP="00130905">
      <w:pPr>
        <w:pStyle w:val="ListParagraph"/>
        <w:numPr>
          <w:ilvl w:val="0"/>
          <w:numId w:val="8"/>
        </w:numPr>
        <w:tabs>
          <w:tab w:val="clear" w:pos="720"/>
          <w:tab w:val="num" w:pos="1080"/>
        </w:tabs>
        <w:ind w:left="1080"/>
      </w:pPr>
      <w:r w:rsidRPr="001826DC">
        <w:rPr>
          <w:b/>
          <w:bCs/>
        </w:rPr>
        <w:t>CO_FIPS</w:t>
      </w:r>
      <w:r w:rsidR="00D308FE" w:rsidRPr="00D308FE">
        <w:rPr>
          <w:bCs/>
        </w:rPr>
        <w:t xml:space="preserve"> – </w:t>
      </w:r>
      <w:r>
        <w:t>county’s Census FIPS designation</w:t>
      </w:r>
    </w:p>
    <w:p w14:paraId="288F1F1C" w14:textId="1B78462C" w:rsidR="00D82EC4" w:rsidRDefault="00D82EC4" w:rsidP="00130905">
      <w:pPr>
        <w:pStyle w:val="ListParagraph"/>
        <w:numPr>
          <w:ilvl w:val="0"/>
          <w:numId w:val="8"/>
        </w:numPr>
        <w:tabs>
          <w:tab w:val="clear" w:pos="720"/>
          <w:tab w:val="num" w:pos="1080"/>
        </w:tabs>
        <w:ind w:left="1080"/>
      </w:pPr>
      <w:r w:rsidRPr="001826DC">
        <w:rPr>
          <w:b/>
          <w:bCs/>
        </w:rPr>
        <w:t>CO_NAME</w:t>
      </w:r>
      <w:r w:rsidR="00D308FE" w:rsidRPr="00D308FE">
        <w:rPr>
          <w:bCs/>
        </w:rPr>
        <w:t xml:space="preserve"> – </w:t>
      </w:r>
      <w:r>
        <w:t>county’s name (text)</w:t>
      </w:r>
    </w:p>
    <w:p w14:paraId="15A92BA6" w14:textId="77777777" w:rsidR="00D82EC4" w:rsidRPr="001826DC" w:rsidRDefault="00D82EC4" w:rsidP="00C921A4">
      <w:pPr>
        <w:ind w:left="360"/>
        <w:rPr>
          <w:u w:val="single"/>
        </w:rPr>
      </w:pPr>
      <w:r w:rsidRPr="001826DC">
        <w:rPr>
          <w:u w:val="single"/>
        </w:rPr>
        <w:t>Residential data fields</w:t>
      </w:r>
    </w:p>
    <w:p w14:paraId="15FC34CE" w14:textId="16E453B4" w:rsidR="00D82EC4" w:rsidRDefault="00D82EC4" w:rsidP="00130905">
      <w:pPr>
        <w:pStyle w:val="ListParagraph"/>
        <w:numPr>
          <w:ilvl w:val="0"/>
          <w:numId w:val="9"/>
        </w:numPr>
        <w:tabs>
          <w:tab w:val="clear" w:pos="720"/>
          <w:tab w:val="num" w:pos="1080"/>
        </w:tabs>
        <w:ind w:left="1080"/>
      </w:pPr>
      <w:r w:rsidRPr="001826DC">
        <w:rPr>
          <w:b/>
          <w:bCs/>
        </w:rPr>
        <w:lastRenderedPageBreak/>
        <w:t>TOTHH</w:t>
      </w:r>
      <w:r w:rsidR="00D308FE" w:rsidRPr="00D308FE">
        <w:rPr>
          <w:bCs/>
        </w:rPr>
        <w:t xml:space="preserve"> – </w:t>
      </w:r>
      <w:r>
        <w:t>the number of households in a zone</w:t>
      </w:r>
    </w:p>
    <w:p w14:paraId="078290D7" w14:textId="63D79BC3" w:rsidR="00D82EC4" w:rsidRDefault="00D82EC4" w:rsidP="00130905">
      <w:pPr>
        <w:pStyle w:val="ListParagraph"/>
        <w:numPr>
          <w:ilvl w:val="0"/>
          <w:numId w:val="9"/>
        </w:numPr>
        <w:tabs>
          <w:tab w:val="clear" w:pos="720"/>
          <w:tab w:val="num" w:pos="1080"/>
        </w:tabs>
        <w:ind w:left="1080"/>
      </w:pPr>
      <w:r w:rsidRPr="001826DC">
        <w:rPr>
          <w:b/>
          <w:bCs/>
        </w:rPr>
        <w:t>HHPOP</w:t>
      </w:r>
      <w:r w:rsidR="00D308FE" w:rsidRPr="00D308FE">
        <w:rPr>
          <w:bCs/>
        </w:rPr>
        <w:t xml:space="preserve"> – </w:t>
      </w:r>
      <w:r>
        <w:t>household population in a zone, does not include group quarters</w:t>
      </w:r>
    </w:p>
    <w:p w14:paraId="36FB3EF4" w14:textId="13DDC2AB" w:rsidR="00D82EC4" w:rsidRDefault="00D82EC4" w:rsidP="00130905">
      <w:pPr>
        <w:pStyle w:val="ListParagraph"/>
        <w:numPr>
          <w:ilvl w:val="0"/>
          <w:numId w:val="9"/>
        </w:numPr>
        <w:tabs>
          <w:tab w:val="clear" w:pos="720"/>
          <w:tab w:val="num" w:pos="1080"/>
        </w:tabs>
        <w:ind w:left="1080"/>
      </w:pPr>
      <w:r w:rsidRPr="001826DC">
        <w:rPr>
          <w:b/>
          <w:bCs/>
        </w:rPr>
        <w:t>HHSIZE</w:t>
      </w:r>
      <w:r w:rsidR="00D308FE" w:rsidRPr="00D308FE">
        <w:rPr>
          <w:bCs/>
        </w:rPr>
        <w:t xml:space="preserve"> – </w:t>
      </w:r>
      <w:r>
        <w:t>average household size of a zone (equal to HHPOP / TOTHH)</w:t>
      </w:r>
    </w:p>
    <w:p w14:paraId="5FAAEEFB" w14:textId="62052CF4" w:rsidR="00D82EC4" w:rsidRDefault="00D82EC4" w:rsidP="00C921A4">
      <w:pPr>
        <w:ind w:left="360"/>
      </w:pPr>
      <w:r>
        <w:rPr>
          <w:u w:val="single"/>
        </w:rPr>
        <w:t>Employment data fields</w:t>
      </w:r>
      <w:r>
        <w:t xml:space="preserve"> contain the number of jobs in a zone</w:t>
      </w:r>
      <w:r w:rsidR="00192CE2">
        <w:t xml:space="preserve">. </w:t>
      </w:r>
      <w:r>
        <w:t xml:space="preserve">These are categorized by </w:t>
      </w:r>
      <w:del w:id="298" w:author="Bill Hereth" w:date="2021-12-16T11:11:00Z">
        <w:r w:rsidDel="009D3B86">
          <w:rPr>
            <w:i/>
            <w:iCs/>
          </w:rPr>
          <w:delText xml:space="preserve">primary </w:delText>
        </w:r>
      </w:del>
      <w:ins w:id="299" w:author="Bill Hereth" w:date="2021-12-16T11:11:00Z">
        <w:r w:rsidR="009D3B86">
          <w:rPr>
            <w:i/>
            <w:iCs/>
          </w:rPr>
          <w:t>typical</w:t>
        </w:r>
      </w:ins>
      <w:ins w:id="300" w:author="Bill Hereth" w:date="2021-12-16T11:12:00Z">
        <w:r w:rsidR="009D3B86">
          <w:rPr>
            <w:i/>
            <w:iCs/>
          </w:rPr>
          <w:t xml:space="preserve"> employment fields</w:t>
        </w:r>
      </w:ins>
      <w:ins w:id="301" w:author="Bill Hereth" w:date="2021-12-16T11:11:00Z">
        <w:r w:rsidR="009D3B86">
          <w:rPr>
            <w:i/>
            <w:iCs/>
          </w:rPr>
          <w:t xml:space="preserve">, </w:t>
        </w:r>
      </w:ins>
      <w:ins w:id="302" w:author="Bill Hereth" w:date="2021-12-16T11:12:00Z">
        <w:r w:rsidR="009D3B86">
          <w:rPr>
            <w:i/>
            <w:iCs/>
          </w:rPr>
          <w:t>non-typical</w:t>
        </w:r>
      </w:ins>
      <w:ins w:id="303" w:author="Bill Hereth" w:date="2021-12-16T11:11:00Z">
        <w:r w:rsidR="009D3B86">
          <w:rPr>
            <w:i/>
            <w:iCs/>
          </w:rPr>
          <w:t xml:space="preserve"> </w:t>
        </w:r>
      </w:ins>
      <w:r>
        <w:rPr>
          <w:i/>
          <w:iCs/>
        </w:rPr>
        <w:t>employment fields</w:t>
      </w:r>
      <w:ins w:id="304" w:author="Bill Hereth" w:date="2021-12-16T11:12:00Z">
        <w:r w:rsidR="009D3B86">
          <w:rPr>
            <w:i/>
            <w:iCs/>
          </w:rPr>
          <w:t>,</w:t>
        </w:r>
      </w:ins>
      <w:r>
        <w:t xml:space="preserve"> and </w:t>
      </w:r>
      <w:r>
        <w:rPr>
          <w:i/>
          <w:iCs/>
        </w:rPr>
        <w:t>summary or roll-up fields</w:t>
      </w:r>
      <w:r>
        <w:t>.</w:t>
      </w:r>
      <w:ins w:id="305" w:author="Bill Hereth" w:date="2021-12-16T11:14:00Z">
        <w:r w:rsidR="009166BB" w:rsidRPr="009166BB">
          <w:t xml:space="preserve"> </w:t>
        </w:r>
        <w:r w:rsidR="009166BB">
          <w:t>Each of the employment fields are independently estimated in the socioeconomic data development process.</w:t>
        </w:r>
      </w:ins>
    </w:p>
    <w:p w14:paraId="3B9EF2F1" w14:textId="77EE95CA" w:rsidR="00D82EC4" w:rsidRDefault="009D3B86" w:rsidP="00130905">
      <w:pPr>
        <w:pStyle w:val="ListParagraph"/>
        <w:numPr>
          <w:ilvl w:val="0"/>
          <w:numId w:val="10"/>
        </w:numPr>
        <w:tabs>
          <w:tab w:val="clear" w:pos="720"/>
          <w:tab w:val="num" w:pos="1080"/>
        </w:tabs>
        <w:ind w:left="1080"/>
      </w:pPr>
      <w:ins w:id="306" w:author="Bill Hereth" w:date="2021-12-16T11:12:00Z">
        <w:r>
          <w:rPr>
            <w:i/>
            <w:iCs/>
          </w:rPr>
          <w:t>Typical</w:t>
        </w:r>
      </w:ins>
      <w:del w:id="307" w:author="Bill Hereth" w:date="2021-12-16T11:12:00Z">
        <w:r w:rsidR="00D82EC4" w:rsidRPr="001826DC" w:rsidDel="009D3B86">
          <w:rPr>
            <w:i/>
            <w:iCs/>
          </w:rPr>
          <w:delText>Primary</w:delText>
        </w:r>
      </w:del>
      <w:r w:rsidR="00D82EC4" w:rsidRPr="001826DC">
        <w:rPr>
          <w:i/>
          <w:iCs/>
        </w:rPr>
        <w:t xml:space="preserve"> employment fields</w:t>
      </w:r>
      <w:del w:id="308" w:author="Bill Hereth" w:date="2021-12-16T11:14:00Z">
        <w:r w:rsidR="00D82EC4" w:rsidDel="009166BB">
          <w:delText>, each of these are independently estimated in the socioeconomic data development process</w:delText>
        </w:r>
      </w:del>
      <w:r w:rsidR="00D82EC4">
        <w:t>:</w:t>
      </w:r>
    </w:p>
    <w:p w14:paraId="5BDAE6A2" w14:textId="7BBEA5D2" w:rsidR="00D82EC4" w:rsidRDefault="00D82EC4" w:rsidP="00130905">
      <w:pPr>
        <w:pStyle w:val="ListParagraph"/>
        <w:numPr>
          <w:ilvl w:val="1"/>
          <w:numId w:val="10"/>
        </w:numPr>
        <w:tabs>
          <w:tab w:val="clear" w:pos="1440"/>
          <w:tab w:val="num" w:pos="1800"/>
        </w:tabs>
        <w:ind w:left="1800"/>
      </w:pPr>
      <w:r>
        <w:t>Used for estimating household trip demand:</w:t>
      </w:r>
    </w:p>
    <w:p w14:paraId="77CEC1F2" w14:textId="224DFC10" w:rsidR="00D82EC4" w:rsidRDefault="00D82EC4" w:rsidP="00130905">
      <w:pPr>
        <w:pStyle w:val="ListParagraph"/>
        <w:numPr>
          <w:ilvl w:val="2"/>
          <w:numId w:val="10"/>
        </w:numPr>
        <w:tabs>
          <w:tab w:val="clear" w:pos="2160"/>
          <w:tab w:val="num" w:pos="2520"/>
        </w:tabs>
        <w:ind w:left="2520"/>
      </w:pPr>
      <w:r w:rsidRPr="001826DC">
        <w:rPr>
          <w:b/>
          <w:bCs/>
        </w:rPr>
        <w:t>RETL</w:t>
      </w:r>
      <w:r w:rsidR="00D308FE" w:rsidRPr="00D308FE">
        <w:rPr>
          <w:bCs/>
        </w:rPr>
        <w:t xml:space="preserve"> – </w:t>
      </w:r>
      <w:r>
        <w:t>retail jobs</w:t>
      </w:r>
    </w:p>
    <w:p w14:paraId="51F34CBC" w14:textId="2DCA0CDE" w:rsidR="00D82EC4" w:rsidRDefault="00D82EC4" w:rsidP="00130905">
      <w:pPr>
        <w:pStyle w:val="ListParagraph"/>
        <w:numPr>
          <w:ilvl w:val="2"/>
          <w:numId w:val="10"/>
        </w:numPr>
        <w:tabs>
          <w:tab w:val="clear" w:pos="2160"/>
          <w:tab w:val="num" w:pos="2520"/>
        </w:tabs>
        <w:ind w:left="2520"/>
      </w:pPr>
      <w:r w:rsidRPr="001826DC">
        <w:rPr>
          <w:b/>
          <w:bCs/>
        </w:rPr>
        <w:t>FOOD</w:t>
      </w:r>
      <w:r w:rsidR="00D308FE" w:rsidRPr="00D308FE">
        <w:rPr>
          <w:bCs/>
        </w:rPr>
        <w:t xml:space="preserve"> – </w:t>
      </w:r>
      <w:r>
        <w:t>food and accommodation jobs</w:t>
      </w:r>
    </w:p>
    <w:p w14:paraId="7DD3B0D2" w14:textId="0A763358" w:rsidR="00D82EC4" w:rsidRDefault="00D82EC4" w:rsidP="00130905">
      <w:pPr>
        <w:pStyle w:val="ListParagraph"/>
        <w:numPr>
          <w:ilvl w:val="2"/>
          <w:numId w:val="10"/>
        </w:numPr>
        <w:tabs>
          <w:tab w:val="clear" w:pos="2160"/>
          <w:tab w:val="num" w:pos="2520"/>
        </w:tabs>
        <w:ind w:left="2520"/>
      </w:pPr>
      <w:r w:rsidRPr="001826DC">
        <w:rPr>
          <w:b/>
          <w:bCs/>
        </w:rPr>
        <w:t>MANU</w:t>
      </w:r>
      <w:r w:rsidR="00D308FE" w:rsidRPr="00D308FE">
        <w:t xml:space="preserve"> – </w:t>
      </w:r>
      <w:r>
        <w:t>manufacturing jobs</w:t>
      </w:r>
    </w:p>
    <w:p w14:paraId="3D33510A" w14:textId="7484A880" w:rsidR="00D82EC4" w:rsidRDefault="00D82EC4" w:rsidP="00130905">
      <w:pPr>
        <w:pStyle w:val="ListParagraph"/>
        <w:numPr>
          <w:ilvl w:val="2"/>
          <w:numId w:val="10"/>
        </w:numPr>
        <w:tabs>
          <w:tab w:val="clear" w:pos="2160"/>
          <w:tab w:val="num" w:pos="2520"/>
        </w:tabs>
        <w:ind w:left="2520"/>
      </w:pPr>
      <w:r w:rsidRPr="001826DC">
        <w:rPr>
          <w:b/>
          <w:bCs/>
        </w:rPr>
        <w:t>WSLE</w:t>
      </w:r>
      <w:r w:rsidR="00D308FE" w:rsidRPr="00D308FE">
        <w:rPr>
          <w:bCs/>
        </w:rPr>
        <w:t xml:space="preserve"> – </w:t>
      </w:r>
      <w:r>
        <w:t>wholesale and transportation jobs</w:t>
      </w:r>
    </w:p>
    <w:p w14:paraId="74B8C412" w14:textId="42EA4AED" w:rsidR="00D82EC4" w:rsidRDefault="00D82EC4" w:rsidP="00130905">
      <w:pPr>
        <w:pStyle w:val="ListParagraph"/>
        <w:numPr>
          <w:ilvl w:val="2"/>
          <w:numId w:val="10"/>
        </w:numPr>
        <w:tabs>
          <w:tab w:val="clear" w:pos="2160"/>
          <w:tab w:val="num" w:pos="2520"/>
        </w:tabs>
        <w:ind w:left="2520"/>
      </w:pPr>
      <w:r w:rsidRPr="001826DC">
        <w:rPr>
          <w:b/>
          <w:bCs/>
        </w:rPr>
        <w:t>OFFI</w:t>
      </w:r>
      <w:r w:rsidR="00D308FE" w:rsidRPr="00D308FE">
        <w:rPr>
          <w:bCs/>
        </w:rPr>
        <w:t xml:space="preserve"> – </w:t>
      </w:r>
      <w:r>
        <w:t>office jobs</w:t>
      </w:r>
    </w:p>
    <w:p w14:paraId="6F46E5C4" w14:textId="3DE801E0" w:rsidR="00D82EC4" w:rsidRDefault="00D82EC4" w:rsidP="00130905">
      <w:pPr>
        <w:pStyle w:val="ListParagraph"/>
        <w:numPr>
          <w:ilvl w:val="2"/>
          <w:numId w:val="10"/>
        </w:numPr>
        <w:tabs>
          <w:tab w:val="clear" w:pos="2160"/>
          <w:tab w:val="num" w:pos="2520"/>
        </w:tabs>
        <w:ind w:left="2520"/>
      </w:pPr>
      <w:r w:rsidRPr="001826DC">
        <w:rPr>
          <w:b/>
          <w:bCs/>
        </w:rPr>
        <w:t>GVED</w:t>
      </w:r>
      <w:r w:rsidR="00D308FE" w:rsidRPr="00D308FE">
        <w:rPr>
          <w:bCs/>
        </w:rPr>
        <w:t xml:space="preserve"> – </w:t>
      </w:r>
      <w:r>
        <w:t>government and education jobs</w:t>
      </w:r>
    </w:p>
    <w:p w14:paraId="0DE97A88" w14:textId="6C95C921" w:rsidR="00D82EC4" w:rsidRDefault="00D82EC4" w:rsidP="00130905">
      <w:pPr>
        <w:pStyle w:val="ListParagraph"/>
        <w:numPr>
          <w:ilvl w:val="2"/>
          <w:numId w:val="10"/>
        </w:numPr>
        <w:tabs>
          <w:tab w:val="clear" w:pos="2160"/>
          <w:tab w:val="num" w:pos="2520"/>
        </w:tabs>
        <w:ind w:left="2520"/>
      </w:pPr>
      <w:r w:rsidRPr="001826DC">
        <w:rPr>
          <w:b/>
          <w:bCs/>
        </w:rPr>
        <w:t>HLTH</w:t>
      </w:r>
      <w:r w:rsidR="00D308FE" w:rsidRPr="00D308FE">
        <w:rPr>
          <w:bCs/>
        </w:rPr>
        <w:t xml:space="preserve"> – </w:t>
      </w:r>
      <w:r>
        <w:t>health care jobs</w:t>
      </w:r>
    </w:p>
    <w:p w14:paraId="510E5D4A" w14:textId="612AD5AC" w:rsidR="00D82EC4" w:rsidRDefault="00D82EC4" w:rsidP="00130905">
      <w:pPr>
        <w:pStyle w:val="ListParagraph"/>
        <w:numPr>
          <w:ilvl w:val="2"/>
          <w:numId w:val="10"/>
        </w:numPr>
        <w:tabs>
          <w:tab w:val="clear" w:pos="2160"/>
          <w:tab w:val="num" w:pos="2520"/>
        </w:tabs>
        <w:ind w:left="2520"/>
        <w:rPr>
          <w:ins w:id="309" w:author="Bill Hereth" w:date="2021-12-16T11:12:00Z"/>
        </w:rPr>
      </w:pPr>
      <w:r w:rsidRPr="001826DC">
        <w:rPr>
          <w:b/>
          <w:bCs/>
        </w:rPr>
        <w:t>OTHR</w:t>
      </w:r>
      <w:r w:rsidR="00D308FE" w:rsidRPr="00D308FE">
        <w:rPr>
          <w:bCs/>
        </w:rPr>
        <w:t xml:space="preserve"> – </w:t>
      </w:r>
      <w:r>
        <w:t>other jobs</w:t>
      </w:r>
    </w:p>
    <w:p w14:paraId="43541B19" w14:textId="5E305953" w:rsidR="009D3B86" w:rsidRDefault="009D3B86" w:rsidP="009166BB">
      <w:pPr>
        <w:pStyle w:val="ListParagraph"/>
        <w:numPr>
          <w:ilvl w:val="0"/>
          <w:numId w:val="10"/>
        </w:numPr>
        <w:tabs>
          <w:tab w:val="clear" w:pos="720"/>
          <w:tab w:val="num" w:pos="1080"/>
        </w:tabs>
        <w:ind w:left="1080"/>
      </w:pPr>
      <w:ins w:id="310" w:author="Bill Hereth" w:date="2021-12-16T11:12:00Z">
        <w:r>
          <w:t>Non-</w:t>
        </w:r>
      </w:ins>
      <w:ins w:id="311" w:author="Bill Hereth" w:date="2021-12-16T11:13:00Z">
        <w:r>
          <w:t>t</w:t>
        </w:r>
      </w:ins>
      <w:ins w:id="312" w:author="Bill Hereth" w:date="2021-12-16T11:12:00Z">
        <w:r>
          <w:t xml:space="preserve">ypical </w:t>
        </w:r>
      </w:ins>
      <w:ins w:id="313" w:author="Bill Hereth" w:date="2021-12-16T11:13:00Z">
        <w:r>
          <w:t>e</w:t>
        </w:r>
      </w:ins>
      <w:ins w:id="314" w:author="Bill Hereth" w:date="2021-12-16T11:12:00Z">
        <w:r>
          <w:t>mp</w:t>
        </w:r>
      </w:ins>
      <w:ins w:id="315" w:author="Bill Hereth" w:date="2021-12-16T11:13:00Z">
        <w:r>
          <w:t>loyment fields</w:t>
        </w:r>
      </w:ins>
      <w:ins w:id="316" w:author="Bill Hereth" w:date="2021-12-16T11:14:00Z">
        <w:r w:rsidR="009166BB">
          <w:t>:</w:t>
        </w:r>
      </w:ins>
    </w:p>
    <w:p w14:paraId="2F1DCE54" w14:textId="696493A6" w:rsidR="00D82EC4" w:rsidRDefault="00D82EC4" w:rsidP="00130905">
      <w:pPr>
        <w:pStyle w:val="ListParagraph"/>
        <w:numPr>
          <w:ilvl w:val="1"/>
          <w:numId w:val="10"/>
        </w:numPr>
        <w:tabs>
          <w:tab w:val="clear" w:pos="1440"/>
          <w:tab w:val="num" w:pos="1800"/>
        </w:tabs>
        <w:ind w:left="1800"/>
      </w:pPr>
      <w:r>
        <w:t>Used in commercial vehicle and freight models:</w:t>
      </w:r>
    </w:p>
    <w:p w14:paraId="25813C51" w14:textId="4E8BD143" w:rsidR="00D82EC4" w:rsidRDefault="00D82EC4" w:rsidP="00130905">
      <w:pPr>
        <w:pStyle w:val="ListParagraph"/>
        <w:numPr>
          <w:ilvl w:val="2"/>
          <w:numId w:val="10"/>
        </w:numPr>
        <w:tabs>
          <w:tab w:val="clear" w:pos="2160"/>
          <w:tab w:val="num" w:pos="2520"/>
        </w:tabs>
        <w:ind w:left="2520"/>
      </w:pPr>
      <w:r w:rsidRPr="001826DC">
        <w:rPr>
          <w:b/>
          <w:bCs/>
        </w:rPr>
        <w:t>FM_AGRI</w:t>
      </w:r>
      <w:r w:rsidR="00D308FE" w:rsidRPr="00D308FE">
        <w:rPr>
          <w:bCs/>
        </w:rPr>
        <w:t xml:space="preserve"> – </w:t>
      </w:r>
      <w:r>
        <w:t>agriculture jobs</w:t>
      </w:r>
    </w:p>
    <w:p w14:paraId="69F3B40F" w14:textId="2A84499A" w:rsidR="00D82EC4" w:rsidRDefault="00D82EC4" w:rsidP="00130905">
      <w:pPr>
        <w:pStyle w:val="ListParagraph"/>
        <w:numPr>
          <w:ilvl w:val="2"/>
          <w:numId w:val="10"/>
        </w:numPr>
        <w:tabs>
          <w:tab w:val="clear" w:pos="2160"/>
          <w:tab w:val="num" w:pos="2520"/>
        </w:tabs>
        <w:ind w:left="2520"/>
      </w:pPr>
      <w:r w:rsidRPr="001826DC">
        <w:rPr>
          <w:b/>
          <w:bCs/>
        </w:rPr>
        <w:t>FM_MING</w:t>
      </w:r>
      <w:r w:rsidR="00D308FE" w:rsidRPr="00D308FE">
        <w:rPr>
          <w:bCs/>
        </w:rPr>
        <w:t xml:space="preserve"> – </w:t>
      </w:r>
      <w:r>
        <w:t>mining jobs</w:t>
      </w:r>
    </w:p>
    <w:p w14:paraId="454F8BF9" w14:textId="18ABB367" w:rsidR="00D82EC4" w:rsidRDefault="00D82EC4" w:rsidP="00130905">
      <w:pPr>
        <w:pStyle w:val="ListParagraph"/>
        <w:numPr>
          <w:ilvl w:val="2"/>
          <w:numId w:val="10"/>
        </w:numPr>
        <w:tabs>
          <w:tab w:val="clear" w:pos="2160"/>
          <w:tab w:val="num" w:pos="2520"/>
        </w:tabs>
        <w:ind w:left="2520"/>
      </w:pPr>
      <w:r w:rsidRPr="001826DC">
        <w:rPr>
          <w:b/>
          <w:bCs/>
        </w:rPr>
        <w:t>FM_CONS</w:t>
      </w:r>
      <w:r w:rsidR="00D308FE" w:rsidRPr="00D308FE">
        <w:rPr>
          <w:bCs/>
        </w:rPr>
        <w:t xml:space="preserve"> – </w:t>
      </w:r>
      <w:r>
        <w:t>construction jobs</w:t>
      </w:r>
    </w:p>
    <w:p w14:paraId="17B9B836" w14:textId="21F441AE" w:rsidR="00D82EC4" w:rsidRDefault="00D82EC4" w:rsidP="00130905">
      <w:pPr>
        <w:pStyle w:val="ListParagraph"/>
        <w:numPr>
          <w:ilvl w:val="1"/>
          <w:numId w:val="10"/>
        </w:numPr>
        <w:tabs>
          <w:tab w:val="clear" w:pos="1440"/>
          <w:tab w:val="num" w:pos="1800"/>
        </w:tabs>
        <w:ind w:left="1800"/>
      </w:pPr>
      <w:commentRangeStart w:id="317"/>
      <w:r>
        <w:t>Included to complete the accounting of all jobs, however these jobs are not used by the travel model </w:t>
      </w:r>
      <w:ins w:id="318" w:author="Bill Hereth" w:date="2022-01-06T13:08:00Z">
        <w:r w:rsidR="004C0EA5">
          <w:t>due to the new work-at-home methodology adopted in v8.3.2</w:t>
        </w:r>
      </w:ins>
    </w:p>
    <w:p w14:paraId="4ADCA08C" w14:textId="1B6D9E42" w:rsidR="00D82EC4" w:rsidRDefault="00D82EC4" w:rsidP="00130905">
      <w:pPr>
        <w:pStyle w:val="ListParagraph"/>
        <w:numPr>
          <w:ilvl w:val="2"/>
          <w:numId w:val="10"/>
        </w:numPr>
        <w:tabs>
          <w:tab w:val="clear" w:pos="2160"/>
          <w:tab w:val="num" w:pos="2520"/>
        </w:tabs>
        <w:ind w:left="2520"/>
      </w:pPr>
      <w:r w:rsidRPr="001826DC">
        <w:rPr>
          <w:b/>
          <w:bCs/>
        </w:rPr>
        <w:t>HBJ</w:t>
      </w:r>
      <w:r w:rsidR="00D308FE" w:rsidRPr="00D308FE">
        <w:rPr>
          <w:bCs/>
        </w:rPr>
        <w:t xml:space="preserve"> – </w:t>
      </w:r>
      <w:r>
        <w:t>home-based jobs</w:t>
      </w:r>
      <w:commentRangeEnd w:id="317"/>
      <w:r w:rsidR="00552313">
        <w:rPr>
          <w:rStyle w:val="CommentReference"/>
        </w:rPr>
        <w:commentReference w:id="317"/>
      </w:r>
    </w:p>
    <w:p w14:paraId="0D07E5CB" w14:textId="77777777" w:rsidR="00D82EC4" w:rsidRDefault="00D82EC4" w:rsidP="00130905">
      <w:pPr>
        <w:pStyle w:val="ListParagraph"/>
        <w:numPr>
          <w:ilvl w:val="0"/>
          <w:numId w:val="10"/>
        </w:numPr>
        <w:tabs>
          <w:tab w:val="clear" w:pos="720"/>
          <w:tab w:val="num" w:pos="1080"/>
        </w:tabs>
        <w:ind w:left="1080"/>
      </w:pPr>
      <w:r>
        <w:t>Summary or roll-up fields:</w:t>
      </w:r>
    </w:p>
    <w:p w14:paraId="03074270" w14:textId="10A41734" w:rsidR="00D82EC4" w:rsidRDefault="00D82EC4" w:rsidP="00130905">
      <w:pPr>
        <w:pStyle w:val="ListParagraph"/>
        <w:numPr>
          <w:ilvl w:val="1"/>
          <w:numId w:val="10"/>
        </w:numPr>
        <w:tabs>
          <w:tab w:val="clear" w:pos="1440"/>
          <w:tab w:val="num" w:pos="1800"/>
        </w:tabs>
        <w:ind w:left="1800"/>
      </w:pPr>
      <w:r w:rsidRPr="001826DC">
        <w:rPr>
          <w:b/>
          <w:bCs/>
        </w:rPr>
        <w:t>ALLEMP</w:t>
      </w:r>
      <w:r w:rsidR="00D308FE" w:rsidRPr="00D308FE">
        <w:rPr>
          <w:bCs/>
        </w:rPr>
        <w:t xml:space="preserve"> – </w:t>
      </w:r>
      <w:r>
        <w:t>all employment, the sum of all 12 employment categories</w:t>
      </w:r>
    </w:p>
    <w:p w14:paraId="488C842D" w14:textId="77BD0EAD" w:rsidR="00D82EC4" w:rsidRDefault="00D82EC4" w:rsidP="00130905">
      <w:pPr>
        <w:pStyle w:val="ListParagraph"/>
        <w:numPr>
          <w:ilvl w:val="1"/>
          <w:numId w:val="10"/>
        </w:numPr>
        <w:tabs>
          <w:tab w:val="clear" w:pos="1440"/>
          <w:tab w:val="num" w:pos="1800"/>
        </w:tabs>
        <w:ind w:left="1800"/>
      </w:pPr>
      <w:r w:rsidRPr="001826DC">
        <w:rPr>
          <w:b/>
          <w:bCs/>
        </w:rPr>
        <w:t>RETEMP</w:t>
      </w:r>
      <w:r w:rsidR="00D308FE" w:rsidRPr="00D308FE">
        <w:rPr>
          <w:bCs/>
        </w:rPr>
        <w:t xml:space="preserve"> – </w:t>
      </w:r>
      <w:r>
        <w:t>retail jobs (RETL + FOOD)</w:t>
      </w:r>
    </w:p>
    <w:p w14:paraId="51B782BF" w14:textId="29109678" w:rsidR="00D82EC4" w:rsidRDefault="00D82EC4" w:rsidP="00130905">
      <w:pPr>
        <w:pStyle w:val="ListParagraph"/>
        <w:numPr>
          <w:ilvl w:val="1"/>
          <w:numId w:val="10"/>
        </w:numPr>
        <w:tabs>
          <w:tab w:val="clear" w:pos="1440"/>
          <w:tab w:val="num" w:pos="1800"/>
        </w:tabs>
        <w:ind w:left="1800"/>
      </w:pPr>
      <w:r w:rsidRPr="001826DC">
        <w:rPr>
          <w:b/>
          <w:bCs/>
        </w:rPr>
        <w:t>INDEMP</w:t>
      </w:r>
      <w:r w:rsidR="00D308FE" w:rsidRPr="00D308FE">
        <w:rPr>
          <w:bCs/>
        </w:rPr>
        <w:t xml:space="preserve"> – </w:t>
      </w:r>
      <w:r>
        <w:t>industrial jobs (MANU + WSLE)</w:t>
      </w:r>
    </w:p>
    <w:p w14:paraId="081FC669" w14:textId="5A0C99F2" w:rsidR="00D82EC4" w:rsidRDefault="00D82EC4" w:rsidP="00130905">
      <w:pPr>
        <w:pStyle w:val="ListParagraph"/>
        <w:numPr>
          <w:ilvl w:val="1"/>
          <w:numId w:val="10"/>
        </w:numPr>
        <w:tabs>
          <w:tab w:val="clear" w:pos="1440"/>
          <w:tab w:val="num" w:pos="1800"/>
        </w:tabs>
        <w:ind w:left="1800"/>
      </w:pPr>
      <w:r w:rsidRPr="001826DC">
        <w:rPr>
          <w:b/>
          <w:bCs/>
        </w:rPr>
        <w:t>OTHEMP</w:t>
      </w:r>
      <w:r w:rsidR="00D308FE" w:rsidRPr="00D308FE">
        <w:rPr>
          <w:bCs/>
        </w:rPr>
        <w:t xml:space="preserve"> – </w:t>
      </w:r>
      <w:r>
        <w:t>‘other’ jobs (OFFI + GVED + HLTH + OTHR)</w:t>
      </w:r>
    </w:p>
    <w:p w14:paraId="1D3576ED" w14:textId="30371729" w:rsidR="00A96C3F" w:rsidRDefault="00D82EC4" w:rsidP="00A96C3F">
      <w:pPr>
        <w:pStyle w:val="ListParagraph"/>
        <w:numPr>
          <w:ilvl w:val="1"/>
          <w:numId w:val="10"/>
        </w:numPr>
        <w:tabs>
          <w:tab w:val="clear" w:pos="1440"/>
          <w:tab w:val="num" w:pos="1800"/>
        </w:tabs>
        <w:ind w:left="1800"/>
      </w:pPr>
      <w:r w:rsidRPr="001826DC">
        <w:rPr>
          <w:b/>
          <w:bCs/>
        </w:rPr>
        <w:t>TOTEMP</w:t>
      </w:r>
      <w:r w:rsidR="00D308FE" w:rsidRPr="00D308FE">
        <w:rPr>
          <w:bCs/>
        </w:rPr>
        <w:t xml:space="preserve"> – </w:t>
      </w:r>
      <w:r>
        <w:t>total employment (RETEMP + INDEMP + OTHEMP), does not include agriculture, mining, construction, and home-based jobs</w:t>
      </w:r>
    </w:p>
    <w:p w14:paraId="3EB9FB6C" w14:textId="77777777" w:rsidR="00D82EC4" w:rsidRPr="001826DC" w:rsidRDefault="00D82EC4" w:rsidP="00C921A4">
      <w:pPr>
        <w:ind w:left="360"/>
        <w:rPr>
          <w:u w:val="single"/>
        </w:rPr>
      </w:pPr>
      <w:r w:rsidRPr="001826DC">
        <w:rPr>
          <w:u w:val="single"/>
        </w:rPr>
        <w:t>Income data fields</w:t>
      </w:r>
    </w:p>
    <w:p w14:paraId="7FEF3FA3" w14:textId="6D822488" w:rsidR="00D82EC4" w:rsidRDefault="00D82EC4" w:rsidP="00130905">
      <w:pPr>
        <w:pStyle w:val="ListParagraph"/>
        <w:numPr>
          <w:ilvl w:val="0"/>
          <w:numId w:val="11"/>
        </w:numPr>
        <w:tabs>
          <w:tab w:val="clear" w:pos="720"/>
          <w:tab w:val="num" w:pos="1080"/>
        </w:tabs>
        <w:ind w:left="1080"/>
      </w:pPr>
      <w:r w:rsidRPr="001826DC">
        <w:rPr>
          <w:b/>
          <w:bCs/>
        </w:rPr>
        <w:t>AVGINCOME</w:t>
      </w:r>
      <w:r w:rsidR="00D308FE" w:rsidRPr="00D308FE">
        <w:rPr>
          <w:bCs/>
        </w:rPr>
        <w:t xml:space="preserve"> – </w:t>
      </w:r>
      <w:r>
        <w:t>TAZ median income in 2010 dollars</w:t>
      </w:r>
    </w:p>
    <w:p w14:paraId="18695584" w14:textId="77777777" w:rsidR="00D82EC4" w:rsidRPr="001826DC" w:rsidRDefault="00D82EC4" w:rsidP="00C921A4">
      <w:pPr>
        <w:ind w:left="360"/>
        <w:rPr>
          <w:u w:val="single"/>
        </w:rPr>
      </w:pPr>
      <w:r w:rsidRPr="001826DC">
        <w:rPr>
          <w:u w:val="single"/>
        </w:rPr>
        <w:t>Grade school student enrollment fields (kindergarten through 12th grade or K-12)</w:t>
      </w:r>
    </w:p>
    <w:p w14:paraId="1C0261D4" w14:textId="341973ED" w:rsidR="00D82EC4" w:rsidRDefault="00D82EC4" w:rsidP="00130905">
      <w:pPr>
        <w:pStyle w:val="ListParagraph"/>
        <w:numPr>
          <w:ilvl w:val="0"/>
          <w:numId w:val="11"/>
        </w:numPr>
        <w:tabs>
          <w:tab w:val="clear" w:pos="720"/>
          <w:tab w:val="num" w:pos="1080"/>
        </w:tabs>
        <w:ind w:left="1080"/>
      </w:pPr>
      <w:proofErr w:type="spellStart"/>
      <w:r w:rsidRPr="001826DC">
        <w:rPr>
          <w:b/>
          <w:bCs/>
        </w:rPr>
        <w:t>Enrol_Elem</w:t>
      </w:r>
      <w:proofErr w:type="spellEnd"/>
      <w:r w:rsidR="00D308FE" w:rsidRPr="00D308FE">
        <w:rPr>
          <w:bCs/>
        </w:rPr>
        <w:t xml:space="preserve"> – </w:t>
      </w:r>
      <w:r>
        <w:t>elementary school enrollment</w:t>
      </w:r>
    </w:p>
    <w:p w14:paraId="226FB053" w14:textId="47A56D34" w:rsidR="00D82EC4" w:rsidRDefault="00D82EC4" w:rsidP="00130905">
      <w:pPr>
        <w:pStyle w:val="ListParagraph"/>
        <w:numPr>
          <w:ilvl w:val="0"/>
          <w:numId w:val="11"/>
        </w:numPr>
        <w:tabs>
          <w:tab w:val="clear" w:pos="720"/>
          <w:tab w:val="num" w:pos="1080"/>
        </w:tabs>
        <w:ind w:left="1080"/>
      </w:pPr>
      <w:proofErr w:type="spellStart"/>
      <w:r w:rsidRPr="001826DC">
        <w:rPr>
          <w:b/>
          <w:bCs/>
        </w:rPr>
        <w:t>Enrol_Midl</w:t>
      </w:r>
      <w:proofErr w:type="spellEnd"/>
      <w:r w:rsidR="00D308FE" w:rsidRPr="00D308FE">
        <w:rPr>
          <w:bCs/>
        </w:rPr>
        <w:t xml:space="preserve"> – </w:t>
      </w:r>
      <w:r>
        <w:t>middle or junior high school enrollment</w:t>
      </w:r>
    </w:p>
    <w:p w14:paraId="33313566" w14:textId="5C3CB853" w:rsidR="00A96C3F" w:rsidRDefault="00D82EC4" w:rsidP="00A96C3F">
      <w:pPr>
        <w:pStyle w:val="ListParagraph"/>
        <w:numPr>
          <w:ilvl w:val="0"/>
          <w:numId w:val="11"/>
        </w:numPr>
        <w:tabs>
          <w:tab w:val="clear" w:pos="720"/>
          <w:tab w:val="num" w:pos="1080"/>
        </w:tabs>
        <w:ind w:left="1080"/>
        <w:rPr>
          <w:ins w:id="319" w:author="Bill Hereth" w:date="2021-12-16T10:27:00Z"/>
        </w:rPr>
      </w:pPr>
      <w:proofErr w:type="spellStart"/>
      <w:r w:rsidRPr="001826DC">
        <w:rPr>
          <w:b/>
          <w:bCs/>
        </w:rPr>
        <w:t>Enrol_High</w:t>
      </w:r>
      <w:proofErr w:type="spellEnd"/>
      <w:r w:rsidR="00D308FE" w:rsidRPr="00D308FE">
        <w:rPr>
          <w:bCs/>
        </w:rPr>
        <w:t xml:space="preserve"> – </w:t>
      </w:r>
      <w:r>
        <w:t>high school enrollment</w:t>
      </w:r>
    </w:p>
    <w:p w14:paraId="20781E19" w14:textId="5D322AB0" w:rsidR="00A96C3F" w:rsidRDefault="00A96C3F" w:rsidP="001372F2">
      <w:pPr>
        <w:ind w:left="720"/>
      </w:pPr>
      <w:ins w:id="320" w:author="Bill Hereth" w:date="2021-12-16T10:27:00Z">
        <w:r>
          <w:t xml:space="preserve">It is important to note that </w:t>
        </w:r>
      </w:ins>
      <w:ins w:id="321" w:author="Bill Hereth" w:date="2021-12-16T10:28:00Z">
        <w:r>
          <w:t xml:space="preserve">school </w:t>
        </w:r>
      </w:ins>
      <w:ins w:id="322" w:author="Bill Hereth" w:date="2021-12-16T10:27:00Z">
        <w:r>
          <w:t xml:space="preserve">enrollment </w:t>
        </w:r>
      </w:ins>
      <w:ins w:id="323" w:author="Bill Hereth" w:date="2021-12-16T10:28:00Z">
        <w:r w:rsidR="001372F2">
          <w:t xml:space="preserve">values in the TAZ-level input files are </w:t>
        </w:r>
        <w:r>
          <w:t xml:space="preserve">kept static throughout the </w:t>
        </w:r>
        <w:r w:rsidR="001372F2">
          <w:t xml:space="preserve">years. </w:t>
        </w:r>
      </w:ins>
      <w:ins w:id="324" w:author="Bill Hereth" w:date="2021-12-16T11:15:00Z">
        <w:r w:rsidR="009166BB">
          <w:t xml:space="preserve">To account for enrollment changes, the model proportionally adjusts </w:t>
        </w:r>
      </w:ins>
      <w:ins w:id="325" w:author="Bill Hereth" w:date="2021-12-16T11:17:00Z">
        <w:r w:rsidR="009166BB">
          <w:t xml:space="preserve">the static </w:t>
        </w:r>
      </w:ins>
      <w:ins w:id="326" w:author="Bill Hereth" w:date="2021-12-16T10:29:00Z">
        <w:r w:rsidR="001372F2">
          <w:t xml:space="preserve">primary and secondary school trip </w:t>
        </w:r>
      </w:ins>
      <w:ins w:id="327" w:author="Bill Hereth" w:date="2021-12-16T10:30:00Z">
        <w:r w:rsidR="001372F2">
          <w:t>attractions</w:t>
        </w:r>
      </w:ins>
      <w:ins w:id="328" w:author="Bill Hereth" w:date="2021-12-16T11:16:00Z">
        <w:r w:rsidR="009166BB">
          <w:t xml:space="preserve"> (based on enrollment locations)</w:t>
        </w:r>
      </w:ins>
      <w:ins w:id="329" w:author="Bill Hereth" w:date="2021-12-16T10:30:00Z">
        <w:r w:rsidR="001372F2">
          <w:t xml:space="preserve"> to match </w:t>
        </w:r>
      </w:ins>
      <w:ins w:id="330" w:author="Bill Hereth" w:date="2021-12-16T11:17:00Z">
        <w:r w:rsidR="009166BB">
          <w:t xml:space="preserve">dynamic </w:t>
        </w:r>
      </w:ins>
      <w:ins w:id="331" w:author="Bill Hereth" w:date="2021-12-16T10:30:00Z">
        <w:r w:rsidR="001372F2">
          <w:t>school trip productions</w:t>
        </w:r>
      </w:ins>
      <w:ins w:id="332" w:author="Bill Hereth" w:date="2021-12-16T11:16:00Z">
        <w:r w:rsidR="009166BB">
          <w:t xml:space="preserve"> (based on population</w:t>
        </w:r>
      </w:ins>
      <w:ins w:id="333" w:author="Bill Hereth" w:date="2021-12-16T11:17:00Z">
        <w:r w:rsidR="009166BB">
          <w:t xml:space="preserve"> for a given year)</w:t>
        </w:r>
      </w:ins>
      <w:ins w:id="334" w:author="Bill Hereth" w:date="2021-12-16T10:30:00Z">
        <w:r w:rsidR="001372F2">
          <w:t>.</w:t>
        </w:r>
      </w:ins>
      <w:ins w:id="335" w:author="Bill Hereth" w:date="2021-12-16T10:31:00Z">
        <w:r w:rsidR="001372F2">
          <w:t xml:space="preserve"> It is important to be aware of this distinction, since </w:t>
        </w:r>
        <w:r w:rsidR="001372F2">
          <w:lastRenderedPageBreak/>
          <w:t xml:space="preserve">this means that new school locations are not forecast in future years. Manual adjustments </w:t>
        </w:r>
      </w:ins>
      <w:ins w:id="336" w:author="Bill Hereth" w:date="2021-12-16T10:32:00Z">
        <w:r w:rsidR="001372F2">
          <w:t xml:space="preserve">to </w:t>
        </w:r>
      </w:ins>
      <w:ins w:id="337" w:author="Bill Hereth" w:date="2021-12-16T10:33:00Z">
        <w:r w:rsidR="001372F2">
          <w:t xml:space="preserve">enrollment in </w:t>
        </w:r>
      </w:ins>
      <w:ins w:id="338" w:author="Bill Hereth" w:date="2021-12-16T10:32:00Z">
        <w:r w:rsidR="001372F2">
          <w:t xml:space="preserve">the TAZ-level input files </w:t>
        </w:r>
      </w:ins>
      <w:ins w:id="339" w:author="Bill Hereth" w:date="2021-12-16T10:31:00Z">
        <w:r w:rsidR="001372F2">
          <w:t xml:space="preserve">are necessary if </w:t>
        </w:r>
      </w:ins>
      <w:ins w:id="340" w:author="Bill Hereth" w:date="2021-12-16T10:32:00Z">
        <w:r w:rsidR="001372F2">
          <w:t>one wishes to account for new school locations.</w:t>
        </w:r>
      </w:ins>
    </w:p>
    <w:p w14:paraId="7E8F8858" w14:textId="6A68DE2D" w:rsidR="00D82EC4" w:rsidRDefault="00D82EC4" w:rsidP="00852ABC">
      <w:pPr>
        <w:rPr>
          <w:rFonts w:ascii="Times New Roman" w:hAnsi="Times New Roman" w:cs="Times New Roman"/>
          <w:color w:val="auto"/>
          <w:sz w:val="24"/>
          <w:szCs w:val="24"/>
        </w:rPr>
      </w:pPr>
      <w:r>
        <w:t>The TAZ-level socioeconomic input files are stored in the ‘1_Inputs\2_SEData’ folder</w:t>
      </w:r>
      <w:r w:rsidR="00192CE2">
        <w:t xml:space="preserve">. </w:t>
      </w:r>
      <w:r>
        <w:t>The data are arranged into three separate folders based on the region the zone falls within</w:t>
      </w:r>
      <w:r w:rsidR="00192CE2">
        <w:t xml:space="preserve">. </w:t>
      </w:r>
    </w:p>
    <w:p w14:paraId="636E9912" w14:textId="77777777" w:rsidR="00D82EC4" w:rsidRDefault="00D82EC4" w:rsidP="00130905">
      <w:pPr>
        <w:pStyle w:val="ListParagraph"/>
        <w:numPr>
          <w:ilvl w:val="0"/>
          <w:numId w:val="12"/>
        </w:numPr>
      </w:pPr>
      <w:r>
        <w:t>Box Elder</w:t>
      </w:r>
    </w:p>
    <w:p w14:paraId="24F3202E" w14:textId="77777777" w:rsidR="00D82EC4" w:rsidRDefault="00D82EC4" w:rsidP="00130905">
      <w:pPr>
        <w:pStyle w:val="ListParagraph"/>
        <w:numPr>
          <w:ilvl w:val="0"/>
          <w:numId w:val="12"/>
        </w:numPr>
      </w:pPr>
      <w:r>
        <w:t>WFRC</w:t>
      </w:r>
    </w:p>
    <w:p w14:paraId="1E2659FB" w14:textId="77777777" w:rsidR="00D82EC4" w:rsidRDefault="00D82EC4" w:rsidP="00130905">
      <w:pPr>
        <w:pStyle w:val="ListParagraph"/>
        <w:numPr>
          <w:ilvl w:val="0"/>
          <w:numId w:val="12"/>
        </w:numPr>
      </w:pPr>
      <w:r>
        <w:t>MAG</w:t>
      </w:r>
    </w:p>
    <w:p w14:paraId="4056C0C9" w14:textId="09692CA6" w:rsidR="00D82EC4" w:rsidRDefault="00D82EC4" w:rsidP="00852ABC">
      <w:pPr>
        <w:rPr>
          <w:rFonts w:ascii="Times New Roman" w:hAnsi="Times New Roman" w:cs="Times New Roman"/>
          <w:color w:val="auto"/>
          <w:sz w:val="24"/>
          <w:szCs w:val="24"/>
        </w:rPr>
      </w:pPr>
      <w:r>
        <w:t>Each region has a unique variable in the model’s ‘1ControlCenter.block’ file to define the socioeconomic input file to be used for that region</w:t>
      </w:r>
      <w:r w:rsidR="00192CE2">
        <w:t xml:space="preserve">. </w:t>
      </w:r>
    </w:p>
    <w:p w14:paraId="5B2EA740" w14:textId="6E571B6E" w:rsidR="00D82EC4" w:rsidRDefault="00D82EC4" w:rsidP="00852ABC">
      <w:r>
        <w:t>It is important to note that one region’s input files may include zones that are in another region (this is often the case in the WFRC and MAG socioeconomic input files)</w:t>
      </w:r>
      <w:r w:rsidR="00192CE2">
        <w:t xml:space="preserve">. </w:t>
      </w:r>
      <w:r>
        <w:t>Because the model reads a zone’s data for the region where zone resides, data in another region’s folder is ignored</w:t>
      </w:r>
      <w:r w:rsidR="00192CE2">
        <w:t xml:space="preserve">. </w:t>
      </w:r>
      <w:r>
        <w:t>Thus, updates to the socioeconomic data will need to be done on the set of files in the region where the zone resides</w:t>
      </w:r>
      <w:r w:rsidR="00192CE2">
        <w:t xml:space="preserve">. </w:t>
      </w:r>
    </w:p>
    <w:p w14:paraId="27D31FFD" w14:textId="008A2FB7" w:rsidR="00D82EC4" w:rsidRDefault="00D82EC4" w:rsidP="00852ABC">
      <w:r>
        <w:t>WFRC and MAG regions include socioeconomic files for the years 2015 to 2050</w:t>
      </w:r>
      <w:r w:rsidR="00192CE2">
        <w:t xml:space="preserve">. </w:t>
      </w:r>
      <w:r>
        <w:t>The Box Elder region includes files for years 2010 to 2060 (2051 to 2060 are provided for long-range planning purposes only and are not part of the official planning data set).</w:t>
      </w:r>
    </w:p>
    <w:p w14:paraId="1CA40A77" w14:textId="67ECEE47" w:rsidR="00AE6FC1" w:rsidRDefault="00AE6FC1" w:rsidP="00E83E7B">
      <w:pPr>
        <w:pStyle w:val="Heading2"/>
      </w:pPr>
    </w:p>
    <w:p w14:paraId="1CC66499" w14:textId="36F53F9A" w:rsidR="00C921A4" w:rsidRDefault="00C921A4" w:rsidP="00E83E7B">
      <w:pPr>
        <w:pStyle w:val="Heading2"/>
        <w:rPr>
          <w:color w:val="auto"/>
        </w:rPr>
      </w:pPr>
      <w:bookmarkStart w:id="341" w:name="_Toc95889732"/>
      <w:r>
        <w:t>County Control Totals</w:t>
      </w:r>
      <w:bookmarkEnd w:id="341"/>
    </w:p>
    <w:p w14:paraId="020DFD14" w14:textId="3F43A84E" w:rsidR="00C921A4" w:rsidRDefault="00C921A4" w:rsidP="0030183C">
      <w:pPr>
        <w:pStyle w:val="Heading3"/>
      </w:pPr>
      <w:bookmarkStart w:id="342" w:name="_Toc95889733"/>
      <w:r>
        <w:t>Source Data</w:t>
      </w:r>
      <w:bookmarkEnd w:id="342"/>
    </w:p>
    <w:p w14:paraId="16D94D81" w14:textId="5D39D73E" w:rsidR="008A5F74" w:rsidRDefault="00C921A4" w:rsidP="00476297">
      <w:r>
        <w:t>The socioeconomic and age data used to create the county control total inputs to the travel model are based primarily on data developed and published by the Kem C</w:t>
      </w:r>
      <w:r w:rsidR="00192CE2">
        <w:t xml:space="preserve">. </w:t>
      </w:r>
      <w:r>
        <w:t>Gardner Policy Institute (GPI) at the University of Utah</w:t>
      </w:r>
      <w:r w:rsidR="00192CE2">
        <w:t xml:space="preserve">. </w:t>
      </w:r>
      <w:r>
        <w:t>The most recent county-level socioeconomic projections were released in July of 2017 and form the base assumptions for all socioeconomic planning statewide</w:t>
      </w:r>
      <w:r w:rsidR="00192CE2">
        <w:t xml:space="preserve">. </w:t>
      </w:r>
      <w:r>
        <w:t xml:space="preserve">Detailed methodology of the GPI process can be found on their website at </w:t>
      </w:r>
      <w:hyperlink r:id="rId17" w:history="1">
        <w:r>
          <w:rPr>
            <w:rStyle w:val="Hyperlink"/>
            <w:rFonts w:ascii="Arial" w:hAnsi="Arial" w:cs="Arial"/>
            <w:color w:val="1155CC"/>
            <w:sz w:val="22"/>
            <w:szCs w:val="22"/>
          </w:rPr>
          <w:t>https://gardner.utah.edu/wp-content/uploads/udem_2017_final.pdf</w:t>
        </w:r>
      </w:hyperlink>
      <w:r w:rsidR="00192CE2">
        <w:t xml:space="preserve">. </w:t>
      </w:r>
    </w:p>
    <w:p w14:paraId="79554AF4" w14:textId="2B9ABFCB" w:rsidR="00C921A4" w:rsidRDefault="00C921A4" w:rsidP="00476297">
      <w:r>
        <w:t>WFRC and MAG provided input data to GPI and reviewed outputs in the development of the 2017 baseline projections</w:t>
      </w:r>
      <w:r w:rsidR="00192CE2">
        <w:t xml:space="preserve">. </w:t>
      </w:r>
      <w:r>
        <w:t>GPI county projections are released about every four years.</w:t>
      </w:r>
    </w:p>
    <w:p w14:paraId="582959AA" w14:textId="77777777" w:rsidR="00C921A4" w:rsidRDefault="00C921A4" w:rsidP="0030183C">
      <w:pPr>
        <w:pStyle w:val="Heading3"/>
      </w:pPr>
      <w:bookmarkStart w:id="343" w:name="_Toc95889734"/>
      <w:r>
        <w:t>Residential</w:t>
      </w:r>
      <w:bookmarkEnd w:id="343"/>
    </w:p>
    <w:p w14:paraId="4561C5AB" w14:textId="77777777" w:rsidR="00C921A4" w:rsidRDefault="00C921A4" w:rsidP="00476297">
      <w:r>
        <w:t>The 2017 release of the GPI residential data included information for:</w:t>
      </w:r>
    </w:p>
    <w:p w14:paraId="52E91513" w14:textId="77777777" w:rsidR="00C921A4" w:rsidRPr="008A5F74" w:rsidRDefault="00C921A4" w:rsidP="00130905">
      <w:pPr>
        <w:pStyle w:val="ListParagraph"/>
        <w:numPr>
          <w:ilvl w:val="0"/>
          <w:numId w:val="42"/>
        </w:numPr>
      </w:pPr>
      <w:r w:rsidRPr="008A5F74">
        <w:t>Total population</w:t>
      </w:r>
    </w:p>
    <w:p w14:paraId="52DA5F94" w14:textId="77777777" w:rsidR="00C921A4" w:rsidRPr="008A5F74" w:rsidRDefault="00C921A4" w:rsidP="00130905">
      <w:pPr>
        <w:pStyle w:val="ListParagraph"/>
        <w:numPr>
          <w:ilvl w:val="0"/>
          <w:numId w:val="42"/>
        </w:numPr>
      </w:pPr>
      <w:r w:rsidRPr="008A5F74">
        <w:t>Group quarters population (institutionalized and non-institutionalized)</w:t>
      </w:r>
    </w:p>
    <w:p w14:paraId="1E919D44" w14:textId="77777777" w:rsidR="00C921A4" w:rsidRPr="008A5F74" w:rsidRDefault="00C921A4" w:rsidP="00130905">
      <w:pPr>
        <w:pStyle w:val="ListParagraph"/>
        <w:numPr>
          <w:ilvl w:val="0"/>
          <w:numId w:val="42"/>
        </w:numPr>
      </w:pPr>
      <w:r w:rsidRPr="008A5F74">
        <w:t>Household population (total population minus group quarter population)</w:t>
      </w:r>
    </w:p>
    <w:p w14:paraId="534AEDC7" w14:textId="77777777" w:rsidR="00C921A4" w:rsidRPr="008A5F74" w:rsidRDefault="00C921A4" w:rsidP="00130905">
      <w:pPr>
        <w:pStyle w:val="ListParagraph"/>
        <w:numPr>
          <w:ilvl w:val="0"/>
          <w:numId w:val="42"/>
        </w:numPr>
      </w:pPr>
      <w:r w:rsidRPr="008A5F74">
        <w:t>Households</w:t>
      </w:r>
    </w:p>
    <w:p w14:paraId="7C90CE58" w14:textId="77777777" w:rsidR="00C921A4" w:rsidRPr="008A5F74" w:rsidRDefault="00C921A4" w:rsidP="00130905">
      <w:pPr>
        <w:pStyle w:val="ListParagraph"/>
        <w:numPr>
          <w:ilvl w:val="0"/>
          <w:numId w:val="42"/>
        </w:numPr>
      </w:pPr>
      <w:r w:rsidRPr="008A5F74">
        <w:t>Average household size</w:t>
      </w:r>
    </w:p>
    <w:p w14:paraId="5A490B1D" w14:textId="77777777" w:rsidR="00C921A4" w:rsidRPr="008A5F74" w:rsidRDefault="00C921A4" w:rsidP="00130905">
      <w:pPr>
        <w:pStyle w:val="ListParagraph"/>
        <w:numPr>
          <w:ilvl w:val="0"/>
          <w:numId w:val="42"/>
        </w:numPr>
      </w:pPr>
      <w:r w:rsidRPr="008A5F74">
        <w:lastRenderedPageBreak/>
        <w:t>Population by age and gender</w:t>
      </w:r>
    </w:p>
    <w:p w14:paraId="3F3C4F32" w14:textId="0B203B26" w:rsidR="00C921A4" w:rsidRDefault="00C921A4" w:rsidP="00476297">
      <w:pPr>
        <w:rPr>
          <w:rFonts w:ascii="Times New Roman" w:hAnsi="Times New Roman" w:cs="Times New Roman"/>
          <w:color w:val="auto"/>
          <w:sz w:val="24"/>
          <w:szCs w:val="24"/>
        </w:rPr>
      </w:pPr>
      <w:r>
        <w:t>Household population, households, average household size and population by age are used by the travel model</w:t>
      </w:r>
      <w:r w:rsidR="00192CE2">
        <w:t xml:space="preserve">. </w:t>
      </w:r>
      <w:r>
        <w:t>Total population and group quarters population are not used.</w:t>
      </w:r>
    </w:p>
    <w:p w14:paraId="07B70E14" w14:textId="473DC631" w:rsidR="00C921A4" w:rsidRDefault="00C921A4" w:rsidP="00476297">
      <w:r>
        <w:t>The 2017 GPI data included projections for the years 2015 through 2065</w:t>
      </w:r>
      <w:r w:rsidR="00192CE2">
        <w:t xml:space="preserve">. </w:t>
      </w:r>
      <w:r>
        <w:t>Data for historic years (2010-2014) were also provided by GPI, though these were not part of the official 2017 projections</w:t>
      </w:r>
      <w:r w:rsidR="00192CE2">
        <w:t xml:space="preserve">. </w:t>
      </w:r>
      <w:r>
        <w:t>Data for years prior to 2010 (1990-2009) were obtained from previous historical model data records.</w:t>
      </w:r>
    </w:p>
    <w:p w14:paraId="14A3D1BC" w14:textId="3F11F64B" w:rsidR="00C921A4" w:rsidRDefault="00C921A4" w:rsidP="00476297">
      <w:r>
        <w:t>A portion of the county population lives outside the space covered by the travel model</w:t>
      </w:r>
      <w:r w:rsidR="00192CE2">
        <w:t xml:space="preserve">. </w:t>
      </w:r>
      <w:r>
        <w:t>This population was removed from the county control total input file used by the travel model</w:t>
      </w:r>
      <w:r w:rsidR="00192CE2">
        <w:t xml:space="preserve">. </w:t>
      </w:r>
      <w:r>
        <w:t>The following percentages were applied to adjust the residential (household population and household) control total for Weber, Davis, Salt Lake and Utah counties:</w:t>
      </w:r>
    </w:p>
    <w:p w14:paraId="6BB1E32D" w14:textId="77777777" w:rsidR="00C921A4" w:rsidRPr="004C1F09" w:rsidRDefault="00C921A4" w:rsidP="00130905">
      <w:pPr>
        <w:pStyle w:val="ListParagraph"/>
        <w:numPr>
          <w:ilvl w:val="0"/>
          <w:numId w:val="41"/>
        </w:numPr>
      </w:pPr>
      <w:r w:rsidRPr="004C1F09">
        <w:t>Weber</w:t>
      </w:r>
      <w:r w:rsidRPr="00476297">
        <w:rPr>
          <w:rStyle w:val="apple-tab-span"/>
          <w:rFonts w:ascii="Arial" w:hAnsi="Arial" w:cs="Arial"/>
          <w:color w:val="000000"/>
          <w:sz w:val="22"/>
          <w:szCs w:val="22"/>
        </w:rPr>
        <w:tab/>
      </w:r>
      <w:r w:rsidRPr="004C1F09">
        <w:t>3.00%</w:t>
      </w:r>
    </w:p>
    <w:p w14:paraId="226512EF" w14:textId="77777777" w:rsidR="00C921A4" w:rsidRPr="004C1F09" w:rsidRDefault="00C921A4" w:rsidP="00130905">
      <w:pPr>
        <w:pStyle w:val="ListParagraph"/>
        <w:numPr>
          <w:ilvl w:val="0"/>
          <w:numId w:val="41"/>
        </w:numPr>
      </w:pPr>
      <w:r w:rsidRPr="004C1F09">
        <w:t>Davis</w:t>
      </w:r>
      <w:r w:rsidRPr="00476297">
        <w:rPr>
          <w:rStyle w:val="apple-tab-span"/>
          <w:rFonts w:ascii="Arial" w:hAnsi="Arial" w:cs="Arial"/>
          <w:color w:val="000000"/>
          <w:sz w:val="22"/>
          <w:szCs w:val="22"/>
        </w:rPr>
        <w:tab/>
      </w:r>
      <w:r w:rsidRPr="004C1F09">
        <w:t>0.00%</w:t>
      </w:r>
    </w:p>
    <w:p w14:paraId="1A942FB8" w14:textId="77777777" w:rsidR="00C921A4" w:rsidRPr="004C1F09" w:rsidRDefault="00C921A4" w:rsidP="00130905">
      <w:pPr>
        <w:pStyle w:val="ListParagraph"/>
        <w:numPr>
          <w:ilvl w:val="0"/>
          <w:numId w:val="41"/>
        </w:numPr>
      </w:pPr>
      <w:r w:rsidRPr="004C1F09">
        <w:t>Salt Lake</w:t>
      </w:r>
      <w:r w:rsidRPr="00476297">
        <w:rPr>
          <w:rStyle w:val="apple-tab-span"/>
          <w:rFonts w:ascii="Arial" w:hAnsi="Arial" w:cs="Arial"/>
          <w:color w:val="000000"/>
          <w:sz w:val="22"/>
          <w:szCs w:val="22"/>
        </w:rPr>
        <w:tab/>
      </w:r>
      <w:r w:rsidRPr="004C1F09">
        <w:t>0.42%</w:t>
      </w:r>
    </w:p>
    <w:p w14:paraId="41F777F7" w14:textId="77777777" w:rsidR="00C921A4" w:rsidRPr="004C1F09" w:rsidRDefault="00C921A4" w:rsidP="00130905">
      <w:pPr>
        <w:pStyle w:val="ListParagraph"/>
        <w:numPr>
          <w:ilvl w:val="0"/>
          <w:numId w:val="41"/>
        </w:numPr>
      </w:pPr>
      <w:r w:rsidRPr="004C1F09">
        <w:t>Utah</w:t>
      </w:r>
      <w:r w:rsidRPr="00476297">
        <w:rPr>
          <w:rStyle w:val="apple-tab-span"/>
          <w:rFonts w:ascii="Arial" w:hAnsi="Arial" w:cs="Arial"/>
          <w:color w:val="000000"/>
          <w:sz w:val="22"/>
          <w:szCs w:val="22"/>
        </w:rPr>
        <w:tab/>
      </w:r>
      <w:r w:rsidRPr="004C1F09">
        <w:t>0.22%</w:t>
      </w:r>
    </w:p>
    <w:p w14:paraId="4DC21B91" w14:textId="10B6561D" w:rsidR="00C921A4" w:rsidRDefault="00C921A4" w:rsidP="00476297">
      <w:pPr>
        <w:rPr>
          <w:rFonts w:ascii="Times New Roman" w:hAnsi="Times New Roman" w:cs="Times New Roman"/>
          <w:color w:val="auto"/>
          <w:sz w:val="24"/>
          <w:szCs w:val="24"/>
        </w:rPr>
      </w:pPr>
      <w:r>
        <w:t>A simplifying assumption was made that the proportion of the residential data located outside the model space grows at the same rate as the residential data inside the model space for these counties</w:t>
      </w:r>
      <w:r w:rsidR="00192CE2">
        <w:t xml:space="preserve">. </w:t>
      </w:r>
      <w:r w:rsidR="002156E4">
        <w:t>Consequently, t</w:t>
      </w:r>
      <w:r>
        <w:t>he share of the county total located outside the model space remained constant for all years</w:t>
      </w:r>
      <w:r w:rsidR="00192CE2">
        <w:t xml:space="preserve">. </w:t>
      </w:r>
      <w:r>
        <w:t>This share was calculated using the model’s base year data from 2015.</w:t>
      </w:r>
    </w:p>
    <w:p w14:paraId="2AA8658A" w14:textId="42106579" w:rsidR="00C921A4" w:rsidRDefault="00C921A4" w:rsidP="00476297">
      <w:r>
        <w:t>For Box Elder County, approximately half of the county population is located outside the travel model space</w:t>
      </w:r>
      <w:r w:rsidR="00192CE2">
        <w:t xml:space="preserve">. </w:t>
      </w:r>
      <w:r>
        <w:t>The share of the population control total living outside the model space in Box Elder County was calculated based on the TAZ-level socioeconomic data</w:t>
      </w:r>
      <w:r w:rsidR="00192CE2">
        <w:t xml:space="preserve">. </w:t>
      </w:r>
      <w:r>
        <w:t>The percent of the county total located inside the model space ranged from 48% in 2010 to 45% in 2050 (47% to 43%, respectively, for households) demonstrating a slightly higher growth rate in the area of the county outside the Wasatch Front model space.</w:t>
      </w:r>
    </w:p>
    <w:p w14:paraId="194C2D23" w14:textId="77777777" w:rsidR="00C921A4" w:rsidRDefault="00C921A4" w:rsidP="00476297">
      <w:r>
        <w:t>The following charts show the residential control totals used by this version of the travel model for the areas inside the Wasatch Front model space:</w:t>
      </w:r>
    </w:p>
    <w:p w14:paraId="1A6C4E91" w14:textId="58D4BE6B" w:rsidR="00C921A4" w:rsidRDefault="00C921A4" w:rsidP="00476297">
      <w:r>
        <w:rPr>
          <w:noProof/>
          <w:bdr w:val="none" w:sz="0" w:space="0" w:color="auto" w:frame="1"/>
        </w:rPr>
        <w:lastRenderedPageBreak/>
        <w:drawing>
          <wp:inline distT="0" distB="0" distL="0" distR="0" wp14:anchorId="7994891C" wp14:editId="1B6436BF">
            <wp:extent cx="54864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7499E868" w14:textId="77777777" w:rsidR="000A7005" w:rsidRDefault="000A7005" w:rsidP="00476297"/>
    <w:p w14:paraId="480EC2A7" w14:textId="31F2466C" w:rsidR="00C921A4" w:rsidRDefault="00C921A4" w:rsidP="00476297">
      <w:r>
        <w:rPr>
          <w:noProof/>
          <w:bdr w:val="none" w:sz="0" w:space="0" w:color="auto" w:frame="1"/>
        </w:rPr>
        <w:drawing>
          <wp:inline distT="0" distB="0" distL="0" distR="0" wp14:anchorId="525CFA98" wp14:editId="279CE0DE">
            <wp:extent cx="548640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36846817" w14:textId="77777777" w:rsidR="000A7005" w:rsidRDefault="000A7005" w:rsidP="00476297"/>
    <w:p w14:paraId="794E606C" w14:textId="1099FF71" w:rsidR="00C921A4" w:rsidRDefault="00C921A4" w:rsidP="00476297">
      <w:r>
        <w:rPr>
          <w:noProof/>
          <w:bdr w:val="none" w:sz="0" w:space="0" w:color="auto" w:frame="1"/>
        </w:rPr>
        <w:lastRenderedPageBreak/>
        <w:drawing>
          <wp:inline distT="0" distB="0" distL="0" distR="0" wp14:anchorId="54068A23" wp14:editId="1E2147D9">
            <wp:extent cx="54864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7EE957A8" w14:textId="77777777" w:rsidR="000A7005" w:rsidRDefault="000A7005" w:rsidP="00476297"/>
    <w:p w14:paraId="4ED614AE" w14:textId="4F75E04E" w:rsidR="00C921A4" w:rsidRDefault="00C921A4" w:rsidP="00476297">
      <w:r>
        <w:rPr>
          <w:noProof/>
          <w:bdr w:val="none" w:sz="0" w:space="0" w:color="auto" w:frame="1"/>
        </w:rPr>
        <w:drawing>
          <wp:inline distT="0" distB="0" distL="0" distR="0" wp14:anchorId="19EE304B" wp14:editId="6EA656EE">
            <wp:extent cx="54864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782AFA5B" w14:textId="77777777" w:rsidR="000A7005" w:rsidRDefault="000A7005" w:rsidP="00476297"/>
    <w:p w14:paraId="05E44463" w14:textId="23D37616" w:rsidR="00C921A4" w:rsidRDefault="00C921A4" w:rsidP="00476297">
      <w:r>
        <w:rPr>
          <w:noProof/>
          <w:bdr w:val="none" w:sz="0" w:space="0" w:color="auto" w:frame="1"/>
        </w:rPr>
        <w:lastRenderedPageBreak/>
        <w:drawing>
          <wp:inline distT="0" distB="0" distL="0" distR="0" wp14:anchorId="61BF5CF9" wp14:editId="205BEEF2">
            <wp:extent cx="54864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0265FBBE" w14:textId="77777777" w:rsidR="000A7005" w:rsidRDefault="000A7005" w:rsidP="00476297"/>
    <w:p w14:paraId="21203008" w14:textId="6756E7A4" w:rsidR="00C921A4" w:rsidRDefault="00C921A4" w:rsidP="00476297">
      <w:r>
        <w:rPr>
          <w:noProof/>
          <w:bdr w:val="none" w:sz="0" w:space="0" w:color="auto" w:frame="1"/>
        </w:rPr>
        <w:drawing>
          <wp:inline distT="0" distB="0" distL="0" distR="0" wp14:anchorId="055EB159" wp14:editId="08B01D0B">
            <wp:extent cx="548640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50134FFA" w14:textId="77777777" w:rsidR="00EE3B30" w:rsidRDefault="00EE3B30" w:rsidP="0030183C">
      <w:pPr>
        <w:pStyle w:val="Heading3"/>
        <w:rPr>
          <w:color w:val="auto"/>
        </w:rPr>
      </w:pPr>
      <w:bookmarkStart w:id="344" w:name="_Toc95889735"/>
      <w:r>
        <w:lastRenderedPageBreak/>
        <w:t>Employment</w:t>
      </w:r>
      <w:bookmarkEnd w:id="344"/>
    </w:p>
    <w:p w14:paraId="0FF0040A" w14:textId="77777777" w:rsidR="00EE3B30" w:rsidRDefault="00EE3B30" w:rsidP="001929E7">
      <w:r>
        <w:t>GPI prepares employment data in two formats: </w:t>
      </w:r>
    </w:p>
    <w:p w14:paraId="05D79B6C" w14:textId="4924D542" w:rsidR="00EE3B30" w:rsidRPr="00EE3B30" w:rsidRDefault="00EE3B30" w:rsidP="00130905">
      <w:pPr>
        <w:pStyle w:val="ListParagraph"/>
        <w:numPr>
          <w:ilvl w:val="0"/>
          <w:numId w:val="40"/>
        </w:numPr>
      </w:pPr>
      <w:r w:rsidRPr="00EE3B30">
        <w:t>Bureau of Labor Statistics (BLS)</w:t>
      </w:r>
      <w:r w:rsidR="00D308FE" w:rsidRPr="00D308FE">
        <w:t xml:space="preserve"> – </w:t>
      </w:r>
      <w:r w:rsidRPr="00EE3B30">
        <w:t>does not include sole proprietors (</w:t>
      </w:r>
      <w:proofErr w:type="gramStart"/>
      <w:r w:rsidRPr="00EE3B30">
        <w:t>e.g</w:t>
      </w:r>
      <w:r w:rsidR="00192CE2">
        <w:t>.</w:t>
      </w:r>
      <w:proofErr w:type="gramEnd"/>
      <w:r w:rsidR="00192CE2">
        <w:t xml:space="preserve"> </w:t>
      </w:r>
      <w:r w:rsidRPr="00EE3B30">
        <w:t>business owners)</w:t>
      </w:r>
    </w:p>
    <w:p w14:paraId="3B724305" w14:textId="0F61D350" w:rsidR="00EE3B30" w:rsidRPr="00EE3B30" w:rsidRDefault="00EE3B30" w:rsidP="00130905">
      <w:pPr>
        <w:pStyle w:val="ListParagraph"/>
        <w:numPr>
          <w:ilvl w:val="0"/>
          <w:numId w:val="40"/>
        </w:numPr>
      </w:pPr>
      <w:r w:rsidRPr="00EE3B30">
        <w:t>Bureau of Economic Analysis (BEA)</w:t>
      </w:r>
      <w:r w:rsidR="00D308FE" w:rsidRPr="00D308FE">
        <w:t xml:space="preserve"> – </w:t>
      </w:r>
      <w:r w:rsidRPr="00EE3B30">
        <w:t>includes sole proprietors</w:t>
      </w:r>
    </w:p>
    <w:p w14:paraId="2981E6EB" w14:textId="77777777" w:rsidR="00EE3B30" w:rsidRDefault="00EE3B30" w:rsidP="001929E7">
      <w:pPr>
        <w:rPr>
          <w:rFonts w:ascii="Times New Roman" w:hAnsi="Times New Roman" w:cs="Times New Roman"/>
          <w:color w:val="auto"/>
        </w:rPr>
      </w:pPr>
      <w:r>
        <w:t>The travel model uses BEA format for the employment control total as it represents a more complete definition of the employment for trip making.</w:t>
      </w:r>
    </w:p>
    <w:p w14:paraId="77847F83" w14:textId="66A6E827" w:rsidR="00EE3B30" w:rsidRDefault="00EE3B30" w:rsidP="001929E7">
      <w:r>
        <w:t>The 2017 release of the GPI employment data included information for the years 2016 through 2066</w:t>
      </w:r>
      <w:r w:rsidR="00192CE2">
        <w:t xml:space="preserve">. </w:t>
      </w:r>
      <w:r>
        <w:t>Data for historic years (2001-2015) were downloaded from the BEA website</w:t>
      </w:r>
      <w:r w:rsidR="00192CE2">
        <w:t xml:space="preserve">. </w:t>
      </w:r>
      <w:r>
        <w:t>Data for years prior to 2001 (1990-2000) were obtained from previous historical model data records.</w:t>
      </w:r>
    </w:p>
    <w:p w14:paraId="311CC2FF" w14:textId="57F9DACF" w:rsidR="00EE3B30" w:rsidRDefault="00EE3B30" w:rsidP="001929E7">
      <w:r>
        <w:t>The GPI employment projections include 23 employment sectors</w:t>
      </w:r>
      <w:r w:rsidR="00192CE2">
        <w:t xml:space="preserve">. </w:t>
      </w:r>
      <w:r>
        <w:t>These sectors were aggregated into 11 employment categories for use in the travel model</w:t>
      </w:r>
      <w:r w:rsidR="00192CE2">
        <w:t xml:space="preserve">. </w:t>
      </w:r>
      <w:r>
        <w:t>The following lists the travel model employment categories and their associated GPI employment sector:</w:t>
      </w:r>
    </w:p>
    <w:p w14:paraId="37717499" w14:textId="77777777" w:rsidR="00EE3B30" w:rsidRPr="001929E7" w:rsidRDefault="00EE3B30" w:rsidP="00130905">
      <w:pPr>
        <w:pStyle w:val="ListParagraph"/>
        <w:numPr>
          <w:ilvl w:val="0"/>
          <w:numId w:val="13"/>
        </w:numPr>
        <w:rPr>
          <w:b/>
          <w:bCs/>
        </w:rPr>
      </w:pPr>
      <w:r w:rsidRPr="001929E7">
        <w:rPr>
          <w:b/>
          <w:bCs/>
        </w:rPr>
        <w:t>RETL</w:t>
      </w:r>
    </w:p>
    <w:p w14:paraId="1692E1C2" w14:textId="77777777" w:rsidR="00EE3B30" w:rsidRPr="001929E7" w:rsidRDefault="00EE3B30" w:rsidP="00130905">
      <w:pPr>
        <w:pStyle w:val="ListParagraph"/>
        <w:numPr>
          <w:ilvl w:val="1"/>
          <w:numId w:val="13"/>
        </w:numPr>
      </w:pPr>
      <w:r w:rsidRPr="001929E7">
        <w:t>Retail trade</w:t>
      </w:r>
    </w:p>
    <w:p w14:paraId="1BEB9097" w14:textId="77777777" w:rsidR="00EE3B30" w:rsidRPr="001929E7" w:rsidRDefault="00EE3B30" w:rsidP="00130905">
      <w:pPr>
        <w:pStyle w:val="ListParagraph"/>
        <w:numPr>
          <w:ilvl w:val="0"/>
          <w:numId w:val="13"/>
        </w:numPr>
        <w:rPr>
          <w:b/>
          <w:bCs/>
        </w:rPr>
      </w:pPr>
      <w:r w:rsidRPr="001929E7">
        <w:rPr>
          <w:b/>
          <w:bCs/>
        </w:rPr>
        <w:t>FOOD</w:t>
      </w:r>
    </w:p>
    <w:p w14:paraId="3716C4C7" w14:textId="77777777" w:rsidR="00EE3B30" w:rsidRPr="001929E7" w:rsidRDefault="00EE3B30" w:rsidP="00130905">
      <w:pPr>
        <w:pStyle w:val="ListParagraph"/>
        <w:numPr>
          <w:ilvl w:val="1"/>
          <w:numId w:val="13"/>
        </w:numPr>
      </w:pPr>
      <w:r w:rsidRPr="001929E7">
        <w:t>Accommodations and Food Service</w:t>
      </w:r>
    </w:p>
    <w:p w14:paraId="7F87CA8D" w14:textId="77777777" w:rsidR="00EE3B30" w:rsidRPr="001929E7" w:rsidRDefault="00EE3B30" w:rsidP="00130905">
      <w:pPr>
        <w:pStyle w:val="ListParagraph"/>
        <w:numPr>
          <w:ilvl w:val="0"/>
          <w:numId w:val="13"/>
        </w:numPr>
        <w:rPr>
          <w:b/>
          <w:bCs/>
        </w:rPr>
      </w:pPr>
      <w:r w:rsidRPr="001929E7">
        <w:rPr>
          <w:b/>
          <w:bCs/>
        </w:rPr>
        <w:t>MANU</w:t>
      </w:r>
    </w:p>
    <w:p w14:paraId="17726F46" w14:textId="77777777" w:rsidR="00EE3B30" w:rsidRPr="001929E7" w:rsidRDefault="00EE3B30" w:rsidP="00130905">
      <w:pPr>
        <w:pStyle w:val="ListParagraph"/>
        <w:numPr>
          <w:ilvl w:val="1"/>
          <w:numId w:val="13"/>
        </w:numPr>
      </w:pPr>
      <w:r w:rsidRPr="001929E7">
        <w:t>Manufacturing</w:t>
      </w:r>
    </w:p>
    <w:p w14:paraId="1C238136" w14:textId="77777777" w:rsidR="00EE3B30" w:rsidRPr="001929E7" w:rsidRDefault="00EE3B30" w:rsidP="00130905">
      <w:pPr>
        <w:pStyle w:val="ListParagraph"/>
        <w:numPr>
          <w:ilvl w:val="0"/>
          <w:numId w:val="13"/>
        </w:numPr>
        <w:rPr>
          <w:b/>
          <w:bCs/>
        </w:rPr>
      </w:pPr>
      <w:r w:rsidRPr="001929E7">
        <w:rPr>
          <w:b/>
          <w:bCs/>
        </w:rPr>
        <w:t>WSLE</w:t>
      </w:r>
    </w:p>
    <w:p w14:paraId="1920B19D" w14:textId="77777777" w:rsidR="00EE3B30" w:rsidRPr="001929E7" w:rsidRDefault="00EE3B30" w:rsidP="00130905">
      <w:pPr>
        <w:pStyle w:val="ListParagraph"/>
        <w:numPr>
          <w:ilvl w:val="1"/>
          <w:numId w:val="13"/>
        </w:numPr>
      </w:pPr>
      <w:r w:rsidRPr="001929E7">
        <w:t>Utilities</w:t>
      </w:r>
    </w:p>
    <w:p w14:paraId="164A81F8" w14:textId="77777777" w:rsidR="00EE3B30" w:rsidRPr="001929E7" w:rsidRDefault="00EE3B30" w:rsidP="00130905">
      <w:pPr>
        <w:pStyle w:val="ListParagraph"/>
        <w:numPr>
          <w:ilvl w:val="1"/>
          <w:numId w:val="13"/>
        </w:numPr>
      </w:pPr>
      <w:r w:rsidRPr="001929E7">
        <w:t>Wholesale Trade</w:t>
      </w:r>
    </w:p>
    <w:p w14:paraId="4368C7D5" w14:textId="77777777" w:rsidR="00EE3B30" w:rsidRPr="001929E7" w:rsidRDefault="00EE3B30" w:rsidP="00130905">
      <w:pPr>
        <w:pStyle w:val="ListParagraph"/>
        <w:numPr>
          <w:ilvl w:val="1"/>
          <w:numId w:val="13"/>
        </w:numPr>
      </w:pPr>
      <w:r w:rsidRPr="001929E7">
        <w:t>Transportation and Warehousing</w:t>
      </w:r>
    </w:p>
    <w:p w14:paraId="25C70DD2" w14:textId="77777777" w:rsidR="00EE3B30" w:rsidRPr="001929E7" w:rsidRDefault="00EE3B30" w:rsidP="00130905">
      <w:pPr>
        <w:pStyle w:val="ListParagraph"/>
        <w:numPr>
          <w:ilvl w:val="0"/>
          <w:numId w:val="13"/>
        </w:numPr>
        <w:rPr>
          <w:b/>
          <w:bCs/>
        </w:rPr>
      </w:pPr>
      <w:r w:rsidRPr="001929E7">
        <w:rPr>
          <w:b/>
          <w:bCs/>
        </w:rPr>
        <w:t>OFFI</w:t>
      </w:r>
    </w:p>
    <w:p w14:paraId="606A0A27" w14:textId="77777777" w:rsidR="00EE3B30" w:rsidRPr="001929E7" w:rsidRDefault="00EE3B30" w:rsidP="00130905">
      <w:pPr>
        <w:pStyle w:val="ListParagraph"/>
        <w:numPr>
          <w:ilvl w:val="1"/>
          <w:numId w:val="13"/>
        </w:numPr>
      </w:pPr>
      <w:r w:rsidRPr="001929E7">
        <w:t>Information</w:t>
      </w:r>
    </w:p>
    <w:p w14:paraId="5F146457" w14:textId="77777777" w:rsidR="00EE3B30" w:rsidRPr="001929E7" w:rsidRDefault="00EE3B30" w:rsidP="00130905">
      <w:pPr>
        <w:pStyle w:val="ListParagraph"/>
        <w:numPr>
          <w:ilvl w:val="1"/>
          <w:numId w:val="13"/>
        </w:numPr>
      </w:pPr>
      <w:r w:rsidRPr="001929E7">
        <w:t>Professional and Technical Services</w:t>
      </w:r>
    </w:p>
    <w:p w14:paraId="2C5A4635" w14:textId="77777777" w:rsidR="00EE3B30" w:rsidRPr="001929E7" w:rsidRDefault="00EE3B30" w:rsidP="00130905">
      <w:pPr>
        <w:pStyle w:val="ListParagraph"/>
        <w:numPr>
          <w:ilvl w:val="1"/>
          <w:numId w:val="13"/>
        </w:numPr>
      </w:pPr>
      <w:r w:rsidRPr="001929E7">
        <w:t>Management</w:t>
      </w:r>
    </w:p>
    <w:p w14:paraId="1E44289C" w14:textId="77777777" w:rsidR="00EE3B30" w:rsidRPr="001929E7" w:rsidRDefault="00EE3B30" w:rsidP="00130905">
      <w:pPr>
        <w:pStyle w:val="ListParagraph"/>
        <w:numPr>
          <w:ilvl w:val="0"/>
          <w:numId w:val="13"/>
        </w:numPr>
        <w:rPr>
          <w:b/>
          <w:bCs/>
        </w:rPr>
      </w:pPr>
      <w:r w:rsidRPr="001929E7">
        <w:rPr>
          <w:b/>
          <w:bCs/>
        </w:rPr>
        <w:t>GVED</w:t>
      </w:r>
    </w:p>
    <w:p w14:paraId="37D6BBD8" w14:textId="77777777" w:rsidR="00EE3B30" w:rsidRPr="001929E7" w:rsidRDefault="00EE3B30" w:rsidP="00130905">
      <w:pPr>
        <w:pStyle w:val="ListParagraph"/>
        <w:numPr>
          <w:ilvl w:val="1"/>
          <w:numId w:val="13"/>
        </w:numPr>
      </w:pPr>
      <w:r w:rsidRPr="001929E7">
        <w:t>Education</w:t>
      </w:r>
    </w:p>
    <w:p w14:paraId="43F118C6" w14:textId="77777777" w:rsidR="00EE3B30" w:rsidRPr="001929E7" w:rsidRDefault="00EE3B30" w:rsidP="00130905">
      <w:pPr>
        <w:pStyle w:val="ListParagraph"/>
        <w:numPr>
          <w:ilvl w:val="1"/>
          <w:numId w:val="13"/>
        </w:numPr>
      </w:pPr>
      <w:r w:rsidRPr="001929E7">
        <w:t>Military</w:t>
      </w:r>
    </w:p>
    <w:p w14:paraId="13502C77" w14:textId="77777777" w:rsidR="00EE3B30" w:rsidRPr="001929E7" w:rsidRDefault="00EE3B30" w:rsidP="00130905">
      <w:pPr>
        <w:pStyle w:val="ListParagraph"/>
        <w:numPr>
          <w:ilvl w:val="1"/>
          <w:numId w:val="13"/>
        </w:numPr>
      </w:pPr>
      <w:r w:rsidRPr="001929E7">
        <w:t>Federal Government</w:t>
      </w:r>
    </w:p>
    <w:p w14:paraId="05C67E1E" w14:textId="77777777" w:rsidR="00EE3B30" w:rsidRPr="001929E7" w:rsidRDefault="00EE3B30" w:rsidP="00130905">
      <w:pPr>
        <w:pStyle w:val="ListParagraph"/>
        <w:numPr>
          <w:ilvl w:val="1"/>
          <w:numId w:val="13"/>
        </w:numPr>
      </w:pPr>
      <w:r w:rsidRPr="001929E7">
        <w:t>State and Local Government</w:t>
      </w:r>
    </w:p>
    <w:p w14:paraId="2AE0F0CF" w14:textId="77777777" w:rsidR="00EE3B30" w:rsidRPr="001929E7" w:rsidRDefault="00EE3B30" w:rsidP="00130905">
      <w:pPr>
        <w:pStyle w:val="ListParagraph"/>
        <w:numPr>
          <w:ilvl w:val="0"/>
          <w:numId w:val="13"/>
        </w:numPr>
        <w:rPr>
          <w:b/>
          <w:bCs/>
        </w:rPr>
      </w:pPr>
      <w:r w:rsidRPr="001929E7">
        <w:rPr>
          <w:b/>
          <w:bCs/>
        </w:rPr>
        <w:t>HLTH</w:t>
      </w:r>
    </w:p>
    <w:p w14:paraId="1282F99D" w14:textId="77777777" w:rsidR="00EE3B30" w:rsidRPr="001929E7" w:rsidRDefault="00EE3B30" w:rsidP="00130905">
      <w:pPr>
        <w:pStyle w:val="ListParagraph"/>
        <w:numPr>
          <w:ilvl w:val="1"/>
          <w:numId w:val="13"/>
        </w:numPr>
      </w:pPr>
      <w:r w:rsidRPr="001929E7">
        <w:t>Health Care and Social Assistance</w:t>
      </w:r>
    </w:p>
    <w:p w14:paraId="45AEA94B" w14:textId="77777777" w:rsidR="00EE3B30" w:rsidRPr="001929E7" w:rsidRDefault="00EE3B30" w:rsidP="00130905">
      <w:pPr>
        <w:pStyle w:val="ListParagraph"/>
        <w:numPr>
          <w:ilvl w:val="0"/>
          <w:numId w:val="13"/>
        </w:numPr>
        <w:rPr>
          <w:b/>
          <w:bCs/>
        </w:rPr>
      </w:pPr>
      <w:r w:rsidRPr="001929E7">
        <w:rPr>
          <w:b/>
          <w:bCs/>
        </w:rPr>
        <w:t>OTHR</w:t>
      </w:r>
    </w:p>
    <w:p w14:paraId="58A170FF" w14:textId="77777777" w:rsidR="00EE3B30" w:rsidRPr="001929E7" w:rsidRDefault="00EE3B30" w:rsidP="00130905">
      <w:pPr>
        <w:pStyle w:val="ListParagraph"/>
        <w:numPr>
          <w:ilvl w:val="1"/>
          <w:numId w:val="13"/>
        </w:numPr>
      </w:pPr>
      <w:r w:rsidRPr="001929E7">
        <w:t>Finance and Insurance</w:t>
      </w:r>
    </w:p>
    <w:p w14:paraId="4478BCCE" w14:textId="77777777" w:rsidR="00EE3B30" w:rsidRPr="001929E7" w:rsidRDefault="00EE3B30" w:rsidP="00130905">
      <w:pPr>
        <w:pStyle w:val="ListParagraph"/>
        <w:numPr>
          <w:ilvl w:val="1"/>
          <w:numId w:val="13"/>
        </w:numPr>
      </w:pPr>
      <w:r w:rsidRPr="001929E7">
        <w:t>Real Estate</w:t>
      </w:r>
    </w:p>
    <w:p w14:paraId="66F00054" w14:textId="77777777" w:rsidR="00EE3B30" w:rsidRPr="001929E7" w:rsidRDefault="00EE3B30" w:rsidP="00130905">
      <w:pPr>
        <w:pStyle w:val="ListParagraph"/>
        <w:numPr>
          <w:ilvl w:val="1"/>
          <w:numId w:val="13"/>
        </w:numPr>
      </w:pPr>
      <w:r w:rsidRPr="001929E7">
        <w:t>Administrative and Waste Services</w:t>
      </w:r>
    </w:p>
    <w:p w14:paraId="20497A06" w14:textId="77777777" w:rsidR="00EE3B30" w:rsidRPr="001929E7" w:rsidRDefault="00EE3B30" w:rsidP="00130905">
      <w:pPr>
        <w:pStyle w:val="ListParagraph"/>
        <w:numPr>
          <w:ilvl w:val="1"/>
          <w:numId w:val="13"/>
        </w:numPr>
      </w:pPr>
      <w:r w:rsidRPr="001929E7">
        <w:t>Arts, Entertainment, and Recreation</w:t>
      </w:r>
    </w:p>
    <w:p w14:paraId="3DDAF40C" w14:textId="77777777" w:rsidR="00EE3B30" w:rsidRPr="001929E7" w:rsidRDefault="00EE3B30" w:rsidP="00130905">
      <w:pPr>
        <w:pStyle w:val="ListParagraph"/>
        <w:numPr>
          <w:ilvl w:val="1"/>
          <w:numId w:val="13"/>
        </w:numPr>
      </w:pPr>
      <w:r w:rsidRPr="001929E7">
        <w:t>Other services</w:t>
      </w:r>
    </w:p>
    <w:p w14:paraId="13D14F39" w14:textId="77777777" w:rsidR="00EE3B30" w:rsidRPr="001929E7" w:rsidRDefault="00EE3B30" w:rsidP="00130905">
      <w:pPr>
        <w:pStyle w:val="ListParagraph"/>
        <w:numPr>
          <w:ilvl w:val="0"/>
          <w:numId w:val="13"/>
        </w:numPr>
        <w:rPr>
          <w:b/>
          <w:bCs/>
        </w:rPr>
      </w:pPr>
      <w:r w:rsidRPr="001929E7">
        <w:rPr>
          <w:b/>
          <w:bCs/>
        </w:rPr>
        <w:t>FM_AGRI</w:t>
      </w:r>
    </w:p>
    <w:p w14:paraId="5FD8EF88" w14:textId="77777777" w:rsidR="00EE3B30" w:rsidRPr="001929E7" w:rsidRDefault="00EE3B30" w:rsidP="00130905">
      <w:pPr>
        <w:pStyle w:val="ListParagraph"/>
        <w:numPr>
          <w:ilvl w:val="1"/>
          <w:numId w:val="13"/>
        </w:numPr>
      </w:pPr>
      <w:r w:rsidRPr="001929E7">
        <w:t>Agriculture, Forestry, Fishing and Hunting</w:t>
      </w:r>
    </w:p>
    <w:p w14:paraId="206A2C98" w14:textId="77777777" w:rsidR="00EE3B30" w:rsidRPr="001929E7" w:rsidRDefault="00EE3B30" w:rsidP="00130905">
      <w:pPr>
        <w:pStyle w:val="ListParagraph"/>
        <w:numPr>
          <w:ilvl w:val="1"/>
          <w:numId w:val="13"/>
        </w:numPr>
      </w:pPr>
      <w:r w:rsidRPr="001929E7">
        <w:t>Farm</w:t>
      </w:r>
    </w:p>
    <w:p w14:paraId="243D842F" w14:textId="77777777" w:rsidR="00EE3B30" w:rsidRPr="001929E7" w:rsidRDefault="00EE3B30" w:rsidP="00130905">
      <w:pPr>
        <w:pStyle w:val="ListParagraph"/>
        <w:numPr>
          <w:ilvl w:val="0"/>
          <w:numId w:val="13"/>
        </w:numPr>
        <w:rPr>
          <w:b/>
          <w:bCs/>
        </w:rPr>
      </w:pPr>
      <w:r w:rsidRPr="001929E7">
        <w:rPr>
          <w:b/>
          <w:bCs/>
        </w:rPr>
        <w:lastRenderedPageBreak/>
        <w:t>FM_MING</w:t>
      </w:r>
    </w:p>
    <w:p w14:paraId="6704C50E" w14:textId="77777777" w:rsidR="00EE3B30" w:rsidRPr="001929E7" w:rsidRDefault="00EE3B30" w:rsidP="00130905">
      <w:pPr>
        <w:pStyle w:val="ListParagraph"/>
        <w:numPr>
          <w:ilvl w:val="1"/>
          <w:numId w:val="13"/>
        </w:numPr>
      </w:pPr>
      <w:r w:rsidRPr="001929E7">
        <w:t>Mining, Quarrying, and Oil and Gas Extraction</w:t>
      </w:r>
    </w:p>
    <w:p w14:paraId="3D089CF4" w14:textId="77777777" w:rsidR="00EE3B30" w:rsidRPr="001929E7" w:rsidRDefault="00EE3B30" w:rsidP="00130905">
      <w:pPr>
        <w:pStyle w:val="ListParagraph"/>
        <w:numPr>
          <w:ilvl w:val="0"/>
          <w:numId w:val="13"/>
        </w:numPr>
        <w:rPr>
          <w:b/>
          <w:bCs/>
        </w:rPr>
      </w:pPr>
      <w:r w:rsidRPr="001929E7">
        <w:rPr>
          <w:b/>
          <w:bCs/>
        </w:rPr>
        <w:t>FM_CONS</w:t>
      </w:r>
    </w:p>
    <w:p w14:paraId="0E7A0194" w14:textId="77777777" w:rsidR="00EE3B30" w:rsidRPr="00EE3B30" w:rsidRDefault="00EE3B30" w:rsidP="00130905">
      <w:pPr>
        <w:pStyle w:val="ListParagraph"/>
        <w:numPr>
          <w:ilvl w:val="1"/>
          <w:numId w:val="13"/>
        </w:numPr>
      </w:pPr>
      <w:r w:rsidRPr="00EE3B30">
        <w:t>Construction</w:t>
      </w:r>
    </w:p>
    <w:p w14:paraId="5C89FE4F" w14:textId="2605C0F8" w:rsidR="00D001EB" w:rsidRPr="00003AB2" w:rsidDel="0030703E" w:rsidRDefault="0030703E" w:rsidP="001929E7">
      <w:pPr>
        <w:rPr>
          <w:del w:id="345" w:author="Bill Hereth" w:date="2022-01-05T12:57:00Z"/>
        </w:rPr>
      </w:pPr>
      <w:ins w:id="346" w:author="Bill Hereth" w:date="2022-01-05T12:56:00Z">
        <w:r w:rsidRPr="0030703E">
          <w:t>Home-based jobs (</w:t>
        </w:r>
      </w:ins>
      <w:ins w:id="347" w:author="Bill Hereth" w:date="2022-01-05T12:54:00Z">
        <w:r w:rsidR="00003AB2" w:rsidRPr="0030703E">
          <w:t>HBJ</w:t>
        </w:r>
      </w:ins>
      <w:ins w:id="348" w:author="Bill Hereth" w:date="2022-01-05T12:56:00Z">
        <w:r w:rsidRPr="0030703E">
          <w:t xml:space="preserve">) </w:t>
        </w:r>
      </w:ins>
      <w:ins w:id="349" w:author="Bill Hereth" w:date="2022-01-05T12:54:00Z">
        <w:r w:rsidR="00003AB2" w:rsidRPr="0030703E">
          <w:t xml:space="preserve">in </w:t>
        </w:r>
      </w:ins>
      <w:ins w:id="350" w:author="Bill Hereth" w:date="2022-01-05T12:55:00Z">
        <w:r w:rsidRPr="0030703E">
          <w:t xml:space="preserve">the </w:t>
        </w:r>
      </w:ins>
      <w:ins w:id="351" w:author="Bill Hereth" w:date="2022-01-05T12:54:00Z">
        <w:r w:rsidR="00003AB2" w:rsidRPr="0030703E">
          <w:t xml:space="preserve">SE data </w:t>
        </w:r>
      </w:ins>
      <w:ins w:id="352" w:author="Bill Hereth" w:date="2022-01-05T12:55:00Z">
        <w:r w:rsidRPr="0030703E">
          <w:t xml:space="preserve">files </w:t>
        </w:r>
      </w:ins>
      <w:ins w:id="353" w:author="Bill Hereth" w:date="2022-01-05T12:54:00Z">
        <w:r w:rsidR="00003AB2" w:rsidRPr="0030703E">
          <w:t>have been replaced</w:t>
        </w:r>
      </w:ins>
      <w:ins w:id="354" w:author="Bill Hereth" w:date="2022-01-05T12:55:00Z">
        <w:r w:rsidRPr="0030703E">
          <w:t xml:space="preserve"> by a more robust work</w:t>
        </w:r>
      </w:ins>
      <w:ins w:id="355" w:author="Bill Hereth" w:date="2022-01-05T12:56:00Z">
        <w:r w:rsidRPr="0030703E">
          <w:t>-at-home forecast</w:t>
        </w:r>
      </w:ins>
      <w:ins w:id="356" w:author="Bill Hereth" w:date="2022-02-16T07:43:00Z">
        <w:r w:rsidR="005A7954">
          <w:t>. For more details on the additional input file and methodology, please see the Global Data section.</w:t>
        </w:r>
      </w:ins>
      <w:ins w:id="357" w:author="Bill Hereth" w:date="2022-01-05T12:57:00Z">
        <w:r>
          <w:t xml:space="preserve"> </w:t>
        </w:r>
      </w:ins>
      <w:del w:id="358" w:author="Bill Hereth" w:date="2022-01-05T12:57:00Z">
        <w:r w:rsidR="00EE3B30" w:rsidRPr="0030703E" w:rsidDel="0030703E">
          <w:delText xml:space="preserve">A </w:delText>
        </w:r>
        <w:r w:rsidR="00EE3B30" w:rsidRPr="00003AB2" w:rsidDel="0030703E">
          <w:delText>portion of the employment are at the household location and do not attract trips in the same way that employment at the jobsite would</w:delText>
        </w:r>
        <w:r w:rsidR="00003AB2" w:rsidDel="0030703E">
          <w:delText xml:space="preserve">. </w:delText>
        </w:r>
        <w:r w:rsidR="00EE3B30" w:rsidRPr="00003AB2" w:rsidDel="0030703E">
          <w:delText xml:space="preserve">These home-based jobs are removed from each of the GPI sectors into a new category, </w:delText>
        </w:r>
        <w:r w:rsidR="00EE3B30" w:rsidRPr="00003AB2" w:rsidDel="0030703E">
          <w:rPr>
            <w:b/>
            <w:bCs/>
          </w:rPr>
          <w:delText>HBJ</w:delText>
        </w:r>
        <w:r w:rsidR="00EE3B30" w:rsidRPr="00003AB2" w:rsidDel="0030703E">
          <w:delText>, before the GPI data is aggregated into the 11 travel model categories based on the following percentages:</w:delText>
        </w:r>
      </w:del>
    </w:p>
    <w:p w14:paraId="250358AB" w14:textId="7B11B2F8" w:rsidR="00B63FD6" w:rsidRPr="00003AB2" w:rsidDel="00003AB2" w:rsidRDefault="00B63FD6" w:rsidP="005A7954">
      <w:pPr>
        <w:pStyle w:val="ListParagraph"/>
        <w:numPr>
          <w:ilvl w:val="0"/>
          <w:numId w:val="14"/>
        </w:numPr>
        <w:tabs>
          <w:tab w:val="left" w:pos="720"/>
          <w:tab w:val="right" w:pos="4320"/>
        </w:tabs>
        <w:rPr>
          <w:del w:id="359" w:author="Bill Hereth" w:date="2022-01-05T12:55:00Z"/>
          <w:rFonts w:eastAsia="Times New Roman"/>
        </w:rPr>
      </w:pPr>
      <w:del w:id="360" w:author="Bill Hereth" w:date="2022-01-05T12:55:00Z">
        <w:r w:rsidRPr="00003AB2" w:rsidDel="00003AB2">
          <w:rPr>
            <w:rFonts w:eastAsia="Times New Roman"/>
          </w:rPr>
          <w:delText>Retail</w:delText>
        </w:r>
        <w:r w:rsidRPr="00003AB2" w:rsidDel="00003AB2">
          <w:rPr>
            <w:rFonts w:eastAsia="Times New Roman"/>
          </w:rPr>
          <w:tab/>
          <w:delText>2.5%</w:delText>
        </w:r>
      </w:del>
    </w:p>
    <w:p w14:paraId="0C6D6FCA" w14:textId="6F7746EF" w:rsidR="00B63FD6" w:rsidRPr="00003AB2" w:rsidDel="00003AB2" w:rsidRDefault="00B63FD6" w:rsidP="005A7954">
      <w:pPr>
        <w:pStyle w:val="ListParagraph"/>
        <w:numPr>
          <w:ilvl w:val="0"/>
          <w:numId w:val="14"/>
        </w:numPr>
        <w:tabs>
          <w:tab w:val="left" w:pos="720"/>
          <w:tab w:val="right" w:pos="4320"/>
        </w:tabs>
        <w:rPr>
          <w:del w:id="361" w:author="Bill Hereth" w:date="2022-01-05T12:55:00Z"/>
          <w:rFonts w:eastAsia="Times New Roman"/>
        </w:rPr>
      </w:pPr>
      <w:del w:id="362" w:author="Bill Hereth" w:date="2022-01-05T12:55:00Z">
        <w:r w:rsidRPr="00003AB2" w:rsidDel="00003AB2">
          <w:rPr>
            <w:rFonts w:eastAsia="Times New Roman"/>
          </w:rPr>
          <w:delText>Accommodations and Food</w:delText>
        </w:r>
        <w:r w:rsidRPr="00003AB2" w:rsidDel="00003AB2">
          <w:rPr>
            <w:rFonts w:eastAsia="Times New Roman"/>
          </w:rPr>
          <w:tab/>
          <w:delText>2.5%</w:delText>
        </w:r>
      </w:del>
    </w:p>
    <w:p w14:paraId="5D665FCA" w14:textId="081841D0" w:rsidR="00B63FD6" w:rsidRPr="00003AB2" w:rsidDel="00003AB2" w:rsidRDefault="00B63FD6" w:rsidP="005A7954">
      <w:pPr>
        <w:pStyle w:val="ListParagraph"/>
        <w:numPr>
          <w:ilvl w:val="0"/>
          <w:numId w:val="14"/>
        </w:numPr>
        <w:tabs>
          <w:tab w:val="left" w:pos="720"/>
          <w:tab w:val="right" w:pos="4320"/>
        </w:tabs>
        <w:rPr>
          <w:del w:id="363" w:author="Bill Hereth" w:date="2022-01-05T12:55:00Z"/>
          <w:rFonts w:eastAsia="Times New Roman"/>
        </w:rPr>
      </w:pPr>
      <w:del w:id="364" w:author="Bill Hereth" w:date="2022-01-05T12:55:00Z">
        <w:r w:rsidRPr="00003AB2" w:rsidDel="00003AB2">
          <w:rPr>
            <w:rFonts w:eastAsia="Times New Roman"/>
          </w:rPr>
          <w:delText>Manufacturing</w:delText>
        </w:r>
        <w:r w:rsidRPr="00003AB2" w:rsidDel="00003AB2">
          <w:rPr>
            <w:rFonts w:eastAsia="Times New Roman"/>
          </w:rPr>
          <w:tab/>
          <w:delText>1.0%</w:delText>
        </w:r>
      </w:del>
    </w:p>
    <w:p w14:paraId="3B75A632" w14:textId="09458725" w:rsidR="00B63FD6" w:rsidRPr="00003AB2" w:rsidDel="00003AB2" w:rsidRDefault="00B63FD6" w:rsidP="005A7954">
      <w:pPr>
        <w:pStyle w:val="ListParagraph"/>
        <w:numPr>
          <w:ilvl w:val="0"/>
          <w:numId w:val="14"/>
        </w:numPr>
        <w:tabs>
          <w:tab w:val="left" w:pos="720"/>
          <w:tab w:val="right" w:pos="4320"/>
        </w:tabs>
        <w:rPr>
          <w:del w:id="365" w:author="Bill Hereth" w:date="2022-01-05T12:55:00Z"/>
          <w:rFonts w:eastAsia="Times New Roman"/>
        </w:rPr>
      </w:pPr>
      <w:del w:id="366" w:author="Bill Hereth" w:date="2022-01-05T12:55:00Z">
        <w:r w:rsidRPr="00003AB2" w:rsidDel="00003AB2">
          <w:rPr>
            <w:rFonts w:eastAsia="Times New Roman"/>
          </w:rPr>
          <w:delText>Utilities</w:delText>
        </w:r>
        <w:r w:rsidRPr="00003AB2" w:rsidDel="00003AB2">
          <w:rPr>
            <w:rFonts w:eastAsia="Times New Roman"/>
          </w:rPr>
          <w:tab/>
          <w:delText>1.0%</w:delText>
        </w:r>
      </w:del>
    </w:p>
    <w:p w14:paraId="2B758F87" w14:textId="79862237" w:rsidR="00B63FD6" w:rsidRPr="00003AB2" w:rsidDel="00003AB2" w:rsidRDefault="00B63FD6" w:rsidP="005A7954">
      <w:pPr>
        <w:pStyle w:val="ListParagraph"/>
        <w:numPr>
          <w:ilvl w:val="0"/>
          <w:numId w:val="14"/>
        </w:numPr>
        <w:tabs>
          <w:tab w:val="left" w:pos="720"/>
          <w:tab w:val="right" w:pos="4320"/>
        </w:tabs>
        <w:rPr>
          <w:del w:id="367" w:author="Bill Hereth" w:date="2022-01-05T12:55:00Z"/>
          <w:rFonts w:eastAsia="Times New Roman"/>
        </w:rPr>
      </w:pPr>
      <w:del w:id="368" w:author="Bill Hereth" w:date="2022-01-05T12:55:00Z">
        <w:r w:rsidRPr="00003AB2" w:rsidDel="00003AB2">
          <w:rPr>
            <w:rFonts w:eastAsia="Times New Roman"/>
          </w:rPr>
          <w:delText>Wholesale</w:delText>
        </w:r>
        <w:r w:rsidRPr="00003AB2" w:rsidDel="00003AB2">
          <w:rPr>
            <w:rFonts w:eastAsia="Times New Roman"/>
          </w:rPr>
          <w:tab/>
          <w:delText>1.0%</w:delText>
        </w:r>
      </w:del>
    </w:p>
    <w:p w14:paraId="580FECD5" w14:textId="66F465A2" w:rsidR="00B63FD6" w:rsidRPr="00003AB2" w:rsidDel="00003AB2" w:rsidRDefault="00B63FD6" w:rsidP="005A7954">
      <w:pPr>
        <w:pStyle w:val="ListParagraph"/>
        <w:numPr>
          <w:ilvl w:val="0"/>
          <w:numId w:val="14"/>
        </w:numPr>
        <w:tabs>
          <w:tab w:val="left" w:pos="720"/>
          <w:tab w:val="right" w:pos="4320"/>
        </w:tabs>
        <w:rPr>
          <w:del w:id="369" w:author="Bill Hereth" w:date="2022-01-05T12:55:00Z"/>
          <w:rFonts w:eastAsia="Times New Roman"/>
        </w:rPr>
      </w:pPr>
      <w:del w:id="370" w:author="Bill Hereth" w:date="2022-01-05T12:55:00Z">
        <w:r w:rsidRPr="00003AB2" w:rsidDel="00003AB2">
          <w:rPr>
            <w:rFonts w:eastAsia="Times New Roman"/>
          </w:rPr>
          <w:delText>Transportation and Warehousing</w:delText>
        </w:r>
        <w:r w:rsidRPr="00003AB2" w:rsidDel="00003AB2">
          <w:rPr>
            <w:rFonts w:eastAsia="Times New Roman"/>
          </w:rPr>
          <w:tab/>
          <w:delText>1.0%</w:delText>
        </w:r>
      </w:del>
    </w:p>
    <w:p w14:paraId="75FD8975" w14:textId="1A9E9C0D" w:rsidR="00B63FD6" w:rsidRPr="00003AB2" w:rsidDel="00003AB2" w:rsidRDefault="00B63FD6" w:rsidP="005A7954">
      <w:pPr>
        <w:pStyle w:val="ListParagraph"/>
        <w:numPr>
          <w:ilvl w:val="0"/>
          <w:numId w:val="14"/>
        </w:numPr>
        <w:tabs>
          <w:tab w:val="left" w:pos="720"/>
          <w:tab w:val="right" w:pos="4320"/>
        </w:tabs>
        <w:rPr>
          <w:del w:id="371" w:author="Bill Hereth" w:date="2022-01-05T12:55:00Z"/>
          <w:rFonts w:eastAsia="Times New Roman"/>
        </w:rPr>
      </w:pPr>
      <w:del w:id="372" w:author="Bill Hereth" w:date="2022-01-05T12:55:00Z">
        <w:r w:rsidRPr="00003AB2" w:rsidDel="00003AB2">
          <w:rPr>
            <w:rFonts w:eastAsia="Times New Roman"/>
          </w:rPr>
          <w:delText>Information</w:delText>
        </w:r>
        <w:r w:rsidRPr="00003AB2" w:rsidDel="00003AB2">
          <w:rPr>
            <w:rFonts w:eastAsia="Times New Roman"/>
          </w:rPr>
          <w:tab/>
          <w:delText>8.0%</w:delText>
        </w:r>
      </w:del>
    </w:p>
    <w:p w14:paraId="1A8F44CB" w14:textId="030F3A0D" w:rsidR="00B63FD6" w:rsidRPr="00003AB2" w:rsidDel="00003AB2" w:rsidRDefault="00B63FD6" w:rsidP="005A7954">
      <w:pPr>
        <w:pStyle w:val="ListParagraph"/>
        <w:numPr>
          <w:ilvl w:val="0"/>
          <w:numId w:val="14"/>
        </w:numPr>
        <w:tabs>
          <w:tab w:val="left" w:pos="720"/>
          <w:tab w:val="right" w:pos="4320"/>
        </w:tabs>
        <w:rPr>
          <w:del w:id="373" w:author="Bill Hereth" w:date="2022-01-05T12:55:00Z"/>
          <w:rFonts w:eastAsia="Times New Roman"/>
        </w:rPr>
      </w:pPr>
      <w:del w:id="374" w:author="Bill Hereth" w:date="2022-01-05T12:55:00Z">
        <w:r w:rsidRPr="00003AB2" w:rsidDel="00003AB2">
          <w:rPr>
            <w:rFonts w:eastAsia="Times New Roman"/>
          </w:rPr>
          <w:delText>Professional and Technical Services</w:delText>
        </w:r>
        <w:r w:rsidRPr="00003AB2" w:rsidDel="00003AB2">
          <w:rPr>
            <w:rFonts w:eastAsia="Times New Roman"/>
          </w:rPr>
          <w:tab/>
          <w:delText>8.0%</w:delText>
        </w:r>
      </w:del>
    </w:p>
    <w:p w14:paraId="054ED9D2" w14:textId="08891A6B" w:rsidR="00B63FD6" w:rsidRPr="00003AB2" w:rsidDel="00003AB2" w:rsidRDefault="00B63FD6" w:rsidP="005A7954">
      <w:pPr>
        <w:pStyle w:val="ListParagraph"/>
        <w:numPr>
          <w:ilvl w:val="0"/>
          <w:numId w:val="14"/>
        </w:numPr>
        <w:tabs>
          <w:tab w:val="left" w:pos="720"/>
          <w:tab w:val="right" w:pos="4320"/>
        </w:tabs>
        <w:rPr>
          <w:del w:id="375" w:author="Bill Hereth" w:date="2022-01-05T12:55:00Z"/>
          <w:rFonts w:eastAsia="Times New Roman"/>
        </w:rPr>
      </w:pPr>
      <w:del w:id="376" w:author="Bill Hereth" w:date="2022-01-05T12:55:00Z">
        <w:r w:rsidRPr="00003AB2" w:rsidDel="00003AB2">
          <w:rPr>
            <w:rFonts w:eastAsia="Times New Roman"/>
          </w:rPr>
          <w:delText>Management</w:delText>
        </w:r>
        <w:r w:rsidRPr="00003AB2" w:rsidDel="00003AB2">
          <w:rPr>
            <w:rFonts w:eastAsia="Times New Roman"/>
          </w:rPr>
          <w:tab/>
          <w:delText>8.0%</w:delText>
        </w:r>
      </w:del>
    </w:p>
    <w:p w14:paraId="3D06F800" w14:textId="0B2A13EC" w:rsidR="00B63FD6" w:rsidRPr="00003AB2" w:rsidDel="00003AB2" w:rsidRDefault="00B63FD6" w:rsidP="005A7954">
      <w:pPr>
        <w:pStyle w:val="ListParagraph"/>
        <w:numPr>
          <w:ilvl w:val="0"/>
          <w:numId w:val="14"/>
        </w:numPr>
        <w:tabs>
          <w:tab w:val="left" w:pos="720"/>
          <w:tab w:val="right" w:pos="4320"/>
        </w:tabs>
        <w:rPr>
          <w:del w:id="377" w:author="Bill Hereth" w:date="2022-01-05T12:55:00Z"/>
          <w:rFonts w:eastAsia="Times New Roman"/>
        </w:rPr>
      </w:pPr>
      <w:del w:id="378" w:author="Bill Hereth" w:date="2022-01-05T12:55:00Z">
        <w:r w:rsidRPr="00003AB2" w:rsidDel="00003AB2">
          <w:rPr>
            <w:rFonts w:eastAsia="Times New Roman"/>
          </w:rPr>
          <w:delText>Education</w:delText>
        </w:r>
        <w:r w:rsidRPr="00003AB2" w:rsidDel="00003AB2">
          <w:rPr>
            <w:rFonts w:eastAsia="Times New Roman"/>
          </w:rPr>
          <w:tab/>
          <w:delText>8.0%</w:delText>
        </w:r>
      </w:del>
    </w:p>
    <w:p w14:paraId="4F64E001" w14:textId="1CE21B28" w:rsidR="00B63FD6" w:rsidRPr="00003AB2" w:rsidDel="00003AB2" w:rsidRDefault="00B63FD6" w:rsidP="005A7954">
      <w:pPr>
        <w:pStyle w:val="ListParagraph"/>
        <w:numPr>
          <w:ilvl w:val="0"/>
          <w:numId w:val="14"/>
        </w:numPr>
        <w:tabs>
          <w:tab w:val="left" w:pos="720"/>
          <w:tab w:val="right" w:pos="4320"/>
        </w:tabs>
        <w:rPr>
          <w:del w:id="379" w:author="Bill Hereth" w:date="2022-01-05T12:55:00Z"/>
          <w:rFonts w:eastAsia="Times New Roman"/>
        </w:rPr>
      </w:pPr>
      <w:del w:id="380" w:author="Bill Hereth" w:date="2022-01-05T12:55:00Z">
        <w:r w:rsidRPr="00003AB2" w:rsidDel="00003AB2">
          <w:rPr>
            <w:rFonts w:eastAsia="Times New Roman"/>
          </w:rPr>
          <w:delText>Military</w:delText>
        </w:r>
        <w:r w:rsidRPr="00003AB2" w:rsidDel="00003AB2">
          <w:rPr>
            <w:rFonts w:eastAsia="Times New Roman"/>
          </w:rPr>
          <w:tab/>
          <w:delText>2.5%</w:delText>
        </w:r>
      </w:del>
    </w:p>
    <w:p w14:paraId="6BF2758E" w14:textId="7A719C19" w:rsidR="00B63FD6" w:rsidRPr="00003AB2" w:rsidDel="00003AB2" w:rsidRDefault="00B63FD6" w:rsidP="005A7954">
      <w:pPr>
        <w:pStyle w:val="ListParagraph"/>
        <w:numPr>
          <w:ilvl w:val="0"/>
          <w:numId w:val="14"/>
        </w:numPr>
        <w:tabs>
          <w:tab w:val="left" w:pos="720"/>
          <w:tab w:val="right" w:pos="4320"/>
        </w:tabs>
        <w:rPr>
          <w:del w:id="381" w:author="Bill Hereth" w:date="2022-01-05T12:55:00Z"/>
          <w:rFonts w:eastAsia="Times New Roman"/>
        </w:rPr>
      </w:pPr>
      <w:del w:id="382" w:author="Bill Hereth" w:date="2022-01-05T12:55:00Z">
        <w:r w:rsidRPr="00003AB2" w:rsidDel="00003AB2">
          <w:rPr>
            <w:rFonts w:eastAsia="Times New Roman"/>
          </w:rPr>
          <w:delText>Federal Government</w:delText>
        </w:r>
        <w:r w:rsidRPr="00003AB2" w:rsidDel="00003AB2">
          <w:rPr>
            <w:rFonts w:eastAsia="Times New Roman"/>
          </w:rPr>
          <w:tab/>
          <w:delText>2.5%</w:delText>
        </w:r>
      </w:del>
    </w:p>
    <w:p w14:paraId="4F94B7B4" w14:textId="53DB21C8" w:rsidR="00B63FD6" w:rsidRPr="00003AB2" w:rsidDel="00003AB2" w:rsidRDefault="00B63FD6" w:rsidP="005A7954">
      <w:pPr>
        <w:pStyle w:val="ListParagraph"/>
        <w:numPr>
          <w:ilvl w:val="0"/>
          <w:numId w:val="14"/>
        </w:numPr>
        <w:tabs>
          <w:tab w:val="left" w:pos="720"/>
          <w:tab w:val="right" w:pos="4320"/>
        </w:tabs>
        <w:rPr>
          <w:del w:id="383" w:author="Bill Hereth" w:date="2022-01-05T12:55:00Z"/>
          <w:rFonts w:eastAsia="Times New Roman"/>
        </w:rPr>
      </w:pPr>
      <w:del w:id="384" w:author="Bill Hereth" w:date="2022-01-05T12:55:00Z">
        <w:r w:rsidRPr="00003AB2" w:rsidDel="00003AB2">
          <w:rPr>
            <w:rFonts w:eastAsia="Times New Roman"/>
          </w:rPr>
          <w:delText>State and Local Government</w:delText>
        </w:r>
        <w:r w:rsidRPr="00003AB2" w:rsidDel="00003AB2">
          <w:rPr>
            <w:rFonts w:eastAsia="Times New Roman"/>
          </w:rPr>
          <w:tab/>
          <w:delText>2.5%</w:delText>
        </w:r>
      </w:del>
    </w:p>
    <w:p w14:paraId="17585C9E" w14:textId="15B964FB" w:rsidR="00B63FD6" w:rsidRPr="00003AB2" w:rsidDel="00003AB2" w:rsidRDefault="00B63FD6" w:rsidP="005A7954">
      <w:pPr>
        <w:pStyle w:val="ListParagraph"/>
        <w:numPr>
          <w:ilvl w:val="0"/>
          <w:numId w:val="14"/>
        </w:numPr>
        <w:tabs>
          <w:tab w:val="left" w:pos="720"/>
          <w:tab w:val="right" w:pos="4320"/>
        </w:tabs>
        <w:rPr>
          <w:del w:id="385" w:author="Bill Hereth" w:date="2022-01-05T12:55:00Z"/>
          <w:rFonts w:eastAsia="Times New Roman"/>
        </w:rPr>
      </w:pPr>
      <w:del w:id="386" w:author="Bill Hereth" w:date="2022-01-05T12:55:00Z">
        <w:r w:rsidRPr="00003AB2" w:rsidDel="00003AB2">
          <w:rPr>
            <w:rFonts w:eastAsia="Times New Roman"/>
          </w:rPr>
          <w:delText>Health</w:delText>
        </w:r>
        <w:r w:rsidRPr="00003AB2" w:rsidDel="00003AB2">
          <w:rPr>
            <w:rFonts w:eastAsia="Times New Roman"/>
          </w:rPr>
          <w:tab/>
          <w:delText>8.0%</w:delText>
        </w:r>
      </w:del>
    </w:p>
    <w:p w14:paraId="33E5E647" w14:textId="75F7EC07" w:rsidR="00B63FD6" w:rsidRPr="00003AB2" w:rsidDel="00003AB2" w:rsidRDefault="00B63FD6" w:rsidP="005A7954">
      <w:pPr>
        <w:pStyle w:val="ListParagraph"/>
        <w:numPr>
          <w:ilvl w:val="0"/>
          <w:numId w:val="14"/>
        </w:numPr>
        <w:tabs>
          <w:tab w:val="left" w:pos="720"/>
          <w:tab w:val="right" w:pos="4320"/>
        </w:tabs>
        <w:rPr>
          <w:del w:id="387" w:author="Bill Hereth" w:date="2022-01-05T12:55:00Z"/>
          <w:rFonts w:eastAsia="Times New Roman"/>
        </w:rPr>
      </w:pPr>
      <w:del w:id="388" w:author="Bill Hereth" w:date="2022-01-05T12:55:00Z">
        <w:r w:rsidRPr="00003AB2" w:rsidDel="00003AB2">
          <w:rPr>
            <w:rFonts w:eastAsia="Times New Roman"/>
          </w:rPr>
          <w:delText>Finance and Insurance</w:delText>
        </w:r>
        <w:r w:rsidRPr="00003AB2" w:rsidDel="00003AB2">
          <w:rPr>
            <w:rFonts w:eastAsia="Times New Roman"/>
          </w:rPr>
          <w:tab/>
          <w:delText>2.5%</w:delText>
        </w:r>
      </w:del>
    </w:p>
    <w:p w14:paraId="15BFF335" w14:textId="43268B2B" w:rsidR="00B63FD6" w:rsidRPr="00003AB2" w:rsidDel="00003AB2" w:rsidRDefault="00B63FD6" w:rsidP="005A7954">
      <w:pPr>
        <w:pStyle w:val="ListParagraph"/>
        <w:numPr>
          <w:ilvl w:val="0"/>
          <w:numId w:val="14"/>
        </w:numPr>
        <w:tabs>
          <w:tab w:val="left" w:pos="720"/>
          <w:tab w:val="right" w:pos="4320"/>
        </w:tabs>
        <w:rPr>
          <w:del w:id="389" w:author="Bill Hereth" w:date="2022-01-05T12:55:00Z"/>
          <w:rFonts w:eastAsia="Times New Roman"/>
        </w:rPr>
      </w:pPr>
      <w:del w:id="390" w:author="Bill Hereth" w:date="2022-01-05T12:55:00Z">
        <w:r w:rsidRPr="00003AB2" w:rsidDel="00003AB2">
          <w:rPr>
            <w:rFonts w:eastAsia="Times New Roman"/>
          </w:rPr>
          <w:delText>Real Estate</w:delText>
        </w:r>
        <w:r w:rsidRPr="00003AB2" w:rsidDel="00003AB2">
          <w:rPr>
            <w:rFonts w:eastAsia="Times New Roman"/>
          </w:rPr>
          <w:tab/>
          <w:delText>2.5%</w:delText>
        </w:r>
      </w:del>
    </w:p>
    <w:p w14:paraId="7FE201AE" w14:textId="2EA99F1F" w:rsidR="00B63FD6" w:rsidRPr="00003AB2" w:rsidDel="00003AB2" w:rsidRDefault="00B63FD6" w:rsidP="005A7954">
      <w:pPr>
        <w:pStyle w:val="ListParagraph"/>
        <w:numPr>
          <w:ilvl w:val="0"/>
          <w:numId w:val="14"/>
        </w:numPr>
        <w:tabs>
          <w:tab w:val="left" w:pos="720"/>
          <w:tab w:val="right" w:pos="4320"/>
        </w:tabs>
        <w:rPr>
          <w:del w:id="391" w:author="Bill Hereth" w:date="2022-01-05T12:55:00Z"/>
          <w:rFonts w:eastAsia="Times New Roman"/>
        </w:rPr>
      </w:pPr>
      <w:del w:id="392" w:author="Bill Hereth" w:date="2022-01-05T12:55:00Z">
        <w:r w:rsidRPr="00003AB2" w:rsidDel="00003AB2">
          <w:rPr>
            <w:rFonts w:eastAsia="Times New Roman"/>
          </w:rPr>
          <w:delText>Administrative and Waste Services</w:delText>
        </w:r>
        <w:r w:rsidRPr="00003AB2" w:rsidDel="00003AB2">
          <w:rPr>
            <w:rFonts w:eastAsia="Times New Roman"/>
          </w:rPr>
          <w:tab/>
          <w:delText>8.0%</w:delText>
        </w:r>
      </w:del>
    </w:p>
    <w:p w14:paraId="1C6770B7" w14:textId="06472319" w:rsidR="00B63FD6" w:rsidRPr="00003AB2" w:rsidDel="00003AB2" w:rsidRDefault="00B63FD6" w:rsidP="005A7954">
      <w:pPr>
        <w:pStyle w:val="ListParagraph"/>
        <w:numPr>
          <w:ilvl w:val="0"/>
          <w:numId w:val="14"/>
        </w:numPr>
        <w:tabs>
          <w:tab w:val="left" w:pos="720"/>
          <w:tab w:val="right" w:pos="4320"/>
        </w:tabs>
        <w:rPr>
          <w:del w:id="393" w:author="Bill Hereth" w:date="2022-01-05T12:55:00Z"/>
          <w:rFonts w:eastAsia="Times New Roman"/>
        </w:rPr>
      </w:pPr>
      <w:del w:id="394" w:author="Bill Hereth" w:date="2022-01-05T12:55:00Z">
        <w:r w:rsidRPr="00003AB2" w:rsidDel="00003AB2">
          <w:rPr>
            <w:rFonts w:eastAsia="Times New Roman"/>
          </w:rPr>
          <w:delText>Arts, Ent, Rec</w:delText>
        </w:r>
        <w:r w:rsidRPr="00003AB2" w:rsidDel="00003AB2">
          <w:rPr>
            <w:rFonts w:eastAsia="Times New Roman"/>
          </w:rPr>
          <w:tab/>
          <w:delText>8.0%</w:delText>
        </w:r>
      </w:del>
    </w:p>
    <w:p w14:paraId="475BE3BD" w14:textId="704349EC" w:rsidR="00B63FD6" w:rsidRPr="00003AB2" w:rsidDel="00003AB2" w:rsidRDefault="00B63FD6" w:rsidP="005A7954">
      <w:pPr>
        <w:pStyle w:val="ListParagraph"/>
        <w:numPr>
          <w:ilvl w:val="0"/>
          <w:numId w:val="14"/>
        </w:numPr>
        <w:tabs>
          <w:tab w:val="left" w:pos="720"/>
          <w:tab w:val="right" w:pos="4320"/>
        </w:tabs>
        <w:rPr>
          <w:del w:id="395" w:author="Bill Hereth" w:date="2022-01-05T12:55:00Z"/>
          <w:rFonts w:eastAsia="Times New Roman"/>
        </w:rPr>
      </w:pPr>
      <w:del w:id="396" w:author="Bill Hereth" w:date="2022-01-05T12:55:00Z">
        <w:r w:rsidRPr="00003AB2" w:rsidDel="00003AB2">
          <w:rPr>
            <w:rFonts w:eastAsia="Times New Roman"/>
          </w:rPr>
          <w:delText>Other services</w:delText>
        </w:r>
        <w:r w:rsidRPr="00003AB2" w:rsidDel="00003AB2">
          <w:rPr>
            <w:rFonts w:eastAsia="Times New Roman"/>
          </w:rPr>
          <w:tab/>
          <w:delText>8.0%</w:delText>
        </w:r>
      </w:del>
    </w:p>
    <w:p w14:paraId="2B3C9989" w14:textId="6ECECB06" w:rsidR="00B63FD6" w:rsidRPr="00003AB2" w:rsidDel="00003AB2" w:rsidRDefault="00B63FD6" w:rsidP="005A7954">
      <w:pPr>
        <w:pStyle w:val="ListParagraph"/>
        <w:numPr>
          <w:ilvl w:val="0"/>
          <w:numId w:val="14"/>
        </w:numPr>
        <w:tabs>
          <w:tab w:val="left" w:pos="720"/>
          <w:tab w:val="right" w:pos="4320"/>
        </w:tabs>
        <w:rPr>
          <w:del w:id="397" w:author="Bill Hereth" w:date="2022-01-05T12:55:00Z"/>
          <w:rFonts w:eastAsia="Times New Roman"/>
        </w:rPr>
      </w:pPr>
      <w:del w:id="398" w:author="Bill Hereth" w:date="2022-01-05T12:55:00Z">
        <w:r w:rsidRPr="00003AB2" w:rsidDel="00003AB2">
          <w:rPr>
            <w:rFonts w:eastAsia="Times New Roman"/>
          </w:rPr>
          <w:delText>Agriculture</w:delText>
        </w:r>
        <w:r w:rsidRPr="00003AB2" w:rsidDel="00003AB2">
          <w:rPr>
            <w:rFonts w:eastAsia="Times New Roman"/>
          </w:rPr>
          <w:tab/>
          <w:delText>0.0%</w:delText>
        </w:r>
      </w:del>
    </w:p>
    <w:p w14:paraId="4EDAE85F" w14:textId="1D7D7553" w:rsidR="00B63FD6" w:rsidRPr="00003AB2" w:rsidDel="00003AB2" w:rsidRDefault="00B63FD6" w:rsidP="005A7954">
      <w:pPr>
        <w:pStyle w:val="ListParagraph"/>
        <w:numPr>
          <w:ilvl w:val="0"/>
          <w:numId w:val="14"/>
        </w:numPr>
        <w:tabs>
          <w:tab w:val="left" w:pos="720"/>
          <w:tab w:val="right" w:pos="4320"/>
        </w:tabs>
        <w:rPr>
          <w:del w:id="399" w:author="Bill Hereth" w:date="2022-01-05T12:55:00Z"/>
          <w:rFonts w:eastAsia="Times New Roman"/>
        </w:rPr>
      </w:pPr>
      <w:del w:id="400" w:author="Bill Hereth" w:date="2022-01-05T12:55:00Z">
        <w:r w:rsidRPr="00003AB2" w:rsidDel="00003AB2">
          <w:rPr>
            <w:rFonts w:eastAsia="Times New Roman"/>
          </w:rPr>
          <w:delText>Farm</w:delText>
        </w:r>
        <w:r w:rsidRPr="00003AB2" w:rsidDel="00003AB2">
          <w:rPr>
            <w:rFonts w:eastAsia="Times New Roman"/>
          </w:rPr>
          <w:tab/>
          <w:delText>20.0%</w:delText>
        </w:r>
      </w:del>
    </w:p>
    <w:p w14:paraId="3F1168EA" w14:textId="40ED1F91" w:rsidR="00B63FD6" w:rsidRPr="00003AB2" w:rsidDel="00003AB2" w:rsidRDefault="00B63FD6" w:rsidP="005A7954">
      <w:pPr>
        <w:pStyle w:val="ListParagraph"/>
        <w:numPr>
          <w:ilvl w:val="0"/>
          <w:numId w:val="14"/>
        </w:numPr>
        <w:tabs>
          <w:tab w:val="left" w:pos="720"/>
          <w:tab w:val="right" w:pos="4320"/>
        </w:tabs>
        <w:rPr>
          <w:del w:id="401" w:author="Bill Hereth" w:date="2022-01-05T12:55:00Z"/>
          <w:rFonts w:eastAsia="Times New Roman"/>
        </w:rPr>
      </w:pPr>
      <w:del w:id="402" w:author="Bill Hereth" w:date="2022-01-05T12:55:00Z">
        <w:r w:rsidRPr="00003AB2" w:rsidDel="00003AB2">
          <w:rPr>
            <w:rFonts w:eastAsia="Times New Roman"/>
          </w:rPr>
          <w:delText>Mining</w:delText>
        </w:r>
        <w:r w:rsidRPr="00003AB2" w:rsidDel="00003AB2">
          <w:rPr>
            <w:rFonts w:eastAsia="Times New Roman"/>
          </w:rPr>
          <w:tab/>
          <w:delText>0.0%</w:delText>
        </w:r>
      </w:del>
    </w:p>
    <w:p w14:paraId="19F2C223" w14:textId="40EA14F5" w:rsidR="00B63FD6" w:rsidRPr="00003AB2" w:rsidDel="00003AB2" w:rsidRDefault="00B63FD6" w:rsidP="005A7954">
      <w:pPr>
        <w:pStyle w:val="ListParagraph"/>
        <w:numPr>
          <w:ilvl w:val="0"/>
          <w:numId w:val="14"/>
        </w:numPr>
        <w:tabs>
          <w:tab w:val="left" w:pos="720"/>
          <w:tab w:val="right" w:pos="4320"/>
        </w:tabs>
        <w:rPr>
          <w:del w:id="403" w:author="Bill Hereth" w:date="2022-01-05T12:55:00Z"/>
          <w:rFonts w:eastAsia="Times New Roman"/>
        </w:rPr>
      </w:pPr>
      <w:del w:id="404" w:author="Bill Hereth" w:date="2022-01-05T12:55:00Z">
        <w:r w:rsidRPr="00003AB2" w:rsidDel="00003AB2">
          <w:rPr>
            <w:rFonts w:eastAsia="Times New Roman"/>
          </w:rPr>
          <w:delText>Construction</w:delText>
        </w:r>
        <w:r w:rsidRPr="00003AB2" w:rsidDel="00003AB2">
          <w:rPr>
            <w:rFonts w:eastAsia="Times New Roman"/>
          </w:rPr>
          <w:tab/>
          <w:delText>1.0%</w:delText>
        </w:r>
      </w:del>
    </w:p>
    <w:p w14:paraId="110E6620" w14:textId="1BC6F138"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As with the residential data, a portion of the employment in a county is located outside the space covered by the travel model and the same general logic used to reduce the residential control total is used to reduce the employment control total, with one additional calculation</w:t>
      </w:r>
      <w:r w:rsidR="00192CE2">
        <w:rPr>
          <w:rFonts w:eastAsia="Times New Roman"/>
        </w:rPr>
        <w:t xml:space="preserve">. </w:t>
      </w:r>
      <w:r w:rsidRPr="00B63FD6">
        <w:rPr>
          <w:rFonts w:eastAsia="Times New Roman"/>
        </w:rPr>
        <w:t>The percentages used to calculate the share of “all” employment in Weber, Davis, Salt Lake and Utah counties located outside the Wasatch Front model space are as follows:</w:t>
      </w:r>
    </w:p>
    <w:p w14:paraId="70708FF2"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Weber</w:t>
      </w:r>
      <w:r w:rsidRPr="00B63FD6">
        <w:rPr>
          <w:rFonts w:eastAsia="Times New Roman"/>
        </w:rPr>
        <w:tab/>
        <w:t>1.60%</w:t>
      </w:r>
    </w:p>
    <w:p w14:paraId="294F2B34"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Davis</w:t>
      </w:r>
      <w:r w:rsidRPr="00B63FD6">
        <w:rPr>
          <w:rFonts w:eastAsia="Times New Roman"/>
        </w:rPr>
        <w:tab/>
        <w:t>0.00%</w:t>
      </w:r>
    </w:p>
    <w:p w14:paraId="5D394022"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Salt Lake</w:t>
      </w:r>
      <w:r w:rsidRPr="00B63FD6">
        <w:rPr>
          <w:rFonts w:eastAsia="Times New Roman"/>
        </w:rPr>
        <w:tab/>
        <w:t>0.22%</w:t>
      </w:r>
    </w:p>
    <w:p w14:paraId="785E34CF"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Utah</w:t>
      </w:r>
      <w:r w:rsidRPr="00B63FD6">
        <w:rPr>
          <w:rFonts w:eastAsia="Times New Roman"/>
        </w:rPr>
        <w:tab/>
        <w:t>0.22%</w:t>
      </w:r>
    </w:p>
    <w:p w14:paraId="511CEEF2" w14:textId="4B0C30B3"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After the share of all jobs outside the model space has been calculated, the following percentages were applied to determine the amount of employment in each employment category</w:t>
      </w:r>
      <w:r w:rsidR="00192CE2">
        <w:rPr>
          <w:rFonts w:eastAsia="Times New Roman"/>
        </w:rPr>
        <w:t xml:space="preserve">. </w:t>
      </w:r>
    </w:p>
    <w:p w14:paraId="5E079C98" w14:textId="57361623"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27B3A989" wp14:editId="5EC56EBC">
            <wp:extent cx="5943600" cy="83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650F5586" w14:textId="52C5D18B"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The source of this data was the 2015 Department of Workforce Services geocoded employment data</w:t>
      </w:r>
      <w:r w:rsidR="00192CE2">
        <w:rPr>
          <w:rFonts w:eastAsia="Times New Roman"/>
        </w:rPr>
        <w:t xml:space="preserve">. </w:t>
      </w:r>
    </w:p>
    <w:p w14:paraId="1850DB83" w14:textId="104AC40B"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For Box Elder County, the portion of the employment located outside the model space was based on the TAZ-level allocation</w:t>
      </w:r>
      <w:r w:rsidR="00192CE2">
        <w:rPr>
          <w:rFonts w:eastAsia="Times New Roman"/>
        </w:rPr>
        <w:t xml:space="preserve">. </w:t>
      </w:r>
      <w:r w:rsidRPr="00B63FD6">
        <w:rPr>
          <w:rFonts w:eastAsia="Times New Roman"/>
        </w:rPr>
        <w:t>The 2010 and 2050 share of each employment category located in the model space is shown in the following table:</w:t>
      </w:r>
    </w:p>
    <w:p w14:paraId="7101DE4B" w14:textId="25044C34"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327BB7EC" wp14:editId="7B5272A0">
            <wp:extent cx="5943600" cy="57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6FB9DBCE" w14:textId="77777777"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The following charts show the employment control totals for the area inside the Wasatch Front travel model used by this version of the model:</w:t>
      </w:r>
    </w:p>
    <w:p w14:paraId="483251B7" w14:textId="31382EC6"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lastRenderedPageBreak/>
        <w:drawing>
          <wp:inline distT="0" distB="0" distL="0" distR="0" wp14:anchorId="4F4BB9B1" wp14:editId="23194F66">
            <wp:extent cx="5486400"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5367340D" w14:textId="77777777" w:rsidR="00B63FD6" w:rsidRPr="00B63FD6" w:rsidRDefault="00B63FD6" w:rsidP="00B63FD6">
      <w:pPr>
        <w:rPr>
          <w:rFonts w:ascii="Times New Roman" w:eastAsia="Times New Roman" w:hAnsi="Times New Roman" w:cs="Times New Roman"/>
          <w:color w:val="auto"/>
          <w:sz w:val="24"/>
          <w:szCs w:val="24"/>
        </w:rPr>
      </w:pPr>
    </w:p>
    <w:p w14:paraId="4D75B844" w14:textId="6911B685"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271F96CA" wp14:editId="4315D870">
            <wp:extent cx="548640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382AD9ED" w14:textId="07CB36E7"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lastRenderedPageBreak/>
        <w:drawing>
          <wp:inline distT="0" distB="0" distL="0" distR="0" wp14:anchorId="01E894E9" wp14:editId="4898AE41">
            <wp:extent cx="5486400" cy="375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1A05FE02" w14:textId="77777777" w:rsidR="00B63FD6" w:rsidRPr="00B63FD6" w:rsidRDefault="00B63FD6" w:rsidP="00B63FD6">
      <w:pPr>
        <w:rPr>
          <w:rFonts w:ascii="Times New Roman" w:eastAsia="Times New Roman" w:hAnsi="Times New Roman" w:cs="Times New Roman"/>
          <w:color w:val="auto"/>
          <w:sz w:val="24"/>
          <w:szCs w:val="24"/>
        </w:rPr>
      </w:pPr>
    </w:p>
    <w:p w14:paraId="5EF72F0A" w14:textId="6622701B"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52A553BC" wp14:editId="59991C13">
            <wp:extent cx="548640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4BD47995" w14:textId="0BABF1B3"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lastRenderedPageBreak/>
        <w:drawing>
          <wp:inline distT="0" distB="0" distL="0" distR="0" wp14:anchorId="2B8A29C5" wp14:editId="6149F007">
            <wp:extent cx="54864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5E642675" w14:textId="77777777" w:rsidR="00B63FD6" w:rsidRPr="00B63FD6" w:rsidRDefault="00B63FD6" w:rsidP="00B63FD6">
      <w:pPr>
        <w:rPr>
          <w:rFonts w:ascii="Times New Roman" w:eastAsia="Times New Roman" w:hAnsi="Times New Roman" w:cs="Times New Roman"/>
          <w:color w:val="auto"/>
          <w:sz w:val="24"/>
          <w:szCs w:val="24"/>
        </w:rPr>
      </w:pPr>
    </w:p>
    <w:p w14:paraId="31493900" w14:textId="44F8A6EC"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6E712635" wp14:editId="2139A70A">
            <wp:extent cx="548640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12287B89" w14:textId="77777777" w:rsidR="00B63FD6" w:rsidRPr="00B63FD6" w:rsidRDefault="00B63FD6" w:rsidP="00B63FD6">
      <w:pPr>
        <w:rPr>
          <w:rFonts w:ascii="Times New Roman" w:eastAsia="Times New Roman" w:hAnsi="Times New Roman" w:cs="Times New Roman"/>
          <w:color w:val="auto"/>
          <w:sz w:val="24"/>
          <w:szCs w:val="24"/>
        </w:rPr>
      </w:pPr>
    </w:p>
    <w:p w14:paraId="611C6FBE" w14:textId="50E56340"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05D3AF93" wp14:editId="5EBB4225">
            <wp:extent cx="54864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02F6FC3D" w14:textId="77777777" w:rsidR="004D1973" w:rsidRDefault="004D1973" w:rsidP="0030183C">
      <w:pPr>
        <w:pStyle w:val="Heading3"/>
        <w:rPr>
          <w:color w:val="auto"/>
        </w:rPr>
      </w:pPr>
      <w:bookmarkStart w:id="405" w:name="_Toc95889736"/>
      <w:r>
        <w:t>Population by Age Group</w:t>
      </w:r>
      <w:bookmarkEnd w:id="405"/>
    </w:p>
    <w:p w14:paraId="5837691B" w14:textId="77777777" w:rsidR="004D1973" w:rsidRDefault="004D1973" w:rsidP="00CF7CBA">
      <w:r>
        <w:t>The population by age control total input file contains county population for three age groups:</w:t>
      </w:r>
    </w:p>
    <w:p w14:paraId="60C80C72" w14:textId="436AF62C" w:rsidR="004D1973" w:rsidRPr="004D1973" w:rsidRDefault="004D1973" w:rsidP="00130905">
      <w:pPr>
        <w:pStyle w:val="ListParagraph"/>
        <w:numPr>
          <w:ilvl w:val="0"/>
          <w:numId w:val="39"/>
        </w:numPr>
      </w:pPr>
      <w:r w:rsidRPr="004D1973">
        <w:t>Children</w:t>
      </w:r>
      <w:r w:rsidR="00D308FE" w:rsidRPr="00D308FE">
        <w:t xml:space="preserve"> – </w:t>
      </w:r>
      <w:r w:rsidRPr="004D1973">
        <w:t>0 to 17</w:t>
      </w:r>
    </w:p>
    <w:p w14:paraId="759267DF" w14:textId="12D9A5DC" w:rsidR="004D1973" w:rsidRPr="004D1973" w:rsidRDefault="004D1973" w:rsidP="00130905">
      <w:pPr>
        <w:pStyle w:val="ListParagraph"/>
        <w:numPr>
          <w:ilvl w:val="0"/>
          <w:numId w:val="39"/>
        </w:numPr>
      </w:pPr>
      <w:r w:rsidRPr="004D1973">
        <w:t>Adults</w:t>
      </w:r>
      <w:r w:rsidR="00D308FE" w:rsidRPr="00D308FE">
        <w:t xml:space="preserve"> – </w:t>
      </w:r>
      <w:r w:rsidRPr="004D1973">
        <w:t>18 to 64</w:t>
      </w:r>
    </w:p>
    <w:p w14:paraId="0CA7DCE3" w14:textId="0BE96B6A" w:rsidR="004D1973" w:rsidRPr="004D1973" w:rsidRDefault="004D1973" w:rsidP="00130905">
      <w:pPr>
        <w:pStyle w:val="ListParagraph"/>
        <w:numPr>
          <w:ilvl w:val="0"/>
          <w:numId w:val="39"/>
        </w:numPr>
      </w:pPr>
      <w:r w:rsidRPr="004D1973">
        <w:t>Seniors</w:t>
      </w:r>
      <w:r w:rsidR="00D308FE" w:rsidRPr="00D308FE">
        <w:t xml:space="preserve"> – </w:t>
      </w:r>
      <w:r w:rsidRPr="004D1973">
        <w:t>65 +</w:t>
      </w:r>
    </w:p>
    <w:p w14:paraId="1ED1A225" w14:textId="6E074660" w:rsidR="004D1973" w:rsidRDefault="004D1973" w:rsidP="00CF7CBA">
      <w:pPr>
        <w:rPr>
          <w:rFonts w:ascii="Times New Roman" w:hAnsi="Times New Roman" w:cs="Times New Roman"/>
          <w:color w:val="auto"/>
        </w:rPr>
      </w:pPr>
      <w:r>
        <w:t>No processing of the GPI data was needed to prepare the population by age group control total other than summing the GPI data into the three age ranges</w:t>
      </w:r>
      <w:r w:rsidR="00192CE2">
        <w:t xml:space="preserve">. </w:t>
      </w:r>
      <w:r>
        <w:t>An index was added to the control file to allow the model to look up the correct county and year in the data set</w:t>
      </w:r>
      <w:r w:rsidR="00192CE2">
        <w:t xml:space="preserve">. </w:t>
      </w:r>
      <w:r>
        <w:t>The index is formed by multiplying the CO_FIPS by 10,000 and adding the year associated with the record in the file.</w:t>
      </w:r>
    </w:p>
    <w:p w14:paraId="6B462953" w14:textId="197BE02F" w:rsidR="004D1973" w:rsidRDefault="004D1973" w:rsidP="00CF7CBA">
      <w:r>
        <w:t>The 2017 release of the GPI data included information for the years 2015 through 2065</w:t>
      </w:r>
      <w:r w:rsidR="00192CE2">
        <w:t xml:space="preserve">. </w:t>
      </w:r>
      <w:r>
        <w:t>Data for historic years (2010-2014) were also provided by GPI, though not part of the official 2017 projections</w:t>
      </w:r>
      <w:r w:rsidR="00192CE2">
        <w:t xml:space="preserve">. </w:t>
      </w:r>
      <w:r>
        <w:t>Data prior to 2010 is not included in this input file.</w:t>
      </w:r>
    </w:p>
    <w:p w14:paraId="7DAC44B8" w14:textId="2DEC3A6A" w:rsidR="004D1973" w:rsidRDefault="004D1973" w:rsidP="00CF7CBA">
      <w:r>
        <w:t>The population by age control total represents the entire county population</w:t>
      </w:r>
      <w:r w:rsidR="00192CE2">
        <w:t xml:space="preserve">. </w:t>
      </w:r>
      <w:r>
        <w:t>It does not differentiate between population residing inside or outside the model space</w:t>
      </w:r>
      <w:r w:rsidR="00192CE2">
        <w:t xml:space="preserve">. </w:t>
      </w:r>
      <w:r>
        <w:t xml:space="preserve">Because the travel model only uses the age control total to establish how the </w:t>
      </w:r>
      <w:r>
        <w:rPr>
          <w:i/>
          <w:iCs/>
        </w:rPr>
        <w:t xml:space="preserve">relative </w:t>
      </w:r>
      <w:r>
        <w:t>pattern of population in each age group changes in a county over time and the actual population in the travel model is governed by the socioeconomic control file, making a distinction between population inside or outside the model space was not necessary</w:t>
      </w:r>
      <w:r w:rsidR="00192CE2">
        <w:t xml:space="preserve">. </w:t>
      </w:r>
    </w:p>
    <w:p w14:paraId="54D53284" w14:textId="77777777" w:rsidR="004D1973" w:rsidRDefault="004D1973" w:rsidP="00CF7CBA">
      <w:r>
        <w:t>The population by age group control totals are presented in the following figures:</w:t>
      </w:r>
    </w:p>
    <w:p w14:paraId="11FFCC8B" w14:textId="5DADBBE9" w:rsidR="004D1973" w:rsidRDefault="004D1973" w:rsidP="00CF7CBA">
      <w:r>
        <w:rPr>
          <w:noProof/>
          <w:bdr w:val="none" w:sz="0" w:space="0" w:color="auto" w:frame="1"/>
        </w:rPr>
        <w:lastRenderedPageBreak/>
        <w:drawing>
          <wp:inline distT="0" distB="0" distL="0" distR="0" wp14:anchorId="024092EB" wp14:editId="5789D498">
            <wp:extent cx="2752725"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725" cy="2286000"/>
                    </a:xfrm>
                    <a:prstGeom prst="rect">
                      <a:avLst/>
                    </a:prstGeom>
                    <a:noFill/>
                    <a:ln>
                      <a:noFill/>
                    </a:ln>
                  </pic:spPr>
                </pic:pic>
              </a:graphicData>
            </a:graphic>
          </wp:inline>
        </w:drawing>
      </w:r>
      <w:r>
        <w:rPr>
          <w:noProof/>
          <w:bdr w:val="none" w:sz="0" w:space="0" w:color="auto" w:frame="1"/>
        </w:rPr>
        <w:drawing>
          <wp:inline distT="0" distB="0" distL="0" distR="0" wp14:anchorId="0250E8CA" wp14:editId="218C8849">
            <wp:extent cx="2752725" cy="2286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286000"/>
                    </a:xfrm>
                    <a:prstGeom prst="rect">
                      <a:avLst/>
                    </a:prstGeom>
                    <a:noFill/>
                    <a:ln>
                      <a:noFill/>
                    </a:ln>
                  </pic:spPr>
                </pic:pic>
              </a:graphicData>
            </a:graphic>
          </wp:inline>
        </w:drawing>
      </w:r>
    </w:p>
    <w:p w14:paraId="1D56BB21" w14:textId="2FBC1BCD" w:rsidR="004D1973" w:rsidRDefault="004D1973" w:rsidP="00CF7CBA">
      <w:r>
        <w:rPr>
          <w:noProof/>
          <w:bdr w:val="none" w:sz="0" w:space="0" w:color="auto" w:frame="1"/>
        </w:rPr>
        <w:drawing>
          <wp:inline distT="0" distB="0" distL="0" distR="0" wp14:anchorId="74FF2F53" wp14:editId="7070BAD3">
            <wp:extent cx="2733675" cy="2286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3675" cy="2286000"/>
                    </a:xfrm>
                    <a:prstGeom prst="rect">
                      <a:avLst/>
                    </a:prstGeom>
                    <a:noFill/>
                    <a:ln>
                      <a:noFill/>
                    </a:ln>
                  </pic:spPr>
                </pic:pic>
              </a:graphicData>
            </a:graphic>
          </wp:inline>
        </w:drawing>
      </w:r>
      <w:r>
        <w:rPr>
          <w:noProof/>
          <w:bdr w:val="none" w:sz="0" w:space="0" w:color="auto" w:frame="1"/>
        </w:rPr>
        <w:drawing>
          <wp:inline distT="0" distB="0" distL="0" distR="0" wp14:anchorId="7CC77EDA" wp14:editId="4A3FB397">
            <wp:extent cx="2752725" cy="2286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2725" cy="2286000"/>
                    </a:xfrm>
                    <a:prstGeom prst="rect">
                      <a:avLst/>
                    </a:prstGeom>
                    <a:noFill/>
                    <a:ln>
                      <a:noFill/>
                    </a:ln>
                  </pic:spPr>
                </pic:pic>
              </a:graphicData>
            </a:graphic>
          </wp:inline>
        </w:drawing>
      </w:r>
    </w:p>
    <w:p w14:paraId="2355912B" w14:textId="0C945B8E" w:rsidR="004D1973" w:rsidRDefault="004D1973" w:rsidP="00CF7CBA">
      <w:r>
        <w:rPr>
          <w:noProof/>
          <w:bdr w:val="none" w:sz="0" w:space="0" w:color="auto" w:frame="1"/>
        </w:rPr>
        <w:drawing>
          <wp:inline distT="0" distB="0" distL="0" distR="0" wp14:anchorId="0C5A6590" wp14:editId="76113111">
            <wp:extent cx="273367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675" cy="2286000"/>
                    </a:xfrm>
                    <a:prstGeom prst="rect">
                      <a:avLst/>
                    </a:prstGeom>
                    <a:noFill/>
                    <a:ln>
                      <a:noFill/>
                    </a:ln>
                  </pic:spPr>
                </pic:pic>
              </a:graphicData>
            </a:graphic>
          </wp:inline>
        </w:drawing>
      </w:r>
    </w:p>
    <w:p w14:paraId="7348E4EC" w14:textId="77777777" w:rsidR="00097096" w:rsidRDefault="00097096" w:rsidP="00E83E7B">
      <w:pPr>
        <w:pStyle w:val="Heading2"/>
        <w:rPr>
          <w:color w:val="auto"/>
        </w:rPr>
      </w:pPr>
      <w:bookmarkStart w:id="406" w:name="_Toc95889737"/>
      <w:r>
        <w:lastRenderedPageBreak/>
        <w:t>Creation of WFRC &amp; MAG Projections</w:t>
      </w:r>
      <w:bookmarkEnd w:id="406"/>
    </w:p>
    <w:p w14:paraId="4E832400" w14:textId="2B4BC023" w:rsidR="00097096" w:rsidRDefault="00097096" w:rsidP="00F60674">
      <w:r>
        <w:t>A sophisticated land use model called the Real Estate Market Model, or REMM, was the basis for creating the WFRC and MAG socioeconomic projections in the portions of Weber, Davis, Salt Lake and Utah counties covered by the Wasatch Front travel demand model</w:t>
      </w:r>
      <w:r w:rsidR="00192CE2">
        <w:t xml:space="preserve">. </w:t>
      </w:r>
      <w:r>
        <w:t>The socioeconomic projections for the portion of these counties outside the Wasatch Front travel model were created using a spreadsheet model (for use in the statewide travel model), similar to the one described in the ‘Creation of Box Elder Projections’ section of this report</w:t>
      </w:r>
      <w:r w:rsidR="00192CE2">
        <w:t xml:space="preserve">. </w:t>
      </w:r>
      <w:r>
        <w:t> </w:t>
      </w:r>
    </w:p>
    <w:p w14:paraId="1247DB25" w14:textId="77777777" w:rsidR="009A607B" w:rsidRDefault="009A607B" w:rsidP="0030183C">
      <w:pPr>
        <w:pStyle w:val="Heading3"/>
        <w:rPr>
          <w:color w:val="auto"/>
        </w:rPr>
      </w:pPr>
      <w:bookmarkStart w:id="407" w:name="_Toc95889738"/>
      <w:r>
        <w:t>Real Estate Market Model (REMM)</w:t>
      </w:r>
      <w:bookmarkEnd w:id="407"/>
    </w:p>
    <w:p w14:paraId="69AEE7B1" w14:textId="2F2BC92C" w:rsidR="009A607B" w:rsidRDefault="009A607B" w:rsidP="00F60674">
      <w:r>
        <w:t xml:space="preserve">Based on the </w:t>
      </w:r>
      <w:proofErr w:type="spellStart"/>
      <w:r>
        <w:t>Urbansim</w:t>
      </w:r>
      <w:proofErr w:type="spellEnd"/>
      <w:r>
        <w:t xml:space="preserve"> land use model platform, REMM is an econometric model which simulates the broad scope of interactions among households, firms, developers and governments within markets for real estate, labor, and goods and services</w:t>
      </w:r>
      <w:r w:rsidR="00192CE2">
        <w:t xml:space="preserve">. </w:t>
      </w:r>
      <w:r>
        <w:t>The location of households and jobs is sensitive to the transportation system provided as an input to the model</w:t>
      </w:r>
      <w:r w:rsidR="00192CE2">
        <w:t xml:space="preserve">. </w:t>
      </w:r>
    </w:p>
    <w:p w14:paraId="75FB558D" w14:textId="056A5FF0" w:rsidR="009A607B" w:rsidRDefault="009A607B" w:rsidP="00F60674">
      <w:r>
        <w:t>REMM uses land value and allowable development to project where certain development types will occur in the future</w:t>
      </w:r>
      <w:r w:rsidR="00192CE2">
        <w:t xml:space="preserve">. </w:t>
      </w:r>
      <w:r>
        <w:t>Parcel level housing units and job spaces, which are the raw outputs from the model, are converted to TAZ-level households, population, and employment</w:t>
      </w:r>
      <w:r w:rsidR="00192CE2">
        <w:t xml:space="preserve">. </w:t>
      </w:r>
      <w:r>
        <w:t>REMM socioeconomic allocations use the same county-level control file as the travel model</w:t>
      </w:r>
      <w:r w:rsidR="00192CE2">
        <w:t xml:space="preserve">. </w:t>
      </w:r>
      <w:r>
        <w:t>REMM output was hand post processed by MPO staff before it was released to the public</w:t>
      </w:r>
      <w:r w:rsidR="00192CE2">
        <w:t xml:space="preserve">. </w:t>
      </w:r>
      <w:r>
        <w:t> </w:t>
      </w:r>
    </w:p>
    <w:p w14:paraId="460E03C6" w14:textId="198C0A4A" w:rsidR="009A607B" w:rsidRDefault="009A607B" w:rsidP="00F60674">
      <w:r>
        <w:t xml:space="preserve">REMM-based projections do not include the population that resides in group quarters (prisons, senior centers, dormitories, </w:t>
      </w:r>
      <w:proofErr w:type="spellStart"/>
      <w:r>
        <w:t>etc</w:t>
      </w:r>
      <w:proofErr w:type="spellEnd"/>
      <w:r>
        <w:t>), as residents of these facilities typically have a very low impact on regional travel</w:t>
      </w:r>
      <w:r w:rsidR="00192CE2">
        <w:t xml:space="preserve">. </w:t>
      </w:r>
      <w:r>
        <w:t>Group quarters population estimates are available at the county-level from GPI and at various sub-county geographies from the Census Bureau.</w:t>
      </w:r>
    </w:p>
    <w:p w14:paraId="22B39F05" w14:textId="77777777" w:rsidR="009A607B" w:rsidRDefault="009A607B" w:rsidP="00F60674">
      <w:r>
        <w:t xml:space="preserve">Detailed documentation for the REMM model can be found </w:t>
      </w:r>
      <w:hyperlink r:id="rId38" w:history="1">
        <w:r>
          <w:rPr>
            <w:rStyle w:val="Hyperlink"/>
            <w:rFonts w:ascii="Arial" w:hAnsi="Arial" w:cs="Arial"/>
            <w:color w:val="1155CC"/>
            <w:sz w:val="22"/>
            <w:szCs w:val="22"/>
          </w:rPr>
          <w:t>here</w:t>
        </w:r>
      </w:hyperlink>
      <w:r>
        <w:t>.</w:t>
      </w:r>
    </w:p>
    <w:p w14:paraId="1345B0A9" w14:textId="77777777" w:rsidR="004645C7" w:rsidRDefault="004645C7" w:rsidP="0030183C">
      <w:pPr>
        <w:pStyle w:val="Heading3"/>
        <w:rPr>
          <w:color w:val="auto"/>
        </w:rPr>
      </w:pPr>
      <w:bookmarkStart w:id="408" w:name="_Toc95889739"/>
      <w:r>
        <w:t>Base Year Data</w:t>
      </w:r>
      <w:bookmarkEnd w:id="408"/>
    </w:p>
    <w:p w14:paraId="7396FAD7" w14:textId="7E7C2D3A" w:rsidR="004645C7" w:rsidRDefault="004645C7" w:rsidP="00F60674">
      <w:r>
        <w:t>REMM relies on an extensive set of GIS and other data inputs to simulate future development activity across the greater urbanized region</w:t>
      </w:r>
      <w:r w:rsidR="00192CE2">
        <w:t xml:space="preserve">. </w:t>
      </w:r>
      <w:r>
        <w:t>Key inputs to REMM include:</w:t>
      </w:r>
    </w:p>
    <w:p w14:paraId="0221F3D5" w14:textId="77777777" w:rsidR="004645C7" w:rsidRPr="004645C7" w:rsidRDefault="004645C7" w:rsidP="00130905">
      <w:pPr>
        <w:pStyle w:val="ListParagraph"/>
        <w:numPr>
          <w:ilvl w:val="0"/>
          <w:numId w:val="38"/>
        </w:numPr>
      </w:pPr>
      <w:r w:rsidRPr="004645C7">
        <w:t>Demographic data from the decennial census</w:t>
      </w:r>
    </w:p>
    <w:p w14:paraId="6B93F13E" w14:textId="77777777" w:rsidR="004645C7" w:rsidRPr="004645C7" w:rsidRDefault="004645C7" w:rsidP="00130905">
      <w:pPr>
        <w:pStyle w:val="ListParagraph"/>
        <w:numPr>
          <w:ilvl w:val="0"/>
          <w:numId w:val="38"/>
        </w:numPr>
      </w:pPr>
      <w:r w:rsidRPr="004645C7">
        <w:t>Current employment locational patterns derived from the Utah Department of Workforce Services</w:t>
      </w:r>
    </w:p>
    <w:p w14:paraId="259AC094" w14:textId="77777777" w:rsidR="004645C7" w:rsidRPr="004645C7" w:rsidRDefault="004645C7" w:rsidP="00130905">
      <w:pPr>
        <w:pStyle w:val="ListParagraph"/>
        <w:numPr>
          <w:ilvl w:val="0"/>
          <w:numId w:val="38"/>
        </w:numPr>
      </w:pPr>
      <w:r w:rsidRPr="004645C7">
        <w:t>Current land use and valuation GIS-based parcel data stewarded by County Assessors</w:t>
      </w:r>
    </w:p>
    <w:p w14:paraId="3CDAAB48" w14:textId="77777777" w:rsidR="004645C7" w:rsidRPr="004645C7" w:rsidRDefault="004645C7" w:rsidP="00130905">
      <w:pPr>
        <w:pStyle w:val="ListParagraph"/>
        <w:numPr>
          <w:ilvl w:val="0"/>
          <w:numId w:val="38"/>
        </w:numPr>
      </w:pPr>
      <w:r w:rsidRPr="004645C7">
        <w:t>Land use visioning exercises and feedback, especially in regard to planned urban and local center development, with city and county elected officials and staff</w:t>
      </w:r>
    </w:p>
    <w:p w14:paraId="2BE9C7DE" w14:textId="77777777" w:rsidR="004645C7" w:rsidRPr="004645C7" w:rsidRDefault="004645C7" w:rsidP="00130905">
      <w:pPr>
        <w:pStyle w:val="ListParagraph"/>
        <w:numPr>
          <w:ilvl w:val="0"/>
          <w:numId w:val="38"/>
        </w:numPr>
      </w:pPr>
      <w:r w:rsidRPr="004645C7">
        <w:t>Traffic patterns and transit service from the regional Travel Demand Model that together form the landscape of regional accessibility to workplaces and other destinations</w:t>
      </w:r>
    </w:p>
    <w:p w14:paraId="42A559E7" w14:textId="77777777" w:rsidR="004645C7" w:rsidRPr="004645C7" w:rsidRDefault="004645C7" w:rsidP="00130905">
      <w:pPr>
        <w:pStyle w:val="ListParagraph"/>
        <w:numPr>
          <w:ilvl w:val="0"/>
          <w:numId w:val="38"/>
        </w:numPr>
      </w:pPr>
      <w:r w:rsidRPr="004645C7">
        <w:t>Calibration of model variables to balance the fit of current conditions and dynamics at the county and regional level.</w:t>
      </w:r>
    </w:p>
    <w:p w14:paraId="5C76CCFB" w14:textId="77777777" w:rsidR="004645C7" w:rsidRDefault="004645C7" w:rsidP="004645C7">
      <w:pPr>
        <w:rPr>
          <w:rFonts w:ascii="Times New Roman" w:hAnsi="Times New Roman" w:cs="Times New Roman"/>
          <w:color w:val="auto"/>
        </w:rPr>
      </w:pPr>
    </w:p>
    <w:p w14:paraId="54A29FC2" w14:textId="77777777" w:rsidR="004645C7" w:rsidRDefault="004645C7" w:rsidP="00664F43">
      <w:pPr>
        <w:pStyle w:val="Heading4"/>
      </w:pPr>
      <w:r>
        <w:t>Parcels</w:t>
      </w:r>
    </w:p>
    <w:p w14:paraId="5A41BBFF" w14:textId="3079F927" w:rsidR="004645C7" w:rsidRDefault="004645C7" w:rsidP="00F60674">
      <w:r>
        <w:t>In the REMM, parcel is the minimum spatial analysis unit</w:t>
      </w:r>
      <w:r w:rsidR="00192CE2">
        <w:t xml:space="preserve">. </w:t>
      </w:r>
      <w:r>
        <w:t>The parcel table is processed from annual county assessor tax parcel GIS data</w:t>
      </w:r>
      <w:r w:rsidR="00192CE2">
        <w:t xml:space="preserve">. </w:t>
      </w:r>
      <w:r>
        <w:t>Households and jobs in the model are attached to residential and commercial buildings</w:t>
      </w:r>
      <w:r w:rsidR="00192CE2">
        <w:t xml:space="preserve">. </w:t>
      </w:r>
      <w:r>
        <w:t>Building-level summary information, zoning capacities, and other restrictions stored in a region-wide land use policy GIS layer are attached to the parcel table</w:t>
      </w:r>
      <w:r w:rsidR="00192CE2">
        <w:t xml:space="preserve">. </w:t>
      </w:r>
      <w:r>
        <w:t xml:space="preserve">REMM parcels are also linked to an </w:t>
      </w:r>
      <w:proofErr w:type="spellStart"/>
      <w:r>
        <w:t>openstreetmap</w:t>
      </w:r>
      <w:proofErr w:type="spellEnd"/>
      <w:r>
        <w:t xml:space="preserve"> </w:t>
      </w:r>
      <w:r>
        <w:lastRenderedPageBreak/>
        <w:t>network to perform neighborhood network analysis</w:t>
      </w:r>
      <w:r w:rsidR="00192CE2">
        <w:t xml:space="preserve">. </w:t>
      </w:r>
      <w:r>
        <w:t>Each REMM parcel has a parent TAZ identifier, so the dataset can be aggregated at TAZ-level and exported to the travel demand model</w:t>
      </w:r>
      <w:r w:rsidR="00192CE2">
        <w:t xml:space="preserve">. </w:t>
      </w:r>
      <w:r>
        <w:t>TAZ-level travel demand model outputs are also used as input parameters for REMM’s price, location choice, and developer models</w:t>
      </w:r>
      <w:r w:rsidR="00192CE2">
        <w:t xml:space="preserve">. </w:t>
      </w:r>
    </w:p>
    <w:p w14:paraId="26D60D44" w14:textId="77777777" w:rsidR="004645C7" w:rsidRDefault="004645C7" w:rsidP="00664F43">
      <w:pPr>
        <w:pStyle w:val="Heading4"/>
      </w:pPr>
      <w:r>
        <w:t>Buildings</w:t>
      </w:r>
    </w:p>
    <w:p w14:paraId="1219518C" w14:textId="3AEAC7A6" w:rsidR="004645C7" w:rsidRDefault="004645C7" w:rsidP="00F60674">
      <w:r>
        <w:t>Every building in the model is linked to a specific parcel, and each building acts as containers for households and jobs</w:t>
      </w:r>
      <w:r w:rsidR="00192CE2">
        <w:t xml:space="preserve">. </w:t>
      </w:r>
      <w:r>
        <w:t>The base building table was created in 2012 as a 2011 base year, and it was updated to a 2015 base year in 2017</w:t>
      </w:r>
      <w:r w:rsidR="00192CE2">
        <w:t xml:space="preserve">. </w:t>
      </w:r>
      <w:r>
        <w:t xml:space="preserve">REMM’s building table is composed of the original 2011 residential base </w:t>
      </w:r>
      <w:proofErr w:type="gramStart"/>
      <w:r>
        <w:t>buildings,  residential</w:t>
      </w:r>
      <w:proofErr w:type="gramEnd"/>
      <w:r>
        <w:t xml:space="preserve"> buildings constructed between the 2012-2015 period, and commercial buildings for 2015</w:t>
      </w:r>
      <w:r w:rsidR="00192CE2">
        <w:t xml:space="preserve">. </w:t>
      </w:r>
      <w:r>
        <w:t>There was also a process to fix errors in the 2011 base year buildings discovered while updates were made to the model’s 2015 base year</w:t>
      </w:r>
      <w:r w:rsidR="00192CE2">
        <w:t xml:space="preserve">. </w:t>
      </w:r>
    </w:p>
    <w:p w14:paraId="705A2E5D" w14:textId="77777777" w:rsidR="004645C7" w:rsidRDefault="004645C7" w:rsidP="00664F43">
      <w:pPr>
        <w:pStyle w:val="Heading4"/>
      </w:pPr>
      <w:r w:rsidRPr="004645C7">
        <w:t>Households</w:t>
      </w:r>
    </w:p>
    <w:p w14:paraId="0FC991A1" w14:textId="54BCCEFC" w:rsidR="004645C7" w:rsidRDefault="004645C7" w:rsidP="00F60674">
      <w:r>
        <w:t>Rows in the REMM households table represent households within our modeling area</w:t>
      </w:r>
      <w:r w:rsidR="00192CE2">
        <w:t xml:space="preserve">. </w:t>
      </w:r>
      <w:r>
        <w:t xml:space="preserve">The </w:t>
      </w:r>
      <w:proofErr w:type="gramStart"/>
      <w:r>
        <w:t>households</w:t>
      </w:r>
      <w:proofErr w:type="gramEnd"/>
      <w:r>
        <w:t xml:space="preserve"> table was first created through population synthesizer based on data from the 2010 Census and American Community Survey, including, population, cars, workers, race, age, and children information</w:t>
      </w:r>
      <w:r w:rsidR="00192CE2">
        <w:t xml:space="preserve">. </w:t>
      </w:r>
      <w:r>
        <w:t>After we updated our building table to 2015, we used REMM household location choice model to fill residential buildings with households</w:t>
      </w:r>
      <w:r w:rsidR="00192CE2">
        <w:t xml:space="preserve">. </w:t>
      </w:r>
      <w:r>
        <w:t>Then we randomly deleted households to achieve the county-level household control totals released by the University of Utah’s Gardner Policy Institute (GPI) estimates and the census tract level vacancy rate indicated by American Community Survey</w:t>
      </w:r>
      <w:r w:rsidR="00192CE2">
        <w:t xml:space="preserve">. </w:t>
      </w:r>
      <w:r>
        <w:t xml:space="preserve">At the completion of this process, </w:t>
      </w:r>
      <w:proofErr w:type="gramStart"/>
      <w:r>
        <w:t>the  2015</w:t>
      </w:r>
      <w:proofErr w:type="gramEnd"/>
      <w:r>
        <w:t xml:space="preserve"> base year had 731,392 total households rows, all assigned to a residential building within REMM</w:t>
      </w:r>
      <w:r w:rsidR="00192CE2">
        <w:t xml:space="preserve">. </w:t>
      </w:r>
      <w:r>
        <w:t>In the end, we adjusted the income based on the census tract level median household income from American Community Survey.</w:t>
      </w:r>
    </w:p>
    <w:p w14:paraId="42E487C8" w14:textId="77777777" w:rsidR="004645C7" w:rsidRDefault="004645C7" w:rsidP="00664F43">
      <w:pPr>
        <w:pStyle w:val="Heading4"/>
      </w:pPr>
      <w:r w:rsidRPr="004645C7">
        <w:t>Jobs</w:t>
      </w:r>
    </w:p>
    <w:p w14:paraId="4CC4CDDB" w14:textId="1AAF5628" w:rsidR="004645C7" w:rsidRDefault="004645C7" w:rsidP="00F60674">
      <w:r>
        <w:t>Each record of REMM jobs table represents a non-home-based job in our modeling area, and it is attached to a non-residential building in the building table</w:t>
      </w:r>
      <w:r w:rsidR="00192CE2">
        <w:t xml:space="preserve">. </w:t>
      </w:r>
      <w:r>
        <w:t>The initial source for the jobs table was geocoded employment data from the Utah Department of Workforce Services (DWS)</w:t>
      </w:r>
      <w:r w:rsidR="00192CE2">
        <w:t xml:space="preserve">. </w:t>
      </w:r>
      <w:r>
        <w:t xml:space="preserve">If the DWS points are geocoded to a residential parcel and there are less than three jobs, </w:t>
      </w:r>
      <w:r w:rsidR="0039292D">
        <w:t>it was</w:t>
      </w:r>
      <w:r>
        <w:t xml:space="preserve"> marked as home-based job and removed them from the dataset</w:t>
      </w:r>
      <w:r w:rsidR="00192CE2">
        <w:t xml:space="preserve">. </w:t>
      </w:r>
      <w:r>
        <w:t>Then we compared commercial building table with DWS point data at TAZ-level to detect and solve discrepancies</w:t>
      </w:r>
      <w:r w:rsidR="00192CE2">
        <w:t xml:space="preserve">. </w:t>
      </w:r>
      <w:r>
        <w:t>We gave each commercial building a job space value later based on the TAZ-level DWS count, county-level job control totals and professional judgement</w:t>
      </w:r>
      <w:r w:rsidR="00192CE2">
        <w:t xml:space="preserve">. </w:t>
      </w:r>
      <w:r>
        <w:t>Finally, a gravity model was used to assign DWS points a building ID based on the job space of the commercial building (attractiveness) and Euclidean distance to the building</w:t>
      </w:r>
      <w:r w:rsidR="00192CE2">
        <w:t xml:space="preserve">. </w:t>
      </w:r>
      <w:r>
        <w:t>In the end, REMM employment location choice model was used to fill the rest of the commercial buildings with jobs to reach county-level job control totals.</w:t>
      </w:r>
    </w:p>
    <w:p w14:paraId="351A3AE1" w14:textId="77777777" w:rsidR="004645C7" w:rsidRDefault="004645C7" w:rsidP="00664F43">
      <w:pPr>
        <w:pStyle w:val="Heading4"/>
      </w:pPr>
      <w:r w:rsidRPr="004645C7">
        <w:t>Land use policy</w:t>
      </w:r>
    </w:p>
    <w:p w14:paraId="34D88629" w14:textId="4A5474CA" w:rsidR="004645C7" w:rsidRDefault="004645C7" w:rsidP="00F60674">
      <w:r>
        <w:t>The land use policy layer was translated to parcels for Salt Lake, Davis, and Weber Counties from 2012 city land use general plans and for Utah County from 2017 city land use general plans</w:t>
      </w:r>
      <w:r w:rsidR="00192CE2">
        <w:t xml:space="preserve">. </w:t>
      </w:r>
      <w:r>
        <w:t>If the cities do not have general land use plans or their plans do not have enough information, we have used the information from cities’ zoning map</w:t>
      </w:r>
      <w:r w:rsidR="00192CE2">
        <w:t xml:space="preserve">. </w:t>
      </w:r>
      <w:r>
        <w:t>For some areas with high development potential but lacking detailed plan information, such as Benjamin agriculture area in Utah County and west bench of Salt Lake County, we used professional judgement to determine the future land use capacities</w:t>
      </w:r>
      <w:r w:rsidR="00192CE2">
        <w:t xml:space="preserve">. </w:t>
      </w:r>
      <w:r>
        <w:t xml:space="preserve">The land use policy layer for some areas has been staged with capacity released incrementally over the </w:t>
      </w:r>
      <w:proofErr w:type="gramStart"/>
      <w:r>
        <w:t>years  to</w:t>
      </w:r>
      <w:proofErr w:type="gramEnd"/>
      <w:r>
        <w:t xml:space="preserve"> ensure a plausible pace of development activities</w:t>
      </w:r>
      <w:r w:rsidR="00192CE2">
        <w:t xml:space="preserve">. </w:t>
      </w:r>
      <w:r>
        <w:t>A change table is utilized to reflect the future policy changes</w:t>
      </w:r>
      <w:r w:rsidR="00192CE2">
        <w:t xml:space="preserve">. </w:t>
      </w:r>
      <w:r>
        <w:t>For the 2019 Regional Transportation Plan’s preferred scenario, WFRC has included local and regional centers to the land use policy layer, that stakeholders identified for their areas as part of the Wasatch Choice 2050 visioning exercise.</w:t>
      </w:r>
    </w:p>
    <w:p w14:paraId="719F9E6B" w14:textId="77777777" w:rsidR="004645C7" w:rsidRDefault="004645C7" w:rsidP="00664F43">
      <w:pPr>
        <w:pStyle w:val="Heading4"/>
      </w:pPr>
      <w:r w:rsidRPr="004645C7">
        <w:lastRenderedPageBreak/>
        <w:t>Others</w:t>
      </w:r>
    </w:p>
    <w:p w14:paraId="138D72AC" w14:textId="19031ED0" w:rsidR="004645C7" w:rsidRDefault="004645C7" w:rsidP="00F60674">
      <w:r>
        <w:t>REMM runs the travel demand model to create generalized accessibility measures that inform development decisions within REMM</w:t>
      </w:r>
      <w:r w:rsidR="00192CE2">
        <w:t xml:space="preserve">. </w:t>
      </w:r>
      <w:r>
        <w:t>Travel demand model puts these data in the 6_REMM folder of the travel model</w:t>
      </w:r>
      <w:r w:rsidR="00192CE2">
        <w:t xml:space="preserve">. </w:t>
      </w:r>
      <w:r>
        <w:t>REMM grabs these accessibility measures for the following years: 2015 (base year), 2019 (TIP), 2027 (RTP phase 1), 2035 (RTP phase 2), and 2045 (RTP phase 3).</w:t>
      </w:r>
    </w:p>
    <w:p w14:paraId="3474F771" w14:textId="69956DFB" w:rsidR="004645C7" w:rsidRDefault="004645C7" w:rsidP="00F60674">
      <w:r>
        <w:t xml:space="preserve">REMM loads an </w:t>
      </w:r>
      <w:proofErr w:type="spellStart"/>
      <w:r>
        <w:t>openstreetmap</w:t>
      </w:r>
      <w:proofErr w:type="spellEnd"/>
      <w:r>
        <w:t xml:space="preserve"> network into the </w:t>
      </w:r>
      <w:proofErr w:type="spellStart"/>
      <w:r>
        <w:t>Pandana</w:t>
      </w:r>
      <w:proofErr w:type="spellEnd"/>
      <w:r>
        <w:t xml:space="preserve"> network </w:t>
      </w:r>
      <w:proofErr w:type="spellStart"/>
      <w:r>
        <w:t>dataframe</w:t>
      </w:r>
      <w:proofErr w:type="spellEnd"/>
      <w:r>
        <w:t xml:space="preserve"> and links it to the parcels</w:t>
      </w:r>
      <w:r w:rsidR="00192CE2">
        <w:t xml:space="preserve">. </w:t>
      </w:r>
      <w:r>
        <w:t xml:space="preserve">Thus, in every model year, REMM calculates some </w:t>
      </w:r>
      <w:proofErr w:type="spellStart"/>
      <w:r>
        <w:t>openstreetmap</w:t>
      </w:r>
      <w:proofErr w:type="spellEnd"/>
      <w:r>
        <w:t xml:space="preserve"> based accessibility variables with the network data for each parcel or building.</w:t>
      </w:r>
    </w:p>
    <w:p w14:paraId="0645846B" w14:textId="5A55B1B1" w:rsidR="004645C7" w:rsidRDefault="004645C7" w:rsidP="00F60674">
      <w:r>
        <w:t>REMM does not have an appropriate variable to consider a demolishing cost and policy cost of redevelopment</w:t>
      </w:r>
      <w:r w:rsidR="00192CE2">
        <w:t xml:space="preserve">. </w:t>
      </w:r>
      <w:r>
        <w:t>Therefore, we introduce a friction variable for each parcel to account for that</w:t>
      </w:r>
      <w:r w:rsidR="00192CE2">
        <w:t xml:space="preserve">. </w:t>
      </w:r>
      <w:r>
        <w:t>When the developer model calculates cost for redevelopment, the land cost (which includes land value plus building purchase cost) will be multiplied by this friction variable.</w:t>
      </w:r>
    </w:p>
    <w:p w14:paraId="33F5B299" w14:textId="179BBC38" w:rsidR="004645C7" w:rsidRDefault="004645C7" w:rsidP="00F60674">
      <w:r>
        <w:t>Agriculture jobs are allocated based on a parcel level agriculture layer, which is originally from the Water Related Land Use layer hosted by the Utah Automated Geographic Reference Center for the Utah Division of Water Resources</w:t>
      </w:r>
      <w:r w:rsidR="00192CE2">
        <w:t xml:space="preserve">. </w:t>
      </w:r>
      <w:r>
        <w:t>REMM sums the area of undeveloped agriculture parcels in each TAZ, and allocates county-level agriculture jobs proportionally to these areas.</w:t>
      </w:r>
    </w:p>
    <w:p w14:paraId="73D1541F" w14:textId="6A90D45F" w:rsidR="004645C7" w:rsidRDefault="004645C7" w:rsidP="00F60674">
      <w:r>
        <w:t>The Utah State Tax Commission provides the active mines dataset for our modeling area</w:t>
      </w:r>
      <w:r w:rsidR="00192CE2">
        <w:t xml:space="preserve">. </w:t>
      </w:r>
      <w:r>
        <w:t>We allocated the base year mining jobs to those mines by professional judgement</w:t>
      </w:r>
      <w:r w:rsidR="00192CE2">
        <w:t xml:space="preserve">. </w:t>
      </w:r>
      <w:r>
        <w:t>The portion of mining jobs assigned to each mine will be scaled according to the change of the county-level controlled mining jobs</w:t>
      </w:r>
    </w:p>
    <w:p w14:paraId="6A132569" w14:textId="77777777" w:rsidR="00704716" w:rsidRDefault="00704716" w:rsidP="0030183C">
      <w:pPr>
        <w:pStyle w:val="Heading3"/>
        <w:rPr>
          <w:color w:val="auto"/>
        </w:rPr>
      </w:pPr>
      <w:bookmarkStart w:id="409" w:name="_Toc95889740"/>
      <w:r>
        <w:t>Forecasting</w:t>
      </w:r>
      <w:bookmarkEnd w:id="409"/>
    </w:p>
    <w:p w14:paraId="3F0D9E08" w14:textId="2F672841" w:rsidR="00704716" w:rsidRDefault="00704716" w:rsidP="00F60674">
      <w:r>
        <w:t xml:space="preserve">REMM uses </w:t>
      </w:r>
      <w:proofErr w:type="spellStart"/>
      <w:r>
        <w:t>submodel</w:t>
      </w:r>
      <w:proofErr w:type="spellEnd"/>
      <w:r>
        <w:t xml:space="preserve"> components to simulate the dynamics of land development, household location choice, and employment location choice.</w:t>
      </w:r>
    </w:p>
    <w:p w14:paraId="08746051" w14:textId="77777777" w:rsidR="00704716" w:rsidRDefault="00704716" w:rsidP="00664F43">
      <w:pPr>
        <w:pStyle w:val="Heading4"/>
      </w:pPr>
      <w:r>
        <w:t>Transition Model</w:t>
      </w:r>
    </w:p>
    <w:p w14:paraId="51D0E6BC" w14:textId="06364745" w:rsidR="00704716" w:rsidRDefault="00704716" w:rsidP="00F60674">
      <w:r>
        <w:t>For each model year, REMM’s Household Transition Model uses the county-level household control total from the GPI to calculate the new households needed to be generated for each county</w:t>
      </w:r>
      <w:r w:rsidR="00192CE2">
        <w:t xml:space="preserve">. </w:t>
      </w:r>
      <w:r>
        <w:t xml:space="preserve"> The model then randomly selects households from the previous year’s household table to fill the gap between the previous year household number and the forecast for the next year from the county control household number</w:t>
      </w:r>
      <w:r w:rsidR="00192CE2">
        <w:t xml:space="preserve">. </w:t>
      </w:r>
      <w:r>
        <w:t>REMM’s Employment Transition Model uses the sector-specific county-level job control totals from the GPI to determine the number of additional jobs that need to be generated in each sector and assigned to a location within each county in the employment location choice model</w:t>
      </w:r>
      <w:r w:rsidR="00192CE2">
        <w:t xml:space="preserve">. </w:t>
      </w:r>
      <w:r>
        <w:t> </w:t>
      </w:r>
    </w:p>
    <w:p w14:paraId="56309F86" w14:textId="77777777" w:rsidR="00704716" w:rsidRDefault="00704716" w:rsidP="00664F43">
      <w:pPr>
        <w:pStyle w:val="Heading4"/>
      </w:pPr>
      <w:r w:rsidRPr="00704716">
        <w:t>Price Models</w:t>
      </w:r>
    </w:p>
    <w:p w14:paraId="2264C0BB" w14:textId="3DDF5609" w:rsidR="00704716" w:rsidRDefault="00704716" w:rsidP="00F60674">
      <w:r>
        <w:t xml:space="preserve">Four ordinary least squares linear regression models were built for each county to estimate the price per </w:t>
      </w:r>
      <w:proofErr w:type="spellStart"/>
      <w:r>
        <w:t>sqft</w:t>
      </w:r>
      <w:proofErr w:type="spellEnd"/>
      <w:r>
        <w:t xml:space="preserve"> for single family buildings in Weber </w:t>
      </w:r>
      <w:r w:rsidR="00146DB5">
        <w:t>County, Davis</w:t>
      </w:r>
      <w:r>
        <w:t xml:space="preserve"> County, Salt Lake County, and Utah County.</w:t>
      </w:r>
    </w:p>
    <w:p w14:paraId="0E4292BD" w14:textId="77777777" w:rsidR="00704716" w:rsidRDefault="00704716" w:rsidP="00F60674">
      <w:r>
        <w:t>As the sample size for multifamily buildings is much smaller, we built one ordinary least squares linear regression model to predict multi-family residential price per square foot for the entire region.</w:t>
      </w:r>
    </w:p>
    <w:p w14:paraId="56F7345C" w14:textId="27CF1ADB" w:rsidR="00704716" w:rsidRDefault="00704716" w:rsidP="00F60674">
      <w:r>
        <w:t>We built 3 ordinary least squares linear regression models to predict industrial, retail, and office building rent per square foot across the entire region</w:t>
      </w:r>
      <w:r w:rsidR="00192CE2">
        <w:t xml:space="preserve">. </w:t>
      </w:r>
      <w:r>
        <w:t>The estimation dataset comes from Coldwell Banker Real Estate LLC.’s industrial building lease data.</w:t>
      </w:r>
    </w:p>
    <w:p w14:paraId="64A0872F" w14:textId="77777777" w:rsidR="00704716" w:rsidRDefault="00704716" w:rsidP="00664F43">
      <w:pPr>
        <w:pStyle w:val="Heading4"/>
      </w:pPr>
      <w:r w:rsidRPr="00704716">
        <w:lastRenderedPageBreak/>
        <w:t>Location Choice Models</w:t>
      </w:r>
    </w:p>
    <w:p w14:paraId="7D6F0723" w14:textId="6BA16630" w:rsidR="00704716" w:rsidRDefault="00704716" w:rsidP="00F60674">
      <w:r>
        <w:t>Multinomial logistic regression household location choice models were built to allocate the unallocated households, generated from household transition model, and to allocate the households from demolished buildings to residential buildings with vacant residential units</w:t>
      </w:r>
      <w:r w:rsidR="00192CE2">
        <w:t xml:space="preserve">. </w:t>
      </w:r>
      <w:r>
        <w:t>The estimation dataset of the models come from the households and their associated buildings in the base year dataset</w:t>
      </w:r>
      <w:r w:rsidR="00192CE2">
        <w:t xml:space="preserve">. </w:t>
      </w:r>
      <w:r>
        <w:t>To have a large enough sample set and in order to model the location choice for recent movers, we only use the buildings (and associate households) with a ‘year built’ later than 2000</w:t>
      </w:r>
      <w:r w:rsidR="00192CE2">
        <w:t xml:space="preserve">. </w:t>
      </w:r>
      <w:r>
        <w:t>A location choice model was built for households with each income quartile in each of three different housing markets Salt Lake County, Utah County, and Weber/Davis County -- for a total of 12 household location choice models.</w:t>
      </w:r>
    </w:p>
    <w:p w14:paraId="53E8E7B4" w14:textId="17A77155" w:rsidR="00704716" w:rsidRDefault="00704716" w:rsidP="00F60674">
      <w:r>
        <w:t>Multinomial logistic regression employment location choice models were built to allocate the unallocated non-freight related/non-</w:t>
      </w:r>
      <w:proofErr w:type="gramStart"/>
      <w:r>
        <w:t>home based</w:t>
      </w:r>
      <w:proofErr w:type="gramEnd"/>
      <w:r>
        <w:t xml:space="preserve"> jobs generated from the employment transition model, and to allocate the jobs from demolished buildings to commercial buildings with vacant job spaces</w:t>
      </w:r>
      <w:r w:rsidR="00192CE2">
        <w:t xml:space="preserve">. </w:t>
      </w:r>
      <w:r>
        <w:t>The estimation dataset for the models was from the non-freight related/non-</w:t>
      </w:r>
      <w:proofErr w:type="gramStart"/>
      <w:r>
        <w:t>home based</w:t>
      </w:r>
      <w:proofErr w:type="gramEnd"/>
      <w:r>
        <w:t xml:space="preserve"> jobs and their associated buildings in the base year dataset</w:t>
      </w:r>
      <w:r w:rsidR="00192CE2">
        <w:t xml:space="preserve">. </w:t>
      </w:r>
      <w:r>
        <w:t>To have a large enough sample set and model the location choice for recent movers, we used only the buildings (and associated jobs) with built year later than 2000</w:t>
      </w:r>
      <w:r w:rsidR="00192CE2">
        <w:t xml:space="preserve">. </w:t>
      </w:r>
      <w:r>
        <w:t>Eight different location choice models were built for jobs, one for each of the eight different job sectors</w:t>
      </w:r>
      <w:r w:rsidR="00192CE2">
        <w:t xml:space="preserve">. </w:t>
      </w:r>
      <w:r>
        <w:t>All eight logistic regression models estimate and forecast the job location choice behaviors for the entire modeling area.</w:t>
      </w:r>
    </w:p>
    <w:p w14:paraId="290DDA08" w14:textId="77777777" w:rsidR="00704716" w:rsidRDefault="00704716" w:rsidP="00664F43">
      <w:pPr>
        <w:pStyle w:val="Heading4"/>
      </w:pPr>
      <w:r w:rsidRPr="00704716">
        <w:t>Utility Infrastructure Constraint Model</w:t>
      </w:r>
    </w:p>
    <w:p w14:paraId="1C20EDA3" w14:textId="708788FB" w:rsidR="00704716" w:rsidRDefault="00704716" w:rsidP="00F60674">
      <w:r>
        <w:t>Utah County has a large amount of agricultural land that can be developed according to the general plans</w:t>
      </w:r>
      <w:r w:rsidR="00192CE2">
        <w:t xml:space="preserve">. </w:t>
      </w:r>
      <w:r>
        <w:t>If REMM runs real estate development module without any controls, the developer module of the model predicts strong sprawl and leapfrog development because the developer model does not take the cost of utility construction into consideration</w:t>
      </w:r>
      <w:r w:rsidR="00192CE2">
        <w:t xml:space="preserve">. </w:t>
      </w:r>
      <w:r>
        <w:t xml:space="preserve">In order to consider that factor, a utility constraint was scripted using </w:t>
      </w:r>
      <w:proofErr w:type="spellStart"/>
      <w:r>
        <w:t>ArcPy</w:t>
      </w:r>
      <w:proofErr w:type="spellEnd"/>
      <w:r>
        <w:t xml:space="preserve"> to control the developable land of Utah County in line with the capital costs associated with the utility infrastructure expansion that would be needed to service new development.</w:t>
      </w:r>
    </w:p>
    <w:p w14:paraId="364945FB" w14:textId="77777777" w:rsidR="00704716" w:rsidRDefault="00704716" w:rsidP="00664F43">
      <w:pPr>
        <w:pStyle w:val="Heading4"/>
      </w:pPr>
      <w:r w:rsidRPr="00704716">
        <w:t>Real Estate Development Model</w:t>
      </w:r>
    </w:p>
    <w:p w14:paraId="340E77C4" w14:textId="62CDF26B" w:rsidR="00704716" w:rsidRDefault="00704716" w:rsidP="00F60674">
      <w:r>
        <w:t>For each land use type, which includes residential, industrial, retail, and office, the real estate development model of REMM calculates the residential units/job spaces development demand for each sub-market</w:t>
      </w:r>
      <w:r w:rsidR="00192CE2">
        <w:t xml:space="preserve">. </w:t>
      </w:r>
      <w:r>
        <w:t>Then the model randomly chooses projects from developable parcels based on the amount of profit calculated from the square foot pro forma financial return module, which models the cash inflows and outflows of a potential real estate investment</w:t>
      </w:r>
      <w:r w:rsidR="00192CE2">
        <w:t xml:space="preserve">. </w:t>
      </w:r>
      <w:r>
        <w:t>The parcels with higher development profit are given the highest probability to be developed by the model.</w:t>
      </w:r>
    </w:p>
    <w:p w14:paraId="3FC488C6" w14:textId="77777777" w:rsidR="00A473F9" w:rsidRDefault="00A473F9" w:rsidP="0030183C">
      <w:pPr>
        <w:pStyle w:val="Heading3"/>
        <w:rPr>
          <w:color w:val="auto"/>
        </w:rPr>
      </w:pPr>
      <w:bookmarkStart w:id="410" w:name="_Toc95889741"/>
      <w:r>
        <w:t>Socioeconomic Review</w:t>
      </w:r>
      <w:bookmarkEnd w:id="410"/>
    </w:p>
    <w:p w14:paraId="71BFF256" w14:textId="04D5F7B1" w:rsidR="00A473F9" w:rsidRDefault="00A473F9" w:rsidP="00F60674">
      <w:r>
        <w:t xml:space="preserve">Three external expert panels (Wasatch Front Central Corridor Study Group, Farmington Area, and American Fork Area) and </w:t>
      </w:r>
      <w:r w:rsidR="00904206">
        <w:t>an outside consulting firm (</w:t>
      </w:r>
      <w:r>
        <w:t>Metro Analytics</w:t>
      </w:r>
      <w:r w:rsidR="00904206">
        <w:t>)</w:t>
      </w:r>
      <w:r>
        <w:t xml:space="preserve"> reviewed REMM’s 2050 output data and provided feedback to improve REMM’s land use policy layer</w:t>
      </w:r>
      <w:r w:rsidR="00192CE2">
        <w:t xml:space="preserve">. </w:t>
      </w:r>
      <w:r>
        <w:t>The following improvements were implemented from those reviews: </w:t>
      </w:r>
    </w:p>
    <w:p w14:paraId="6BC0C859" w14:textId="77777777" w:rsidR="00A473F9" w:rsidRPr="00A473F9" w:rsidRDefault="00A473F9" w:rsidP="00130905">
      <w:pPr>
        <w:pStyle w:val="ListParagraph"/>
        <w:numPr>
          <w:ilvl w:val="0"/>
          <w:numId w:val="37"/>
        </w:numPr>
      </w:pPr>
      <w:r w:rsidRPr="00A473F9">
        <w:t>The capacity for the central Salt Lake County area was reduced and staged.</w:t>
      </w:r>
    </w:p>
    <w:p w14:paraId="5DD2E8F4" w14:textId="77777777" w:rsidR="00A473F9" w:rsidRPr="00A473F9" w:rsidRDefault="00A473F9" w:rsidP="00130905">
      <w:pPr>
        <w:pStyle w:val="ListParagraph"/>
        <w:numPr>
          <w:ilvl w:val="0"/>
          <w:numId w:val="37"/>
        </w:numPr>
      </w:pPr>
      <w:r w:rsidRPr="00A473F9">
        <w:t>The capacity for the Farmington station area was staged.</w:t>
      </w:r>
    </w:p>
    <w:p w14:paraId="7F3FC4C2" w14:textId="77777777" w:rsidR="00A473F9" w:rsidRPr="00A473F9" w:rsidRDefault="00A473F9" w:rsidP="00130905">
      <w:pPr>
        <w:pStyle w:val="ListParagraph"/>
        <w:numPr>
          <w:ilvl w:val="0"/>
          <w:numId w:val="37"/>
        </w:numPr>
      </w:pPr>
      <w:r w:rsidRPr="00A473F9">
        <w:t>The base capacity for the Daybreak area was updated.</w:t>
      </w:r>
    </w:p>
    <w:p w14:paraId="4C6C4ACD" w14:textId="77777777" w:rsidR="00A473F9" w:rsidRPr="00A473F9" w:rsidRDefault="00A473F9" w:rsidP="00130905">
      <w:pPr>
        <w:pStyle w:val="ListParagraph"/>
        <w:numPr>
          <w:ilvl w:val="0"/>
          <w:numId w:val="37"/>
        </w:numPr>
      </w:pPr>
      <w:r w:rsidRPr="00A473F9">
        <w:t>The capacity for the American Fork station area was staged and updated</w:t>
      </w:r>
    </w:p>
    <w:p w14:paraId="717E6BEB" w14:textId="76099709" w:rsidR="00A473F9" w:rsidRPr="00A473F9" w:rsidRDefault="00A473F9" w:rsidP="00130905">
      <w:pPr>
        <w:pStyle w:val="ListParagraph"/>
        <w:numPr>
          <w:ilvl w:val="0"/>
          <w:numId w:val="37"/>
        </w:numPr>
      </w:pPr>
      <w:r w:rsidRPr="00A473F9">
        <w:t>The capacity for the Millcreek City multi-family housing was reduced</w:t>
      </w:r>
      <w:r w:rsidR="00192CE2">
        <w:t xml:space="preserve">. </w:t>
      </w:r>
    </w:p>
    <w:p w14:paraId="19FF0139" w14:textId="77777777" w:rsidR="00A473F9" w:rsidRPr="00A473F9" w:rsidRDefault="00A473F9" w:rsidP="00130905">
      <w:pPr>
        <w:pStyle w:val="ListParagraph"/>
        <w:numPr>
          <w:ilvl w:val="0"/>
          <w:numId w:val="37"/>
        </w:numPr>
      </w:pPr>
      <w:r w:rsidRPr="00A473F9">
        <w:t xml:space="preserve">As part of their contracted review, Metro Analytics submitted a </w:t>
      </w:r>
      <w:hyperlink r:id="rId39" w:history="1">
        <w:r w:rsidRPr="00F60674">
          <w:rPr>
            <w:rStyle w:val="Hyperlink"/>
            <w:rFonts w:ascii="Arial" w:hAnsi="Arial" w:cs="Arial"/>
            <w:color w:val="1155CC"/>
            <w:sz w:val="22"/>
            <w:szCs w:val="22"/>
          </w:rPr>
          <w:t>technical report</w:t>
        </w:r>
      </w:hyperlink>
      <w:r w:rsidRPr="00A473F9">
        <w:t xml:space="preserve"> with recommendations</w:t>
      </w:r>
    </w:p>
    <w:p w14:paraId="66DE9C14" w14:textId="3DA5789E" w:rsidR="00A473F9" w:rsidRDefault="00A473F9" w:rsidP="00F60674">
      <w:pPr>
        <w:rPr>
          <w:rFonts w:ascii="Times New Roman" w:hAnsi="Times New Roman" w:cs="Times New Roman"/>
          <w:color w:val="auto"/>
        </w:rPr>
      </w:pPr>
      <w:r>
        <w:lastRenderedPageBreak/>
        <w:t xml:space="preserve">WFRC and MAG make generalized household and employment forecasts, sourced in large part from REMM, available for </w:t>
      </w:r>
      <w:hyperlink r:id="rId40" w:history="1">
        <w:r>
          <w:rPr>
            <w:rStyle w:val="Hyperlink"/>
            <w:rFonts w:ascii="Arial" w:hAnsi="Arial" w:cs="Arial"/>
            <w:color w:val="1155CC"/>
            <w:sz w:val="22"/>
            <w:szCs w:val="22"/>
          </w:rPr>
          <w:t>download and use as web services</w:t>
        </w:r>
      </w:hyperlink>
      <w:r>
        <w:t xml:space="preserve"> at the TAZ level and at a ‘City Area’ aggregated level</w:t>
      </w:r>
      <w:r w:rsidR="00192CE2">
        <w:t xml:space="preserve">. </w:t>
      </w:r>
      <w:r>
        <w:t>While REMM produces much more detailed results, the following variables illustrate a few of REMM’s more valuable outputs:</w:t>
      </w:r>
    </w:p>
    <w:p w14:paraId="0516AA33" w14:textId="77777777" w:rsidR="00A473F9" w:rsidRPr="00A473F9" w:rsidRDefault="00A473F9" w:rsidP="00130905">
      <w:pPr>
        <w:pStyle w:val="ListParagraph"/>
        <w:numPr>
          <w:ilvl w:val="0"/>
          <w:numId w:val="36"/>
        </w:numPr>
      </w:pPr>
      <w:r w:rsidRPr="00A473F9">
        <w:t>Demographics</w:t>
      </w:r>
    </w:p>
    <w:p w14:paraId="518C0E77" w14:textId="77777777" w:rsidR="00A473F9" w:rsidRPr="00A473F9" w:rsidRDefault="00A473F9" w:rsidP="00130905">
      <w:pPr>
        <w:pStyle w:val="ListParagraph"/>
        <w:numPr>
          <w:ilvl w:val="1"/>
          <w:numId w:val="36"/>
        </w:numPr>
      </w:pPr>
      <w:r w:rsidRPr="00A473F9">
        <w:t>Household Population Count (excludes persons living in group quarters)</w:t>
      </w:r>
    </w:p>
    <w:p w14:paraId="0513BDF5" w14:textId="77777777" w:rsidR="00A473F9" w:rsidRPr="00A473F9" w:rsidRDefault="00A473F9" w:rsidP="00130905">
      <w:pPr>
        <w:pStyle w:val="ListParagraph"/>
        <w:numPr>
          <w:ilvl w:val="1"/>
          <w:numId w:val="36"/>
        </w:numPr>
      </w:pPr>
      <w:r w:rsidRPr="00A473F9">
        <w:t>Household Count (excludes group quarters)</w:t>
      </w:r>
    </w:p>
    <w:p w14:paraId="616B017F" w14:textId="77777777" w:rsidR="00A473F9" w:rsidRPr="00A473F9" w:rsidRDefault="00A473F9" w:rsidP="00130905">
      <w:pPr>
        <w:pStyle w:val="ListParagraph"/>
        <w:numPr>
          <w:ilvl w:val="0"/>
          <w:numId w:val="36"/>
        </w:numPr>
      </w:pPr>
      <w:r w:rsidRPr="00A473F9">
        <w:t>Employment</w:t>
      </w:r>
    </w:p>
    <w:p w14:paraId="61254664" w14:textId="77777777" w:rsidR="00A473F9" w:rsidRPr="00A473F9" w:rsidRDefault="00A473F9" w:rsidP="00130905">
      <w:pPr>
        <w:pStyle w:val="ListParagraph"/>
        <w:numPr>
          <w:ilvl w:val="1"/>
          <w:numId w:val="36"/>
        </w:numPr>
      </w:pPr>
      <w:r w:rsidRPr="00A473F9">
        <w:t>Typical Job Count (includes job types that exhibit typical commuting and other travel/vehicle use patterns)</w:t>
      </w:r>
    </w:p>
    <w:p w14:paraId="6E0A61B0" w14:textId="77777777" w:rsidR="00A473F9" w:rsidRPr="00A473F9" w:rsidRDefault="00A473F9" w:rsidP="00130905">
      <w:pPr>
        <w:pStyle w:val="ListParagraph"/>
        <w:numPr>
          <w:ilvl w:val="1"/>
          <w:numId w:val="36"/>
        </w:numPr>
      </w:pPr>
      <w:r w:rsidRPr="00A473F9">
        <w:t xml:space="preserve">Retail Job Count (retail, food service, hotels, </w:t>
      </w:r>
      <w:proofErr w:type="spellStart"/>
      <w:r w:rsidRPr="00A473F9">
        <w:t>etc</w:t>
      </w:r>
      <w:proofErr w:type="spellEnd"/>
      <w:r w:rsidRPr="00A473F9">
        <w:t>)</w:t>
      </w:r>
    </w:p>
    <w:p w14:paraId="1F528457" w14:textId="77777777" w:rsidR="00A473F9" w:rsidRPr="00A473F9" w:rsidRDefault="00A473F9" w:rsidP="00130905">
      <w:pPr>
        <w:pStyle w:val="ListParagraph"/>
        <w:numPr>
          <w:ilvl w:val="1"/>
          <w:numId w:val="36"/>
        </w:numPr>
      </w:pPr>
      <w:r w:rsidRPr="00A473F9">
        <w:t xml:space="preserve">Office Job Count (office, health care, government, education, </w:t>
      </w:r>
      <w:proofErr w:type="spellStart"/>
      <w:r w:rsidRPr="00A473F9">
        <w:t>etc</w:t>
      </w:r>
      <w:proofErr w:type="spellEnd"/>
      <w:r w:rsidRPr="00A473F9">
        <w:t>)</w:t>
      </w:r>
    </w:p>
    <w:p w14:paraId="3BABCA8F" w14:textId="77777777" w:rsidR="00A473F9" w:rsidRPr="00A473F9" w:rsidRDefault="00A473F9" w:rsidP="00130905">
      <w:pPr>
        <w:pStyle w:val="ListParagraph"/>
        <w:numPr>
          <w:ilvl w:val="1"/>
          <w:numId w:val="36"/>
        </w:numPr>
      </w:pPr>
      <w:r w:rsidRPr="00A473F9">
        <w:t xml:space="preserve">Industrial Job Count (manufacturing, wholesale, transport, </w:t>
      </w:r>
      <w:proofErr w:type="spellStart"/>
      <w:r w:rsidRPr="00A473F9">
        <w:t>etc</w:t>
      </w:r>
      <w:proofErr w:type="spellEnd"/>
      <w:r w:rsidRPr="00A473F9">
        <w:t>)</w:t>
      </w:r>
    </w:p>
    <w:p w14:paraId="4D246E18" w14:textId="09A0687D" w:rsidR="00490294" w:rsidRDefault="00A473F9" w:rsidP="0011111A">
      <w:r>
        <w:t>The following figures show the TAZ-level distribution of households and total employment for 2015 and 2050:</w:t>
      </w:r>
    </w:p>
    <w:p w14:paraId="018A345F" w14:textId="77777777" w:rsidR="0011111A" w:rsidRDefault="0011111A">
      <w:pPr>
        <w:rPr>
          <w:i/>
          <w:iCs/>
        </w:rPr>
      </w:pPr>
      <w:r>
        <w:rPr>
          <w:i/>
          <w:iCs/>
        </w:rPr>
        <w:br w:type="page"/>
      </w:r>
    </w:p>
    <w:p w14:paraId="69D53336" w14:textId="4E3FD2E3" w:rsidR="00490294" w:rsidRPr="00490294" w:rsidRDefault="00490294" w:rsidP="00490294">
      <w:pPr>
        <w:ind w:left="720"/>
        <w:rPr>
          <w:i/>
          <w:iCs/>
        </w:rPr>
      </w:pPr>
      <w:r w:rsidRPr="0011111A">
        <w:rPr>
          <w:i/>
          <w:iCs/>
        </w:rPr>
        <w:lastRenderedPageBreak/>
        <w:t>2015 Household Density</w:t>
      </w:r>
    </w:p>
    <w:p w14:paraId="48869854" w14:textId="1A3B0C0B" w:rsidR="00A473F9" w:rsidRDefault="00A473F9" w:rsidP="00A473F9">
      <w:pPr>
        <w:rPr>
          <w:rFonts w:ascii="Times New Roman" w:hAnsi="Times New Roman" w:cs="Times New Roman"/>
          <w:color w:val="auto"/>
        </w:rPr>
      </w:pPr>
      <w:r>
        <w:rPr>
          <w:noProof/>
          <w:color w:val="000000"/>
          <w:sz w:val="22"/>
          <w:szCs w:val="22"/>
          <w:bdr w:val="none" w:sz="0" w:space="0" w:color="auto" w:frame="1"/>
        </w:rPr>
        <w:drawing>
          <wp:inline distT="0" distB="0" distL="0" distR="0" wp14:anchorId="0B90B8A6" wp14:editId="3964CEA3">
            <wp:extent cx="5943600" cy="3019425"/>
            <wp:effectExtent l="171450" t="171450" r="171450"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49BE76" w14:textId="75EA4C5F" w:rsidR="00490294" w:rsidRPr="0011111A" w:rsidRDefault="00490294" w:rsidP="00490294">
      <w:pPr>
        <w:ind w:left="720"/>
        <w:rPr>
          <w:i/>
          <w:iCs/>
        </w:rPr>
      </w:pPr>
      <w:r w:rsidRPr="0011111A">
        <w:rPr>
          <w:i/>
          <w:iCs/>
        </w:rPr>
        <w:t>2050 Household Density</w:t>
      </w:r>
    </w:p>
    <w:p w14:paraId="74899DF3" w14:textId="1FAA4340" w:rsidR="00A473F9" w:rsidRDefault="00A473F9" w:rsidP="00A473F9">
      <w:r>
        <w:rPr>
          <w:noProof/>
          <w:color w:val="000000"/>
          <w:sz w:val="22"/>
          <w:szCs w:val="22"/>
          <w:bdr w:val="none" w:sz="0" w:space="0" w:color="auto" w:frame="1"/>
        </w:rPr>
        <w:drawing>
          <wp:inline distT="0" distB="0" distL="0" distR="0" wp14:anchorId="4A087871" wp14:editId="4EF39B54">
            <wp:extent cx="5943600" cy="3286125"/>
            <wp:effectExtent l="171450" t="171450" r="171450" b="200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E2B954" w14:textId="51ECA581" w:rsidR="005A7B24" w:rsidRDefault="005A7B24" w:rsidP="00A473F9"/>
    <w:p w14:paraId="69CDA6C0" w14:textId="77777777" w:rsidR="005A7B24" w:rsidRPr="0011111A" w:rsidRDefault="005A7B24" w:rsidP="005A7B24">
      <w:pPr>
        <w:ind w:left="720"/>
        <w:rPr>
          <w:i/>
          <w:iCs/>
        </w:rPr>
      </w:pPr>
      <w:r w:rsidRPr="0011111A">
        <w:rPr>
          <w:i/>
          <w:iCs/>
        </w:rPr>
        <w:lastRenderedPageBreak/>
        <w:t>2015 Total Employment Density</w:t>
      </w:r>
    </w:p>
    <w:p w14:paraId="32F377AF" w14:textId="5543EE21" w:rsidR="00A473F9" w:rsidRDefault="00A473F9" w:rsidP="00A473F9">
      <w:r>
        <w:rPr>
          <w:noProof/>
          <w:color w:val="000000"/>
          <w:sz w:val="22"/>
          <w:szCs w:val="22"/>
          <w:bdr w:val="none" w:sz="0" w:space="0" w:color="auto" w:frame="1"/>
        </w:rPr>
        <w:drawing>
          <wp:inline distT="0" distB="0" distL="0" distR="0" wp14:anchorId="42017379" wp14:editId="4AF8D1B7">
            <wp:extent cx="5486400" cy="3108325"/>
            <wp:effectExtent l="133350" t="114300" r="152400" b="149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0627" cy="311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12CE2F" w14:textId="77777777" w:rsidR="005A7B24" w:rsidRPr="0011111A" w:rsidRDefault="005A7B24" w:rsidP="0011111A">
      <w:pPr>
        <w:ind w:left="720"/>
        <w:rPr>
          <w:i/>
          <w:iCs/>
        </w:rPr>
      </w:pPr>
      <w:r w:rsidRPr="0011111A">
        <w:rPr>
          <w:i/>
          <w:iCs/>
        </w:rPr>
        <w:t>2050 Total Employment Density</w:t>
      </w:r>
    </w:p>
    <w:p w14:paraId="4C695E18" w14:textId="31CC94E1" w:rsidR="00A473F9" w:rsidRDefault="00A473F9" w:rsidP="00A473F9">
      <w:r>
        <w:rPr>
          <w:noProof/>
          <w:color w:val="000000"/>
          <w:sz w:val="22"/>
          <w:szCs w:val="22"/>
          <w:bdr w:val="none" w:sz="0" w:space="0" w:color="auto" w:frame="1"/>
        </w:rPr>
        <w:drawing>
          <wp:inline distT="0" distB="0" distL="0" distR="0" wp14:anchorId="4CB7BC6D" wp14:editId="042B04A2">
            <wp:extent cx="5486400" cy="3108816"/>
            <wp:effectExtent l="133350" t="114300" r="152400" b="149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6621" cy="3120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85ED4A" w14:textId="77777777" w:rsidR="00980BE3" w:rsidRDefault="00980BE3" w:rsidP="00E83E7B">
      <w:pPr>
        <w:pStyle w:val="Heading2"/>
        <w:rPr>
          <w:color w:val="auto"/>
        </w:rPr>
      </w:pPr>
      <w:bookmarkStart w:id="411" w:name="_Toc95889742"/>
      <w:r>
        <w:lastRenderedPageBreak/>
        <w:t>Creation of Box Elder Projections</w:t>
      </w:r>
      <w:bookmarkEnd w:id="411"/>
    </w:p>
    <w:p w14:paraId="6AED1BB4" w14:textId="6F6ED6AD" w:rsidR="00980BE3" w:rsidRDefault="00980BE3" w:rsidP="0011111A">
      <w:r>
        <w:t>The Box Elder socioeconomic projections were based on a spreadsheet allocation model</w:t>
      </w:r>
      <w:r w:rsidR="00192CE2">
        <w:t xml:space="preserve">. </w:t>
      </w:r>
      <w:r>
        <w:t>The model provided an automated means of disaggregating the county control totals into cities (</w:t>
      </w:r>
      <w:proofErr w:type="gramStart"/>
      <w:r>
        <w:t>i.e</w:t>
      </w:r>
      <w:r w:rsidR="00192CE2">
        <w:t>.</w:t>
      </w:r>
      <w:proofErr w:type="gramEnd"/>
      <w:r w:rsidR="00192CE2">
        <w:t xml:space="preserve"> </w:t>
      </w:r>
      <w:r>
        <w:t>city control totals) and then into TAZ while accounting for the holding capacity of the zone</w:t>
      </w:r>
      <w:r w:rsidR="00192CE2">
        <w:t xml:space="preserve">. </w:t>
      </w:r>
      <w:r>
        <w:t> </w:t>
      </w:r>
    </w:p>
    <w:p w14:paraId="254CB0D8" w14:textId="2FC6A7D0" w:rsidR="00980BE3" w:rsidRDefault="00980BE3" w:rsidP="0011111A">
      <w:r>
        <w:t>The TAZ-level socioeconomic allocations were performed by UDOT</w:t>
      </w:r>
      <w:r w:rsidR="00192CE2">
        <w:t xml:space="preserve">. </w:t>
      </w:r>
      <w:r>
        <w:t>The area of the county in the WFRC area, from Brigham City south, was then reviewed by WFRC and incorporated by WFRC into the Wasatch Front travel model.</w:t>
      </w:r>
    </w:p>
    <w:p w14:paraId="0956B4AE" w14:textId="77777777" w:rsidR="00873229" w:rsidRDefault="00873229" w:rsidP="0030183C">
      <w:pPr>
        <w:pStyle w:val="Heading3"/>
        <w:rPr>
          <w:color w:val="auto"/>
        </w:rPr>
      </w:pPr>
      <w:bookmarkStart w:id="412" w:name="_Toc95889743"/>
      <w:r>
        <w:t>Base Year Data</w:t>
      </w:r>
      <w:bookmarkEnd w:id="412"/>
    </w:p>
    <w:p w14:paraId="5E5E2BE2" w14:textId="77777777" w:rsidR="00873229" w:rsidRDefault="00873229" w:rsidP="00664F43">
      <w:pPr>
        <w:pStyle w:val="Heading4"/>
      </w:pPr>
      <w:r>
        <w:t>Residential</w:t>
      </w:r>
    </w:p>
    <w:p w14:paraId="5DC6718A" w14:textId="56181176" w:rsidR="00873229" w:rsidRDefault="00873229" w:rsidP="0011111A">
      <w:r>
        <w:t>Household and population data from the 2010 Census blocks were summarized into the model’s TAZ</w:t>
      </w:r>
      <w:r w:rsidR="00192CE2">
        <w:t xml:space="preserve">. </w:t>
      </w:r>
      <w:r>
        <w:t>Where TAZ boundaries split block boundaries, block data was proportioned into the appropriate TAZ</w:t>
      </w:r>
      <w:r w:rsidR="00192CE2">
        <w:t xml:space="preserve">. </w:t>
      </w:r>
      <w:r>
        <w:t>Housing vacancy rates were also tabulated to get a sense of occupancy rate and to estimate secondary homes</w:t>
      </w:r>
      <w:r w:rsidR="00192CE2">
        <w:t xml:space="preserve">. </w:t>
      </w:r>
      <w:r>
        <w:t>The TAZ-level households and population were then summarized by city and the balance of the county and compared to the city and county level control totals</w:t>
      </w:r>
      <w:r w:rsidR="00192CE2">
        <w:t xml:space="preserve">. </w:t>
      </w:r>
      <w:r>
        <w:t>Slight adjustments were made so the 2010 data matched the city and county controls</w:t>
      </w:r>
      <w:r w:rsidR="00192CE2">
        <w:t xml:space="preserve">. </w:t>
      </w:r>
      <w:r>
        <w:t>This provided a very accurate starting point of the location and amount of the area’s households and population.</w:t>
      </w:r>
    </w:p>
    <w:p w14:paraId="20FE9F50" w14:textId="0E315B32" w:rsidR="00873229" w:rsidRDefault="00873229" w:rsidP="0011111A">
      <w:r>
        <w:t>Residential building permits provided an estimate of where household growth occurred between 2010 and 2015</w:t>
      </w:r>
      <w:r w:rsidR="00192CE2">
        <w:t xml:space="preserve">. </w:t>
      </w:r>
      <w:r>
        <w:t>As a permit to build a residential structure does not exactly equate to an occupied housing unit or household, these permits serve only as a proxy for household growth and to provide the relative distribution of growth in the area</w:t>
      </w:r>
      <w:r w:rsidR="00192CE2">
        <w:t xml:space="preserve">. </w:t>
      </w:r>
      <w:r>
        <w:t>Building permits are converted to households by adjusting to the household city and county control totals for each year</w:t>
      </w:r>
      <w:r w:rsidR="00192CE2">
        <w:t xml:space="preserve">. </w:t>
      </w:r>
    </w:p>
    <w:p w14:paraId="63329448" w14:textId="2BDF4C6C" w:rsidR="00873229" w:rsidRDefault="00873229" w:rsidP="0011111A">
      <w:r>
        <w:t>Population is calculated in two steps, first by multiplying the TAZ’s households by the previous year’s average household size</w:t>
      </w:r>
      <w:r w:rsidR="00192CE2">
        <w:t xml:space="preserve">. </w:t>
      </w:r>
      <w:r>
        <w:t>This raw product is then summed and compared to the city and county control totals</w:t>
      </w:r>
      <w:r w:rsidR="00192CE2">
        <w:t xml:space="preserve">. </w:t>
      </w:r>
      <w:r>
        <w:t>An adjustment factor is then applied to the TAZ population</w:t>
      </w:r>
      <w:r w:rsidR="00192CE2">
        <w:t xml:space="preserve">. </w:t>
      </w:r>
      <w:r>
        <w:t>The TAZ average household size is then recalculated using the updated population and households</w:t>
      </w:r>
      <w:r w:rsidR="00192CE2">
        <w:t xml:space="preserve">. </w:t>
      </w:r>
    </w:p>
    <w:p w14:paraId="7E96D494" w14:textId="77777777" w:rsidR="00F30334" w:rsidRPr="00F30334" w:rsidRDefault="00F30334" w:rsidP="00664F43">
      <w:pPr>
        <w:pStyle w:val="Heading4"/>
        <w:rPr>
          <w:rFonts w:ascii="Times New Roman" w:eastAsia="Times New Roman" w:hAnsi="Times New Roman" w:cs="Times New Roman"/>
          <w:color w:val="auto"/>
          <w:sz w:val="24"/>
          <w:szCs w:val="24"/>
        </w:rPr>
      </w:pPr>
      <w:r w:rsidRPr="00F30334">
        <w:rPr>
          <w:rFonts w:eastAsia="Times New Roman"/>
        </w:rPr>
        <w:t>Employment</w:t>
      </w:r>
    </w:p>
    <w:p w14:paraId="7B663603" w14:textId="77777777"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The initial base year employment distribution was derived from two data sets:</w:t>
      </w:r>
    </w:p>
    <w:p w14:paraId="1B3301DC" w14:textId="3D41FE55" w:rsidR="00F30334" w:rsidRPr="00F30334" w:rsidRDefault="00F30334" w:rsidP="00130905">
      <w:pPr>
        <w:pStyle w:val="ListParagraph"/>
        <w:numPr>
          <w:ilvl w:val="0"/>
          <w:numId w:val="16"/>
        </w:numPr>
        <w:rPr>
          <w:rFonts w:eastAsia="Times New Roman"/>
        </w:rPr>
      </w:pPr>
      <w:r w:rsidRPr="00F30334">
        <w:rPr>
          <w:rFonts w:eastAsia="Times New Roman"/>
        </w:rPr>
        <w:t>July 2015 release of the Quarterly Census of Employment and Wages (QCEW formerly ES-202) obtained from the Department of Workforce Services (DWS)</w:t>
      </w:r>
      <w:r w:rsidR="00D308FE" w:rsidRPr="00D308FE">
        <w:rPr>
          <w:rFonts w:eastAsia="Times New Roman"/>
        </w:rPr>
        <w:t xml:space="preserve"> – </w:t>
      </w:r>
      <w:r w:rsidRPr="00F30334">
        <w:rPr>
          <w:rFonts w:eastAsia="Times New Roman"/>
        </w:rPr>
        <w:t>this report contains employment and wage data by industry from employers covered by the state’s unemployment insurance</w:t>
      </w:r>
    </w:p>
    <w:p w14:paraId="0EDB16A3" w14:textId="77777777" w:rsidR="00F30334" w:rsidRPr="00F30334" w:rsidRDefault="00F30334" w:rsidP="00130905">
      <w:pPr>
        <w:pStyle w:val="ListParagraph"/>
        <w:numPr>
          <w:ilvl w:val="0"/>
          <w:numId w:val="16"/>
        </w:numPr>
        <w:rPr>
          <w:rFonts w:eastAsia="Times New Roman"/>
        </w:rPr>
      </w:pPr>
      <w:r w:rsidRPr="00F30334">
        <w:rPr>
          <w:rFonts w:eastAsia="Times New Roman"/>
        </w:rPr>
        <w:t>2015 historic business data set purchased from Infogroup</w:t>
      </w:r>
    </w:p>
    <w:p w14:paraId="06002A29" w14:textId="653765D9"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Both the DWS and Infogroup data include the number of employees, physical address of employment and the firm’s industrial classification (NAICS)</w:t>
      </w:r>
      <w:r w:rsidR="00192CE2">
        <w:rPr>
          <w:rFonts w:eastAsia="Times New Roman"/>
        </w:rPr>
        <w:t xml:space="preserve">. </w:t>
      </w:r>
      <w:r w:rsidRPr="00F30334">
        <w:rPr>
          <w:rFonts w:eastAsia="Times New Roman"/>
        </w:rPr>
        <w:t>The addresses of the job sites were geocoded to provide the approximate geographic location and then summarized by TAZ.</w:t>
      </w:r>
    </w:p>
    <w:p w14:paraId="4F5E0A2F" w14:textId="6F2D92A2"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 xml:space="preserve">Upon inspection of the two data sets, neither provided a fully accurate picture of the relative </w:t>
      </w:r>
      <w:proofErr w:type="spellStart"/>
      <w:r w:rsidRPr="00F30334">
        <w:rPr>
          <w:rFonts w:eastAsia="Times New Roman"/>
        </w:rPr>
        <w:t>distribribution</w:t>
      </w:r>
      <w:proofErr w:type="spellEnd"/>
      <w:r w:rsidRPr="00F30334">
        <w:rPr>
          <w:rFonts w:eastAsia="Times New Roman"/>
        </w:rPr>
        <w:t xml:space="preserve"> of the amount and type of employment in the county and the data were averaged to minimize error</w:t>
      </w:r>
      <w:r w:rsidR="00192CE2">
        <w:rPr>
          <w:rFonts w:eastAsia="Times New Roman"/>
        </w:rPr>
        <w:t xml:space="preserve">. </w:t>
      </w:r>
      <w:r w:rsidRPr="00F30334">
        <w:rPr>
          <w:rFonts w:eastAsia="Times New Roman"/>
        </w:rPr>
        <w:t>Hand adjustments were also made if the employment data was in the wrong location or contained incorrect information</w:t>
      </w:r>
      <w:r w:rsidR="00192CE2">
        <w:rPr>
          <w:rFonts w:eastAsia="Times New Roman"/>
        </w:rPr>
        <w:t xml:space="preserve">. </w:t>
      </w:r>
    </w:p>
    <w:p w14:paraId="65B99C1E" w14:textId="10F8C2C6"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The adjusted employment data set was summarized into the travel model’s employment categories using the following lookup of two-digit NAICS and model sector</w:t>
      </w:r>
      <w:r w:rsidR="00192CE2">
        <w:rPr>
          <w:rFonts w:eastAsia="Times New Roman"/>
        </w:rPr>
        <w:t xml:space="preserve">. </w:t>
      </w:r>
      <w:r w:rsidRPr="00F30334">
        <w:rPr>
          <w:rFonts w:eastAsia="Times New Roman"/>
        </w:rPr>
        <w:t>Any data with an ownership code of 1-3 (federal, state and local government) was moved into the GOVED category to better align with GPI-based employment control total definition.</w:t>
      </w:r>
    </w:p>
    <w:p w14:paraId="1CA70C15" w14:textId="3B5C0F59"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noProof/>
          <w:bdr w:val="none" w:sz="0" w:space="0" w:color="auto" w:frame="1"/>
        </w:rPr>
        <w:lastRenderedPageBreak/>
        <w:drawing>
          <wp:inline distT="0" distB="0" distL="0" distR="0" wp14:anchorId="13E9776A" wp14:editId="2076C712">
            <wp:extent cx="1421728" cy="4610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75696" cy="4785096"/>
                    </a:xfrm>
                    <a:prstGeom prst="rect">
                      <a:avLst/>
                    </a:prstGeom>
                    <a:noFill/>
                    <a:ln>
                      <a:noFill/>
                    </a:ln>
                  </pic:spPr>
                </pic:pic>
              </a:graphicData>
            </a:graphic>
          </wp:inline>
        </w:drawing>
      </w:r>
    </w:p>
    <w:p w14:paraId="4F874BA8" w14:textId="2814E280"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Some employment is not covered by unemployment insurance, such as farm or business owners (proprietors) and not included in the reported data</w:t>
      </w:r>
      <w:r w:rsidR="00192CE2">
        <w:rPr>
          <w:rFonts w:eastAsia="Times New Roman"/>
        </w:rPr>
        <w:t xml:space="preserve">. </w:t>
      </w:r>
      <w:r w:rsidRPr="00F30334">
        <w:rPr>
          <w:rFonts w:eastAsia="Times New Roman"/>
        </w:rPr>
        <w:t>Therefore, the employment distribution from the observed data is used to define the pattern of employment rather than represent the full employment distribution</w:t>
      </w:r>
      <w:r w:rsidR="00192CE2">
        <w:rPr>
          <w:rFonts w:eastAsia="Times New Roman"/>
        </w:rPr>
        <w:t xml:space="preserve">. </w:t>
      </w:r>
      <w:r w:rsidRPr="00F30334">
        <w:rPr>
          <w:rFonts w:eastAsia="Times New Roman"/>
        </w:rPr>
        <w:t>The full distribution for the 2015 base year was obtained by scaling the observed data to match the city and county employment control totals by category</w:t>
      </w:r>
      <w:r w:rsidR="00192CE2">
        <w:rPr>
          <w:rFonts w:eastAsia="Times New Roman"/>
        </w:rPr>
        <w:t xml:space="preserve">. </w:t>
      </w:r>
      <w:r w:rsidRPr="00F30334">
        <w:rPr>
          <w:rFonts w:eastAsia="Times New Roman"/>
        </w:rPr>
        <w:t>For years prior to 2015 (2010-2014) the 2015 base year pattern was scaled to the control totals for each year.</w:t>
      </w:r>
    </w:p>
    <w:p w14:paraId="256A5925" w14:textId="77777777" w:rsidR="00116DAC" w:rsidRDefault="00116DAC" w:rsidP="0030183C">
      <w:pPr>
        <w:pStyle w:val="Heading3"/>
        <w:rPr>
          <w:color w:val="auto"/>
        </w:rPr>
      </w:pPr>
      <w:bookmarkStart w:id="413" w:name="_Toc95889744"/>
      <w:r>
        <w:t>Forecasting</w:t>
      </w:r>
      <w:bookmarkEnd w:id="413"/>
    </w:p>
    <w:p w14:paraId="7BEAA2E6" w14:textId="77777777" w:rsidR="00116DAC" w:rsidRDefault="00116DAC" w:rsidP="00664F43">
      <w:pPr>
        <w:pStyle w:val="Heading4"/>
      </w:pPr>
      <w:r>
        <w:t>Residential</w:t>
      </w:r>
    </w:p>
    <w:p w14:paraId="7378562D" w14:textId="113EF5F1" w:rsidR="00116DAC" w:rsidRDefault="00116DAC" w:rsidP="009B3C55">
      <w:r>
        <w:t>The spreadsheet model projects the location of future households</w:t>
      </w:r>
      <w:r w:rsidR="00192CE2">
        <w:t xml:space="preserve">. </w:t>
      </w:r>
      <w:r>
        <w:t>The model begins with the model base year and progresses sequentially to the furthest year in the time series</w:t>
      </w:r>
      <w:r w:rsidR="00192CE2">
        <w:t xml:space="preserve">. </w:t>
      </w:r>
      <w:r>
        <w:t>The model forecasts the change in TAZ households based on the following information:</w:t>
      </w:r>
    </w:p>
    <w:p w14:paraId="6A8EE9AA" w14:textId="77777777" w:rsidR="00116DAC" w:rsidRPr="00116DAC" w:rsidRDefault="00116DAC" w:rsidP="00130905">
      <w:pPr>
        <w:pStyle w:val="ListParagraph"/>
        <w:numPr>
          <w:ilvl w:val="0"/>
          <w:numId w:val="35"/>
        </w:numPr>
      </w:pPr>
      <w:r w:rsidRPr="00116DAC">
        <w:t>The annual change in households in a city or the balance of the county (city control totals)</w:t>
      </w:r>
    </w:p>
    <w:p w14:paraId="07A71F90" w14:textId="77777777" w:rsidR="00116DAC" w:rsidRPr="00116DAC" w:rsidRDefault="00116DAC" w:rsidP="00130905">
      <w:pPr>
        <w:pStyle w:val="ListParagraph"/>
        <w:numPr>
          <w:ilvl w:val="0"/>
          <w:numId w:val="35"/>
        </w:numPr>
      </w:pPr>
      <w:r w:rsidRPr="00116DAC">
        <w:t>The household capacity (the maximum number of households) of each TAZ; this number can vary between years due to redevelopment, annexation or zoning changes</w:t>
      </w:r>
    </w:p>
    <w:p w14:paraId="31729401" w14:textId="77777777" w:rsidR="00116DAC" w:rsidRPr="00116DAC" w:rsidRDefault="00116DAC" w:rsidP="00130905">
      <w:pPr>
        <w:pStyle w:val="ListParagraph"/>
        <w:numPr>
          <w:ilvl w:val="0"/>
          <w:numId w:val="35"/>
        </w:numPr>
      </w:pPr>
      <w:r w:rsidRPr="00116DAC">
        <w:t>The TAZ-level household growth rate</w:t>
      </w:r>
    </w:p>
    <w:p w14:paraId="13A4C927" w14:textId="0F9CFF75" w:rsidR="00116DAC" w:rsidRPr="00116DAC" w:rsidRDefault="00116DAC" w:rsidP="00130905">
      <w:pPr>
        <w:pStyle w:val="ListParagraph"/>
        <w:numPr>
          <w:ilvl w:val="0"/>
          <w:numId w:val="35"/>
        </w:numPr>
      </w:pPr>
      <w:r w:rsidRPr="00116DAC">
        <w:t>Any user adjustments to the growth rate in a geographic area or to the absolute growth in a TAZ (</w:t>
      </w:r>
      <w:proofErr w:type="gramStart"/>
      <w:r w:rsidRPr="00116DAC">
        <w:t>e.g</w:t>
      </w:r>
      <w:r w:rsidR="00192CE2">
        <w:t>.</w:t>
      </w:r>
      <w:proofErr w:type="gramEnd"/>
      <w:r w:rsidR="00192CE2">
        <w:t xml:space="preserve"> </w:t>
      </w:r>
      <w:r w:rsidRPr="00116DAC">
        <w:t>to account for any known development events or to seed an area for growth)</w:t>
      </w:r>
    </w:p>
    <w:p w14:paraId="33C58807" w14:textId="50885DEE" w:rsidR="00116DAC" w:rsidRDefault="00116DAC" w:rsidP="009B3C55">
      <w:pPr>
        <w:rPr>
          <w:rFonts w:ascii="Times New Roman" w:hAnsi="Times New Roman" w:cs="Times New Roman"/>
          <w:color w:val="auto"/>
        </w:rPr>
      </w:pPr>
      <w:r>
        <w:lastRenderedPageBreak/>
        <w:t>The model first determines the raw or unadjusted number of new households in a TAZ by multiplying the previous year’s TAZ households by the growth rate for that TAZ that year</w:t>
      </w:r>
      <w:r w:rsidR="00192CE2">
        <w:t xml:space="preserve">. </w:t>
      </w:r>
      <w:r>
        <w:t>The growth rate is determined by a lookup curve that is a function of the relative amount of room left in a TAZ to grow or how close the zone is to its capacity</w:t>
      </w:r>
      <w:r w:rsidR="00192CE2">
        <w:t xml:space="preserve">. </w:t>
      </w:r>
      <w:r>
        <w:t>The growth rate curve is an S-shape with the highest growth rate for more empty zones and lower growth rates for zones that are close to capacity</w:t>
      </w:r>
      <w:r w:rsidR="00192CE2">
        <w:t xml:space="preserve">. </w:t>
      </w:r>
      <w:r>
        <w:t>The growth rate is zero for zones at capacity</w:t>
      </w:r>
      <w:r w:rsidR="00192CE2">
        <w:t xml:space="preserve">. </w:t>
      </w:r>
      <w:r>
        <w:t>The household capacity of a TAZ is determined from the base year household data, zoning and land use information, and aerial photography</w:t>
      </w:r>
      <w:r w:rsidR="00192CE2">
        <w:t xml:space="preserve">. </w:t>
      </w:r>
      <w:r>
        <w:t>The growth rate is then adjusted by any user specified growth rates for the zone</w:t>
      </w:r>
      <w:r w:rsidR="00192CE2">
        <w:t xml:space="preserve">. </w:t>
      </w:r>
    </w:p>
    <w:p w14:paraId="3C004A7C" w14:textId="37A21B31" w:rsidR="00116DAC" w:rsidRDefault="00116DAC" w:rsidP="009B3C55">
      <w:r>
        <w:t>The raw growth is then scaled to the change in the annual city-level household control total for the city in which a TAZ resides and added to the previous year’s households</w:t>
      </w:r>
      <w:r w:rsidR="00192CE2">
        <w:t xml:space="preserve">. </w:t>
      </w:r>
      <w:r>
        <w:t>If a user specifies the growth in a zone (zone seeding), this value is used instead of the calculated growth and the seeded number is removed from the annual growth total that is allocated to the rest of the city</w:t>
      </w:r>
      <w:r w:rsidR="00192CE2">
        <w:t xml:space="preserve">. </w:t>
      </w:r>
    </w:p>
    <w:p w14:paraId="2AC0EF82" w14:textId="439C363B" w:rsidR="00116DAC" w:rsidRDefault="00116DAC" w:rsidP="009B3C55">
      <w:r>
        <w:t>As with the base year population calculation, the TAZ-level population forecast is calculated in two steps</w:t>
      </w:r>
      <w:r w:rsidR="00192CE2">
        <w:t xml:space="preserve">. </w:t>
      </w:r>
      <w:r>
        <w:t>First the TAZ’s households in a given year are multiplied by the previous year’s average household size</w:t>
      </w:r>
      <w:r w:rsidR="00192CE2">
        <w:t xml:space="preserve">. </w:t>
      </w:r>
      <w:r>
        <w:t>This product is then summed and compared to the city control totals</w:t>
      </w:r>
      <w:r w:rsidR="00192CE2">
        <w:t xml:space="preserve">. </w:t>
      </w:r>
      <w:r>
        <w:t>An adjustment factor is then applied to the TAZ population so the sum of the adjusted TAZ equals the city control total</w:t>
      </w:r>
      <w:r w:rsidR="00192CE2">
        <w:t xml:space="preserve">. </w:t>
      </w:r>
      <w:r>
        <w:t>The TAZ average household size is then recalculated using the updated information</w:t>
      </w:r>
      <w:r w:rsidR="00192CE2">
        <w:t xml:space="preserve">. </w:t>
      </w:r>
    </w:p>
    <w:p w14:paraId="46B1090C" w14:textId="77777777" w:rsidR="00116DAC" w:rsidRDefault="00116DAC" w:rsidP="00664F43">
      <w:pPr>
        <w:pStyle w:val="Heading4"/>
      </w:pPr>
      <w:r>
        <w:t>Employment</w:t>
      </w:r>
    </w:p>
    <w:p w14:paraId="10B4DB64" w14:textId="1F785D6A" w:rsidR="00116DAC" w:rsidRDefault="00116DAC" w:rsidP="009B3C55">
      <w:r>
        <w:t>The spreadsheet model uses a similar method to project the location of future employment as it did to project households</w:t>
      </w:r>
      <w:r w:rsidR="00192CE2">
        <w:t xml:space="preserve">. </w:t>
      </w:r>
      <w:r>
        <w:t>However, rather than projecting each individual employment sub-category, the model forecasts total employment (sum of the first eight employment categories) and then uses the base year’s share of the employment in each category to create an initial draft of the amount of employment in each of the employment subcategories</w:t>
      </w:r>
      <w:r w:rsidR="00192CE2">
        <w:t xml:space="preserve">. </w:t>
      </w:r>
      <w:r>
        <w:t>The model then uses an iterative proportional fitting routine to balance the TAZ total employment and the employment control total for the county by employment sub-category</w:t>
      </w:r>
      <w:r w:rsidR="00192CE2">
        <w:t xml:space="preserve">. </w:t>
      </w:r>
      <w:r>
        <w:t>The model adjusts the share of total employment in the eight employment sub-categories in each zone from year to year to follow the relative change in the county employment control totals</w:t>
      </w:r>
      <w:r w:rsidR="00192CE2">
        <w:t xml:space="preserve">. </w:t>
      </w:r>
      <w:r>
        <w:t>The user can also specify a new sub-category employment share for any TAZ if a development event changes the land-use of a zone.</w:t>
      </w:r>
    </w:p>
    <w:p w14:paraId="1B8997FD" w14:textId="4CFB9B36" w:rsidR="00116DAC" w:rsidRDefault="00116DAC" w:rsidP="009B3C55">
      <w:r>
        <w:t>The remaining job categories are allocated as follows: Agriculture and mining jobs use their 2015 base year distribution pattern to set the location of these jobs into the TAZ which are then scaled or adjusted to the city area control totals for each future year in the forecast</w:t>
      </w:r>
      <w:r w:rsidR="00192CE2">
        <w:t xml:space="preserve">. </w:t>
      </w:r>
      <w:r>
        <w:t>Construction jobs are located as a function of the absolute change in the TAZ’s households and employment</w:t>
      </w:r>
      <w:r w:rsidR="00192CE2">
        <w:t xml:space="preserve">. </w:t>
      </w:r>
      <w:r>
        <w:t>Home-based jobs are located based on the proportion of the TAZ households to the county’s total households</w:t>
      </w:r>
      <w:r w:rsidR="00192CE2">
        <w:t xml:space="preserve">. </w:t>
      </w:r>
    </w:p>
    <w:p w14:paraId="089890D1" w14:textId="77777777" w:rsidR="00116DAC" w:rsidRDefault="00116DAC" w:rsidP="0030183C">
      <w:pPr>
        <w:pStyle w:val="Heading3"/>
      </w:pPr>
      <w:bookmarkStart w:id="414" w:name="_Toc95889745"/>
      <w:r>
        <w:t>Socioeconomic Review</w:t>
      </w:r>
      <w:bookmarkEnd w:id="414"/>
    </w:p>
    <w:p w14:paraId="5FF8557A" w14:textId="18A10C58" w:rsidR="00116DAC" w:rsidRDefault="00116DAC" w:rsidP="009B3C55">
      <w:r>
        <w:t>UDOT met with the local and county government agencies in Box Elder County to review the base and future year socioeconomic projections</w:t>
      </w:r>
      <w:r w:rsidR="00192CE2">
        <w:t xml:space="preserve">. </w:t>
      </w:r>
      <w:r>
        <w:t>WFRC also reviewed the data from Brigham City south</w:t>
      </w:r>
      <w:r w:rsidR="00192CE2">
        <w:t xml:space="preserve">. </w:t>
      </w:r>
      <w:r>
        <w:t>The feedback received from provided key insight into improving the socioeconomic forecasts</w:t>
      </w:r>
      <w:r w:rsidR="00192CE2">
        <w:t xml:space="preserve">. </w:t>
      </w:r>
      <w:r>
        <w:t>After the comments feedback were incorporated, a final set of TAZ-level socioeconomic projections were prepared for inclusion into the travel model.</w:t>
      </w:r>
    </w:p>
    <w:p w14:paraId="4D353B48" w14:textId="7BD5B12E" w:rsidR="0029202B" w:rsidRDefault="0029202B" w:rsidP="00E83E7B">
      <w:pPr>
        <w:pStyle w:val="Heading2"/>
        <w:rPr>
          <w:color w:val="auto"/>
        </w:rPr>
      </w:pPr>
      <w:bookmarkStart w:id="415" w:name="_Toc95889746"/>
      <w:r>
        <w:t>Median Income</w:t>
      </w:r>
      <w:bookmarkEnd w:id="415"/>
    </w:p>
    <w:p w14:paraId="6494FAF9" w14:textId="6980BA9E" w:rsidR="0029202B" w:rsidRDefault="0029202B" w:rsidP="004A51B0">
      <w:r>
        <w:t>TAZ average or median income is based on 2012-2016 5-year American Community Survey (ACS)</w:t>
      </w:r>
      <w:r w:rsidR="00192CE2">
        <w:t xml:space="preserve">. </w:t>
      </w:r>
      <w:r>
        <w:t>Block group data was used to determine the initial geographic allocation of income</w:t>
      </w:r>
      <w:r w:rsidR="00192CE2">
        <w:t xml:space="preserve">. </w:t>
      </w:r>
      <w:r>
        <w:t xml:space="preserve">Where TAZ crossed block group boundaries, a </w:t>
      </w:r>
      <w:r>
        <w:lastRenderedPageBreak/>
        <w:t>weighted average of the block households assigned to each TAZ was used to more accurately proportion the block group income into the affected TAZ</w:t>
      </w:r>
      <w:r w:rsidR="00192CE2">
        <w:t xml:space="preserve">. </w:t>
      </w:r>
      <w:r>
        <w:t>The block group data was used to get an initial distribution of the TAZ median income</w:t>
      </w:r>
      <w:r w:rsidR="00192CE2">
        <w:t xml:space="preserve">. </w:t>
      </w:r>
      <w:r>
        <w:t>However, because block group level ACS data had a higher margin of error due to sample size, this data was scaled to the county median income which had a much better margin of error</w:t>
      </w:r>
      <w:r w:rsidR="00192CE2">
        <w:t xml:space="preserve">. </w:t>
      </w:r>
      <w:r>
        <w:t>A TAZ-level household weighted averaging was used to adjust the initial block group median income allocation to create the final TAZ median income allocation</w:t>
      </w:r>
      <w:r w:rsidR="00192CE2">
        <w:t xml:space="preserve">. </w:t>
      </w:r>
      <w:r>
        <w:t>Consumer Price Index (CPI) data was then used to scale the 2016 income to 2010 dollars.</w:t>
      </w:r>
    </w:p>
    <w:p w14:paraId="426D036A" w14:textId="77777777" w:rsidR="0029202B" w:rsidRDefault="0029202B" w:rsidP="00E83E7B">
      <w:pPr>
        <w:pStyle w:val="Heading2"/>
      </w:pPr>
      <w:bookmarkStart w:id="416" w:name="_Toc95889747"/>
      <w:r>
        <w:t>K-12 School Enrollment</w:t>
      </w:r>
      <w:bookmarkEnd w:id="416"/>
    </w:p>
    <w:p w14:paraId="6B28D4FE" w14:textId="7C4E203B" w:rsidR="0029202B" w:rsidRDefault="0029202B" w:rsidP="004A51B0">
      <w:r>
        <w:t>The travel model uses student enrollment totals in a TAZ to identify the relative location where home-based school trips are attracted</w:t>
      </w:r>
      <w:r w:rsidR="00192CE2">
        <w:t xml:space="preserve">. </w:t>
      </w:r>
      <w:r>
        <w:t>Kindergarten through high school (K-12) enrollment is reported by three types of schools, each exhibiting different trip length and mode share attributes in the travel model:</w:t>
      </w:r>
    </w:p>
    <w:p w14:paraId="18800C29" w14:textId="77777777" w:rsidR="0029202B" w:rsidRPr="0029202B" w:rsidRDefault="0029202B" w:rsidP="00130905">
      <w:pPr>
        <w:pStyle w:val="ListParagraph"/>
        <w:numPr>
          <w:ilvl w:val="0"/>
          <w:numId w:val="34"/>
        </w:numPr>
      </w:pPr>
      <w:r w:rsidRPr="0029202B">
        <w:t>Elementary school</w:t>
      </w:r>
    </w:p>
    <w:p w14:paraId="035F4C5A" w14:textId="77777777" w:rsidR="0029202B" w:rsidRPr="0029202B" w:rsidRDefault="0029202B" w:rsidP="00130905">
      <w:pPr>
        <w:pStyle w:val="ListParagraph"/>
        <w:numPr>
          <w:ilvl w:val="0"/>
          <w:numId w:val="34"/>
        </w:numPr>
      </w:pPr>
      <w:r w:rsidRPr="0029202B">
        <w:t>Middle school</w:t>
      </w:r>
    </w:p>
    <w:p w14:paraId="7A00C8CC" w14:textId="77777777" w:rsidR="0029202B" w:rsidRPr="0029202B" w:rsidRDefault="0029202B" w:rsidP="00130905">
      <w:pPr>
        <w:pStyle w:val="ListParagraph"/>
        <w:numPr>
          <w:ilvl w:val="0"/>
          <w:numId w:val="34"/>
        </w:numPr>
      </w:pPr>
      <w:r w:rsidRPr="0029202B">
        <w:t>High school</w:t>
      </w:r>
    </w:p>
    <w:p w14:paraId="0B242B7B" w14:textId="7CDC8D28" w:rsidR="0029202B" w:rsidRDefault="0029202B" w:rsidP="004A51B0">
      <w:pPr>
        <w:rPr>
          <w:rFonts w:ascii="Times New Roman" w:hAnsi="Times New Roman" w:cs="Times New Roman"/>
          <w:color w:val="auto"/>
          <w:sz w:val="24"/>
          <w:szCs w:val="24"/>
        </w:rPr>
      </w:pPr>
      <w:r>
        <w:t>Public and charter school locations and enrollment data were obtained from the State Board of Education</w:t>
      </w:r>
      <w:r w:rsidR="00192CE2">
        <w:t xml:space="preserve">. </w:t>
      </w:r>
      <w:r>
        <w:t>For these schools, using their grade level ranges, enrollment data was apportioned into the three school types listed above</w:t>
      </w:r>
      <w:r w:rsidR="00192CE2">
        <w:t xml:space="preserve">. </w:t>
      </w:r>
      <w:r>
        <w:t>Private school enrollment data by grade was obtained from the Elementary/Secondary Information System (ELSI), a national database that reports enrollment by school and by grade</w:t>
      </w:r>
      <w:r w:rsidR="00192CE2">
        <w:t xml:space="preserve">. </w:t>
      </w:r>
      <w:r>
        <w:t>To obtain locations for private schools, their addresses were geocoded, manually locating poor matches and non-matches</w:t>
      </w:r>
      <w:r w:rsidR="00192CE2">
        <w:t xml:space="preserve">. </w:t>
      </w:r>
      <w:r>
        <w:t xml:space="preserve">A key was then created based on the </w:t>
      </w:r>
      <w:proofErr w:type="gramStart"/>
      <w:r>
        <w:t>school</w:t>
      </w:r>
      <w:proofErr w:type="gramEnd"/>
      <w:r>
        <w:t xml:space="preserve"> name and city in which the school resided to join the private school enrollment data to the private school locations.</w:t>
      </w:r>
    </w:p>
    <w:p w14:paraId="05A4BA6B" w14:textId="38C8433B" w:rsidR="0029202B" w:rsidRDefault="0029202B" w:rsidP="004A51B0">
      <w:pPr>
        <w:rPr>
          <w:ins w:id="417" w:author="Bill Hereth" w:date="2022-01-06T10:11:00Z"/>
        </w:rPr>
      </w:pPr>
      <w:r>
        <w:t>The school data was then spatially joined to the statewide TAZ to create a school enrollment lookup database used by all the travel models in the state.</w:t>
      </w:r>
    </w:p>
    <w:p w14:paraId="39251FAF" w14:textId="7CE6BDF3" w:rsidR="00627F59" w:rsidDel="0074781B" w:rsidRDefault="00627F59">
      <w:pPr>
        <w:pStyle w:val="Heading1"/>
        <w:rPr>
          <w:del w:id="418" w:author="Bill Hereth" w:date="2022-01-06T10:29:00Z"/>
        </w:rPr>
        <w:pPrChange w:id="419" w:author="Bill Hereth" w:date="2022-01-21T13:42:00Z">
          <w:pPr/>
        </w:pPrChange>
      </w:pPr>
    </w:p>
    <w:p w14:paraId="37AC7D2A" w14:textId="70ADFF28" w:rsidR="00504B58" w:rsidRDefault="00504B58" w:rsidP="00F16632">
      <w:pPr>
        <w:pStyle w:val="Heading1"/>
        <w:rPr>
          <w:color w:val="auto"/>
        </w:rPr>
      </w:pPr>
      <w:bookmarkStart w:id="420" w:name="_Toc95889748"/>
      <w:r>
        <w:lastRenderedPageBreak/>
        <w:t>Master Highway Network</w:t>
      </w:r>
      <w:bookmarkEnd w:id="420"/>
    </w:p>
    <w:p w14:paraId="6F4A8FD1" w14:textId="5394D4AA" w:rsidR="00504B58" w:rsidRDefault="00504B58" w:rsidP="004A51B0">
      <w:r>
        <w:t>A highway network in the travel model is composed of link and node data that makeup the model’s interpretation of the roadway infrastructure to be modeled</w:t>
      </w:r>
      <w:r w:rsidR="00192CE2">
        <w:t xml:space="preserve">. </w:t>
      </w:r>
      <w:r>
        <w:t>The highway network includes all facilities functionally designated as collector or above by UDOT, plus a few connecting roads which may not be part of UDOT’s functional classification system</w:t>
      </w:r>
      <w:r w:rsidR="00192CE2">
        <w:t xml:space="preserve">. </w:t>
      </w:r>
      <w:r>
        <w:t>Local residential roads are typically not included in the highway network and are rather represented by centroid connector links in the travel model</w:t>
      </w:r>
      <w:r w:rsidR="00192CE2">
        <w:t xml:space="preserve">. </w:t>
      </w:r>
      <w:r>
        <w:t>If the TAZ-level socioeconomic file is the primary input representing the travel demand, the master highway network is the key input file representing travel supply</w:t>
      </w:r>
      <w:r w:rsidR="00192CE2">
        <w:t xml:space="preserve">. </w:t>
      </w:r>
      <w:r>
        <w:t> </w:t>
      </w:r>
    </w:p>
    <w:p w14:paraId="1A7C43C8" w14:textId="227AD64D" w:rsidR="00504B58" w:rsidRDefault="00504B58" w:rsidP="004A51B0">
      <w:r>
        <w:t xml:space="preserve">The </w:t>
      </w:r>
      <w:r>
        <w:rPr>
          <w:i/>
          <w:iCs/>
        </w:rPr>
        <w:t xml:space="preserve">master </w:t>
      </w:r>
      <w:r>
        <w:t>highway network incorporates all highway transportation planning scenarios into one highway network</w:t>
      </w:r>
      <w:r w:rsidR="00192CE2">
        <w:t xml:space="preserve">. </w:t>
      </w:r>
      <w:r>
        <w:t>It has the advantage that all scenario output networks will share the same link/node structure and be able to maintain common attributes such as street name or segment identification</w:t>
      </w:r>
      <w:r w:rsidR="00192CE2">
        <w:t xml:space="preserve">. </w:t>
      </w:r>
      <w:r>
        <w:t>Scenario networks are created by selecting from a set of fields from the master network</w:t>
      </w:r>
      <w:r w:rsidR="00192CE2">
        <w:t xml:space="preserve">. </w:t>
      </w:r>
      <w:r>
        <w:t>These fields are designated via the model’s control center file</w:t>
      </w:r>
      <w:r w:rsidR="00192CE2">
        <w:t xml:space="preserve">. </w:t>
      </w:r>
      <w:r>
        <w:t>Default scenarios in the master network include:</w:t>
      </w:r>
    </w:p>
    <w:p w14:paraId="2C411710" w14:textId="77777777" w:rsidR="00504B58" w:rsidRPr="00504B58" w:rsidRDefault="00504B58" w:rsidP="00130905">
      <w:pPr>
        <w:pStyle w:val="ListParagraph"/>
        <w:numPr>
          <w:ilvl w:val="0"/>
          <w:numId w:val="33"/>
        </w:numPr>
      </w:pPr>
      <w:r w:rsidRPr="00504B58">
        <w:t>The model’s base year transportation system</w:t>
      </w:r>
    </w:p>
    <w:p w14:paraId="581E9E9F" w14:textId="77777777" w:rsidR="00504B58" w:rsidRPr="00504B58" w:rsidRDefault="00504B58" w:rsidP="00130905">
      <w:pPr>
        <w:pStyle w:val="ListParagraph"/>
        <w:numPr>
          <w:ilvl w:val="0"/>
          <w:numId w:val="33"/>
        </w:numPr>
      </w:pPr>
      <w:r w:rsidRPr="00504B58">
        <w:t>The investments found in the Transportation Improvement Program (TIP)</w:t>
      </w:r>
    </w:p>
    <w:p w14:paraId="29B8237D" w14:textId="77777777" w:rsidR="00504B58" w:rsidRPr="00504B58" w:rsidRDefault="00504B58" w:rsidP="00130905">
      <w:pPr>
        <w:pStyle w:val="ListParagraph"/>
        <w:numPr>
          <w:ilvl w:val="0"/>
          <w:numId w:val="33"/>
        </w:numPr>
      </w:pPr>
      <w:r w:rsidRPr="00504B58">
        <w:t>The MPOs Regional Transportation Plans (RTP)</w:t>
      </w:r>
    </w:p>
    <w:p w14:paraId="18363134" w14:textId="3B71E459" w:rsidR="00504B58" w:rsidRDefault="00504B58" w:rsidP="004A51B0">
      <w:pPr>
        <w:rPr>
          <w:rFonts w:ascii="Times New Roman" w:hAnsi="Times New Roman" w:cs="Times New Roman"/>
          <w:color w:val="auto"/>
          <w:sz w:val="24"/>
          <w:szCs w:val="24"/>
        </w:rPr>
      </w:pPr>
      <w:r>
        <w:t>The master network may also include scenarios defined by the user for planning alternatives for special projects or for other needs</w:t>
      </w:r>
      <w:r w:rsidR="00192CE2">
        <w:t xml:space="preserve">. </w:t>
      </w:r>
      <w:r>
        <w:t>There are approximately 50,000 links and 19,000 nodes in the current version of the master network</w:t>
      </w:r>
      <w:r w:rsidR="00192CE2">
        <w:t xml:space="preserve">. </w:t>
      </w:r>
    </w:p>
    <w:p w14:paraId="050F4126" w14:textId="77777777" w:rsidR="007B771B" w:rsidRDefault="007B771B" w:rsidP="00E83E7B">
      <w:pPr>
        <w:pStyle w:val="Heading2"/>
        <w:rPr>
          <w:color w:val="auto"/>
        </w:rPr>
      </w:pPr>
      <w:bookmarkStart w:id="421" w:name="_Toc95889749"/>
      <w:r>
        <w:t>Master Network Field Attributes</w:t>
      </w:r>
      <w:bookmarkEnd w:id="421"/>
    </w:p>
    <w:p w14:paraId="3542FB2A" w14:textId="33B6498C" w:rsidR="007B771B" w:rsidRDefault="007B771B" w:rsidP="0030183C">
      <w:pPr>
        <w:pStyle w:val="Heading3"/>
      </w:pPr>
      <w:bookmarkStart w:id="422" w:name="_Toc95889750"/>
      <w:r>
        <w:t>Link Attributes</w:t>
      </w:r>
      <w:bookmarkEnd w:id="422"/>
    </w:p>
    <w:p w14:paraId="65AA421D" w14:textId="294A5150" w:rsidR="007B771B" w:rsidRDefault="007B771B" w:rsidP="00F51CE4">
      <w:r>
        <w:t>Link fields in the master highway network store information describing attributes of the highway system</w:t>
      </w:r>
      <w:r w:rsidR="00192CE2">
        <w:t xml:space="preserve">. </w:t>
      </w:r>
      <w:r>
        <w:t>The master network primarily groups fields by the type of information conveyed in the field</w:t>
      </w:r>
      <w:r w:rsidR="00192CE2">
        <w:t xml:space="preserve">. </w:t>
      </w:r>
      <w:r>
        <w:t>The following lists the key link attributes contained on the master highway network:</w:t>
      </w:r>
    </w:p>
    <w:p w14:paraId="4FB733CB" w14:textId="77777777" w:rsidR="007B771B" w:rsidRPr="00F51CE4" w:rsidRDefault="007B771B" w:rsidP="00F51CE4">
      <w:pPr>
        <w:rPr>
          <w:u w:val="single"/>
        </w:rPr>
      </w:pPr>
      <w:r w:rsidRPr="00F51CE4">
        <w:rPr>
          <w:u w:val="single"/>
        </w:rPr>
        <w:t>Required fields</w:t>
      </w:r>
    </w:p>
    <w:p w14:paraId="424AC3BE" w14:textId="27C02A87" w:rsidR="007B771B" w:rsidRPr="007B771B" w:rsidRDefault="007B771B" w:rsidP="00130905">
      <w:pPr>
        <w:pStyle w:val="ListParagraph"/>
        <w:numPr>
          <w:ilvl w:val="0"/>
          <w:numId w:val="32"/>
        </w:numPr>
      </w:pPr>
      <w:r w:rsidRPr="00F51CE4">
        <w:rPr>
          <w:b/>
          <w:bCs/>
        </w:rPr>
        <w:t>A</w:t>
      </w:r>
      <w:r w:rsidR="00D308FE" w:rsidRPr="00D308FE">
        <w:rPr>
          <w:bCs/>
        </w:rPr>
        <w:t xml:space="preserve"> – </w:t>
      </w:r>
      <w:r w:rsidRPr="007B771B">
        <w:t>the node number of the beginning of the link</w:t>
      </w:r>
    </w:p>
    <w:p w14:paraId="4944376D" w14:textId="5410CD93" w:rsidR="007B771B" w:rsidRPr="007B771B" w:rsidRDefault="007B771B" w:rsidP="00130905">
      <w:pPr>
        <w:pStyle w:val="ListParagraph"/>
        <w:numPr>
          <w:ilvl w:val="0"/>
          <w:numId w:val="32"/>
        </w:numPr>
      </w:pPr>
      <w:r w:rsidRPr="00F51CE4">
        <w:rPr>
          <w:b/>
          <w:bCs/>
        </w:rPr>
        <w:t>B</w:t>
      </w:r>
      <w:r w:rsidR="00D308FE" w:rsidRPr="00D308FE">
        <w:t xml:space="preserve"> – </w:t>
      </w:r>
      <w:r w:rsidRPr="007B771B">
        <w:t>the node number of the ending of the link</w:t>
      </w:r>
    </w:p>
    <w:p w14:paraId="590F1D8C" w14:textId="77777777" w:rsidR="007B771B" w:rsidRPr="00F51CE4" w:rsidRDefault="007B771B" w:rsidP="00F51CE4">
      <w:pPr>
        <w:rPr>
          <w:u w:val="single"/>
        </w:rPr>
      </w:pPr>
      <w:r w:rsidRPr="00F51CE4">
        <w:rPr>
          <w:u w:val="single"/>
        </w:rPr>
        <w:t>Identification fields</w:t>
      </w:r>
    </w:p>
    <w:p w14:paraId="33ED729B" w14:textId="3D2F7021" w:rsidR="007B771B" w:rsidRPr="007B771B" w:rsidRDefault="007B771B" w:rsidP="00130905">
      <w:pPr>
        <w:pStyle w:val="ListParagraph"/>
        <w:numPr>
          <w:ilvl w:val="0"/>
          <w:numId w:val="17"/>
        </w:numPr>
        <w:rPr>
          <w:b/>
          <w:bCs/>
        </w:rPr>
      </w:pPr>
      <w:r w:rsidRPr="007B771B">
        <w:rPr>
          <w:b/>
          <w:bCs/>
        </w:rPr>
        <w:t>DISTANCE</w:t>
      </w:r>
      <w:r w:rsidR="00D308FE" w:rsidRPr="00D308FE">
        <w:t xml:space="preserve"> – </w:t>
      </w:r>
      <w:r>
        <w:t>link’s distance (in miles)</w:t>
      </w:r>
    </w:p>
    <w:p w14:paraId="3752699E" w14:textId="3F39FFB2" w:rsidR="007B771B" w:rsidRPr="007B771B" w:rsidRDefault="007B771B" w:rsidP="00130905">
      <w:pPr>
        <w:pStyle w:val="ListParagraph"/>
        <w:numPr>
          <w:ilvl w:val="0"/>
          <w:numId w:val="17"/>
        </w:numPr>
        <w:rPr>
          <w:b/>
          <w:bCs/>
        </w:rPr>
      </w:pPr>
      <w:r w:rsidRPr="007B771B">
        <w:rPr>
          <w:b/>
          <w:bCs/>
        </w:rPr>
        <w:t>STREET</w:t>
      </w:r>
      <w:r w:rsidR="00D308FE" w:rsidRPr="00D308FE">
        <w:t xml:space="preserve"> – </w:t>
      </w:r>
      <w:r>
        <w:t>street name (text)</w:t>
      </w:r>
    </w:p>
    <w:p w14:paraId="6FAAACE9" w14:textId="1E44EA3B" w:rsidR="007B771B" w:rsidRPr="007B771B" w:rsidRDefault="007B771B" w:rsidP="00130905">
      <w:pPr>
        <w:pStyle w:val="ListParagraph"/>
        <w:numPr>
          <w:ilvl w:val="0"/>
          <w:numId w:val="17"/>
        </w:numPr>
        <w:rPr>
          <w:b/>
          <w:bCs/>
        </w:rPr>
      </w:pPr>
      <w:r w:rsidRPr="007B771B">
        <w:rPr>
          <w:b/>
          <w:bCs/>
        </w:rPr>
        <w:t>ONEWAY</w:t>
      </w:r>
      <w:r w:rsidR="00D308FE" w:rsidRPr="00D308FE">
        <w:t xml:space="preserve"> – </w:t>
      </w:r>
      <w:r>
        <w:t>indicates if link is one way</w:t>
      </w:r>
      <w:r w:rsidR="00192CE2">
        <w:t xml:space="preserve">. </w:t>
      </w:r>
      <w:r>
        <w:t>This value is used for reference in the master network and is recalculated in the creation of the scenario network</w:t>
      </w:r>
      <w:r w:rsidR="00192CE2">
        <w:t xml:space="preserve">. </w:t>
      </w:r>
      <w:r>
        <w:t>Values include:</w:t>
      </w:r>
    </w:p>
    <w:p w14:paraId="01B850AC" w14:textId="136228C5" w:rsidR="007B771B" w:rsidRPr="007B771B" w:rsidRDefault="007B771B" w:rsidP="00130905">
      <w:pPr>
        <w:pStyle w:val="ListParagraph"/>
        <w:numPr>
          <w:ilvl w:val="1"/>
          <w:numId w:val="17"/>
        </w:numPr>
        <w:rPr>
          <w:b/>
          <w:bCs/>
        </w:rPr>
      </w:pPr>
      <w:r>
        <w:t>1</w:t>
      </w:r>
      <w:r w:rsidR="00D308FE" w:rsidRPr="00D308FE">
        <w:t xml:space="preserve"> – </w:t>
      </w:r>
      <w:r>
        <w:t>one way</w:t>
      </w:r>
    </w:p>
    <w:p w14:paraId="16FB8ADD" w14:textId="420C86CF" w:rsidR="007B771B" w:rsidRDefault="007B771B" w:rsidP="00130905">
      <w:pPr>
        <w:pStyle w:val="ListParagraph"/>
        <w:numPr>
          <w:ilvl w:val="1"/>
          <w:numId w:val="17"/>
        </w:numPr>
      </w:pPr>
      <w:r>
        <w:t>2</w:t>
      </w:r>
      <w:r w:rsidR="00D308FE" w:rsidRPr="00D308FE">
        <w:t xml:space="preserve"> – </w:t>
      </w:r>
      <w:r>
        <w:t xml:space="preserve">two </w:t>
      </w:r>
      <w:proofErr w:type="gramStart"/>
      <w:r>
        <w:t>way</w:t>
      </w:r>
      <w:proofErr w:type="gramEnd"/>
    </w:p>
    <w:p w14:paraId="4B0AF27D" w14:textId="5FAD73AC" w:rsidR="007B771B" w:rsidRPr="00111E8A" w:rsidRDefault="007B771B" w:rsidP="00130905">
      <w:pPr>
        <w:pStyle w:val="ListParagraph"/>
        <w:numPr>
          <w:ilvl w:val="0"/>
          <w:numId w:val="17"/>
        </w:numPr>
        <w:rPr>
          <w:b/>
          <w:bCs/>
        </w:rPr>
      </w:pPr>
      <w:r w:rsidRPr="00111E8A">
        <w:rPr>
          <w:b/>
          <w:bCs/>
        </w:rPr>
        <w:t>TAZID</w:t>
      </w:r>
      <w:r w:rsidR="00D308FE" w:rsidRPr="00D308FE">
        <w:t xml:space="preserve"> – </w:t>
      </w:r>
      <w:r>
        <w:t>zone number for Wasatch Front model space</w:t>
      </w:r>
      <w:r w:rsidR="00192CE2">
        <w:t xml:space="preserve">. </w:t>
      </w:r>
      <w:r>
        <w:t>The value represents the TAZID of the TAZ the center of the link falls within, or the TAZID of the TAZ centroid if it is connected to a TAZ centroid regardless of the location of the center of the link</w:t>
      </w:r>
      <w:r w:rsidR="00192CE2">
        <w:t xml:space="preserve">. </w:t>
      </w:r>
      <w:r>
        <w:t xml:space="preserve">This field is a key that links to other zonal attributes in </w:t>
      </w:r>
      <w:r>
        <w:lastRenderedPageBreak/>
        <w:t>the model stream (such as city, county, district from the TAZ shapefile) and must be kept up to date for summary statistics in the travel model to report correct values</w:t>
      </w:r>
      <w:r w:rsidR="00192CE2">
        <w:t xml:space="preserve">. </w:t>
      </w:r>
      <w:r>
        <w:t>This field can be automatically updated, if desired, by turning on a Python-based script via the travel model’s control center.</w:t>
      </w:r>
    </w:p>
    <w:p w14:paraId="7E058AB6" w14:textId="3ECA7B8C" w:rsidR="007B771B" w:rsidRPr="00111E8A" w:rsidRDefault="007B771B" w:rsidP="00130905">
      <w:pPr>
        <w:pStyle w:val="ListParagraph"/>
        <w:numPr>
          <w:ilvl w:val="0"/>
          <w:numId w:val="17"/>
        </w:numPr>
        <w:rPr>
          <w:b/>
          <w:bCs/>
        </w:rPr>
      </w:pPr>
      <w:r w:rsidRPr="00111E8A">
        <w:rPr>
          <w:b/>
          <w:bCs/>
        </w:rPr>
        <w:t>LINKID</w:t>
      </w:r>
      <w:r w:rsidR="00D308FE" w:rsidRPr="00D308FE">
        <w:t xml:space="preserve"> – </w:t>
      </w:r>
      <w:r>
        <w:t>unique identifier for link</w:t>
      </w:r>
      <w:r w:rsidR="00192CE2">
        <w:t xml:space="preserve">. </w:t>
      </w:r>
      <w:r>
        <w:t>This field is used for reference in the master network and is recalculated in the creation of the scenario network</w:t>
      </w:r>
      <w:r w:rsidR="00192CE2">
        <w:t xml:space="preserve">. </w:t>
      </w:r>
      <w:r>
        <w:t>Value is a text field equal to the link’s A node, followed by “_”, followed by the link’s B node</w:t>
      </w:r>
      <w:r w:rsidR="00192CE2">
        <w:t xml:space="preserve">. </w:t>
      </w:r>
    </w:p>
    <w:p w14:paraId="35A75823" w14:textId="1ADD9F8A" w:rsidR="007B771B" w:rsidRPr="00111E8A" w:rsidRDefault="007B771B" w:rsidP="00130905">
      <w:pPr>
        <w:pStyle w:val="ListParagraph"/>
        <w:numPr>
          <w:ilvl w:val="0"/>
          <w:numId w:val="17"/>
        </w:numPr>
        <w:rPr>
          <w:b/>
          <w:bCs/>
        </w:rPr>
      </w:pPr>
      <w:r w:rsidRPr="00111E8A">
        <w:rPr>
          <w:b/>
          <w:bCs/>
        </w:rPr>
        <w:t>SEGID</w:t>
      </w:r>
      <w:r w:rsidR="00D308FE" w:rsidRPr="00D308FE">
        <w:t xml:space="preserve"> – </w:t>
      </w:r>
      <w:r>
        <w:t>unique identifier for a group of links making up a segment</w:t>
      </w:r>
      <w:r w:rsidR="00192CE2">
        <w:t xml:space="preserve">. </w:t>
      </w:r>
      <w:r>
        <w:t xml:space="preserve"> Segments are used for aggregating volumes and other key outputs along a set of links</w:t>
      </w:r>
      <w:r w:rsidR="00192CE2">
        <w:t xml:space="preserve">. </w:t>
      </w:r>
      <w:r>
        <w:t>The ID is a concatenation of the route ID and the beginning mile post in the UDOT LRS system where there is a current roadway facility today</w:t>
      </w:r>
      <w:r w:rsidR="00192CE2">
        <w:t xml:space="preserve">. </w:t>
      </w:r>
      <w:r>
        <w:t>For future facilities in the WFRC region, the ID is made up of the letters ‘WFRC’ with an underscore followed by a unique number</w:t>
      </w:r>
      <w:r w:rsidR="00192CE2">
        <w:t xml:space="preserve">. </w:t>
      </w:r>
    </w:p>
    <w:p w14:paraId="6FECFF78" w14:textId="37AD1D09" w:rsidR="007B771B" w:rsidRPr="00111E8A" w:rsidRDefault="007B771B" w:rsidP="00130905">
      <w:pPr>
        <w:pStyle w:val="ListParagraph"/>
        <w:numPr>
          <w:ilvl w:val="0"/>
          <w:numId w:val="17"/>
        </w:numPr>
        <w:rPr>
          <w:b/>
          <w:bCs/>
        </w:rPr>
      </w:pPr>
      <w:r w:rsidRPr="00111E8A">
        <w:rPr>
          <w:b/>
          <w:bCs/>
        </w:rPr>
        <w:t>EXTERNAL</w:t>
      </w:r>
      <w:r w:rsidR="00D308FE" w:rsidRPr="00D308FE">
        <w:t xml:space="preserve"> – </w:t>
      </w:r>
      <w:r>
        <w:t>indicates if a link is a connector to an external gateway zone</w:t>
      </w:r>
      <w:r w:rsidR="00192CE2">
        <w:t xml:space="preserve">. </w:t>
      </w:r>
      <w:r>
        <w:t>Values include:</w:t>
      </w:r>
    </w:p>
    <w:p w14:paraId="721186BE" w14:textId="6E31EEEB" w:rsidR="007B771B" w:rsidRDefault="007B771B" w:rsidP="00130905">
      <w:pPr>
        <w:pStyle w:val="ListParagraph"/>
        <w:numPr>
          <w:ilvl w:val="1"/>
          <w:numId w:val="17"/>
        </w:numPr>
      </w:pPr>
      <w:r>
        <w:t>0</w:t>
      </w:r>
      <w:r w:rsidR="00D308FE" w:rsidRPr="00D308FE">
        <w:t xml:space="preserve"> – </w:t>
      </w:r>
      <w:r>
        <w:t>internal link</w:t>
      </w:r>
    </w:p>
    <w:p w14:paraId="256B1372" w14:textId="2B7DF35E" w:rsidR="007B771B" w:rsidRDefault="007B771B" w:rsidP="00130905">
      <w:pPr>
        <w:pStyle w:val="ListParagraph"/>
        <w:numPr>
          <w:ilvl w:val="1"/>
          <w:numId w:val="17"/>
        </w:numPr>
      </w:pPr>
      <w:r>
        <w:t>1</w:t>
      </w:r>
      <w:r w:rsidR="00D308FE" w:rsidRPr="00D308FE">
        <w:t xml:space="preserve"> – </w:t>
      </w:r>
      <w:r>
        <w:t>external link</w:t>
      </w:r>
    </w:p>
    <w:p w14:paraId="0097D827" w14:textId="70A0DB91" w:rsidR="007B771B" w:rsidRPr="005B02BD" w:rsidRDefault="007B771B" w:rsidP="00130905">
      <w:pPr>
        <w:pStyle w:val="ListParagraph"/>
        <w:numPr>
          <w:ilvl w:val="0"/>
          <w:numId w:val="17"/>
        </w:numPr>
        <w:rPr>
          <w:b/>
          <w:bCs/>
        </w:rPr>
      </w:pPr>
      <w:r w:rsidRPr="00111E8A">
        <w:rPr>
          <w:b/>
          <w:bCs/>
        </w:rPr>
        <w:t>MAG_LINK &amp; WFRC_LINK</w:t>
      </w:r>
      <w:r w:rsidR="00D308FE" w:rsidRPr="00D308FE">
        <w:t xml:space="preserve"> – </w:t>
      </w:r>
      <w:r>
        <w:t>used to flag links that are in the MAG or WFRC area, respectively</w:t>
      </w:r>
      <w:r w:rsidR="00192CE2">
        <w:t xml:space="preserve">. </w:t>
      </w:r>
      <w:r>
        <w:t>The flag is used for in snapping master MAG and WFRC networks together</w:t>
      </w:r>
      <w:r w:rsidR="00192CE2">
        <w:t xml:space="preserve">. </w:t>
      </w:r>
      <w:r>
        <w:t>Values are 1 or 0 (1 indicating link is in the MPO).</w:t>
      </w:r>
    </w:p>
    <w:p w14:paraId="5C4C0418" w14:textId="44545702" w:rsidR="007B771B" w:rsidRPr="00436B8F" w:rsidRDefault="007B771B" w:rsidP="00130905">
      <w:pPr>
        <w:pStyle w:val="ListParagraph"/>
        <w:numPr>
          <w:ilvl w:val="0"/>
          <w:numId w:val="17"/>
        </w:numPr>
        <w:rPr>
          <w:b/>
          <w:bCs/>
        </w:rPr>
      </w:pPr>
      <w:r w:rsidRPr="00436B8F">
        <w:rPr>
          <w:b/>
          <w:bCs/>
        </w:rPr>
        <w:t>DISTEXCEPT</w:t>
      </w:r>
      <w:r w:rsidR="00D308FE" w:rsidRPr="00D308FE">
        <w:t xml:space="preserve"> – </w:t>
      </w:r>
      <w:r>
        <w:t xml:space="preserve">provides a distance discrepancy, on external </w:t>
      </w:r>
      <w:proofErr w:type="gramStart"/>
      <w:r>
        <w:t>links,  between</w:t>
      </w:r>
      <w:proofErr w:type="gramEnd"/>
      <w:r>
        <w:t xml:space="preserve"> the real distance and the represented distance based on the network scale.</w:t>
      </w:r>
    </w:p>
    <w:p w14:paraId="6B45E1D6" w14:textId="61F80395" w:rsidR="007B771B" w:rsidRPr="00436B8F" w:rsidRDefault="007B771B" w:rsidP="00130905">
      <w:pPr>
        <w:pStyle w:val="ListParagraph"/>
        <w:numPr>
          <w:ilvl w:val="0"/>
          <w:numId w:val="17"/>
        </w:numPr>
        <w:rPr>
          <w:b/>
          <w:bCs/>
        </w:rPr>
      </w:pPr>
      <w:r w:rsidRPr="00436B8F">
        <w:rPr>
          <w:b/>
          <w:bCs/>
        </w:rPr>
        <w:t>HOTZN</w:t>
      </w:r>
      <w:r w:rsidR="00D308FE" w:rsidRPr="00D308FE">
        <w:rPr>
          <w:bCs/>
        </w:rPr>
        <w:t xml:space="preserve"> – </w:t>
      </w:r>
      <w:r>
        <w:t>HOV/Toll Zone numbers for toll collection purpose</w:t>
      </w:r>
      <w:r w:rsidR="00192CE2">
        <w:t xml:space="preserve">. </w:t>
      </w:r>
      <w:r>
        <w:t>Every HOTZN should be unique.</w:t>
      </w:r>
    </w:p>
    <w:p w14:paraId="72F5C13B" w14:textId="595103AB" w:rsidR="007B771B" w:rsidRPr="00436B8F" w:rsidRDefault="007B771B" w:rsidP="00130905">
      <w:pPr>
        <w:pStyle w:val="ListParagraph"/>
        <w:numPr>
          <w:ilvl w:val="0"/>
          <w:numId w:val="17"/>
        </w:numPr>
        <w:rPr>
          <w:b/>
          <w:bCs/>
        </w:rPr>
      </w:pPr>
      <w:r w:rsidRPr="00436B8F">
        <w:rPr>
          <w:b/>
          <w:bCs/>
        </w:rPr>
        <w:t>SEL_LINK</w:t>
      </w:r>
      <w:r w:rsidR="00D308FE" w:rsidRPr="00D308FE">
        <w:rPr>
          <w:bCs/>
        </w:rPr>
        <w:t xml:space="preserve"> – </w:t>
      </w:r>
      <w:r>
        <w:t>field used to identify what links to run a select link analysis</w:t>
      </w:r>
    </w:p>
    <w:p w14:paraId="5902E340" w14:textId="57991A84" w:rsidR="007B771B" w:rsidRPr="00436B8F" w:rsidRDefault="007B771B" w:rsidP="00130905">
      <w:pPr>
        <w:pStyle w:val="ListParagraph"/>
        <w:numPr>
          <w:ilvl w:val="0"/>
          <w:numId w:val="17"/>
        </w:numPr>
        <w:rPr>
          <w:b/>
          <w:bCs/>
        </w:rPr>
      </w:pPr>
      <w:r w:rsidRPr="00436B8F">
        <w:rPr>
          <w:b/>
          <w:bCs/>
        </w:rPr>
        <w:t>SCRN_LRG</w:t>
      </w:r>
      <w:r w:rsidR="00D308FE" w:rsidRPr="00D308FE">
        <w:rPr>
          <w:bCs/>
        </w:rPr>
        <w:t xml:space="preserve"> – </w:t>
      </w:r>
      <w:r>
        <w:t>denotes what large district this link falls within</w:t>
      </w:r>
    </w:p>
    <w:p w14:paraId="5ED500F7" w14:textId="43808E5F" w:rsidR="007B771B" w:rsidRPr="00436B8F" w:rsidRDefault="007B771B" w:rsidP="00130905">
      <w:pPr>
        <w:pStyle w:val="ListParagraph"/>
        <w:numPr>
          <w:ilvl w:val="0"/>
          <w:numId w:val="17"/>
        </w:numPr>
        <w:rPr>
          <w:b/>
          <w:bCs/>
        </w:rPr>
      </w:pPr>
      <w:r w:rsidRPr="00436B8F">
        <w:rPr>
          <w:b/>
          <w:bCs/>
        </w:rPr>
        <w:t>SCRN_SML</w:t>
      </w:r>
      <w:r w:rsidR="00D308FE" w:rsidRPr="00D308FE">
        <w:t xml:space="preserve"> – </w:t>
      </w:r>
      <w:r>
        <w:t>denotes what small district this link falls within</w:t>
      </w:r>
    </w:p>
    <w:p w14:paraId="2C92E118" w14:textId="405AAF20" w:rsidR="007B771B" w:rsidRPr="00436B8F" w:rsidRDefault="007B771B" w:rsidP="00130905">
      <w:pPr>
        <w:pStyle w:val="ListParagraph"/>
        <w:numPr>
          <w:ilvl w:val="0"/>
          <w:numId w:val="17"/>
        </w:numPr>
        <w:rPr>
          <w:b/>
          <w:bCs/>
        </w:rPr>
      </w:pPr>
      <w:r w:rsidRPr="00436B8F">
        <w:rPr>
          <w:b/>
          <w:bCs/>
        </w:rPr>
        <w:t>FC_ID</w:t>
      </w:r>
      <w:r w:rsidR="00D308FE" w:rsidRPr="00D308FE">
        <w:t xml:space="preserve"> – </w:t>
      </w:r>
      <w:r>
        <w:t>identifies the presence of a UDOT identified freight corridor</w:t>
      </w:r>
    </w:p>
    <w:p w14:paraId="19D215A3" w14:textId="25D6F0B4" w:rsidR="007B771B" w:rsidRDefault="007B771B" w:rsidP="005B02BD">
      <w:r w:rsidRPr="005B02BD">
        <w:rPr>
          <w:u w:val="single"/>
        </w:rPr>
        <w:t>Transportation system definition fields</w:t>
      </w:r>
      <w:r w:rsidR="00D308FE" w:rsidRPr="00D308FE">
        <w:t xml:space="preserve"> – </w:t>
      </w:r>
      <w:r>
        <w:t>these sets of fields are the ones selected in the control center to identify a unique scenario</w:t>
      </w:r>
      <w:r w:rsidR="00192CE2">
        <w:t xml:space="preserve">. </w:t>
      </w:r>
      <w:r w:rsidR="00357E8B">
        <w:t xml:space="preserve">They </w:t>
      </w:r>
      <w:r>
        <w:t>follow the general pattern: </w:t>
      </w:r>
    </w:p>
    <w:p w14:paraId="2B94BF5F" w14:textId="5F2B9DFA" w:rsidR="007B771B" w:rsidRDefault="007B771B" w:rsidP="00130905">
      <w:pPr>
        <w:pStyle w:val="ListParagraph"/>
        <w:numPr>
          <w:ilvl w:val="0"/>
          <w:numId w:val="19"/>
        </w:numPr>
      </w:pPr>
      <w:r>
        <w:t xml:space="preserve">If the field contains a </w:t>
      </w:r>
      <w:r w:rsidR="00092E1A">
        <w:t>four-digit</w:t>
      </w:r>
      <w:r>
        <w:t xml:space="preserve"> year, this indicates the field is part of a base year or TIP year scenario (</w:t>
      </w:r>
      <w:proofErr w:type="gramStart"/>
      <w:r>
        <w:t>e.g</w:t>
      </w:r>
      <w:r w:rsidR="00192CE2">
        <w:t>.</w:t>
      </w:r>
      <w:proofErr w:type="gramEnd"/>
      <w:r w:rsidR="00192CE2">
        <w:t xml:space="preserve"> </w:t>
      </w:r>
      <w:r>
        <w:t>2015 &amp; 2019 indicate base years, 2021 &amp; 2024 indicate TIP years)</w:t>
      </w:r>
    </w:p>
    <w:p w14:paraId="047E58FC" w14:textId="77777777" w:rsidR="007B771B" w:rsidRDefault="007B771B" w:rsidP="00130905">
      <w:pPr>
        <w:pStyle w:val="ListParagraph"/>
        <w:numPr>
          <w:ilvl w:val="0"/>
          <w:numId w:val="19"/>
        </w:numPr>
      </w:pPr>
      <w:r>
        <w:t>For MPO fiscally constrained RTP fields, 19 refers to 2019 RTP; 30, 40, 50 refer to the plan’s horizon years 2030, 2040 and 2050</w:t>
      </w:r>
    </w:p>
    <w:p w14:paraId="7E287B3C" w14:textId="77777777" w:rsidR="007B771B" w:rsidRDefault="007B771B" w:rsidP="00130905">
      <w:pPr>
        <w:pStyle w:val="ListParagraph"/>
        <w:numPr>
          <w:ilvl w:val="0"/>
          <w:numId w:val="19"/>
        </w:numPr>
      </w:pPr>
      <w:r>
        <w:t>The MPO unfunded or need RTP fields follow the same pattern as the fiscally constrained fields, followed by ‘UF’</w:t>
      </w:r>
    </w:p>
    <w:p w14:paraId="720C95C5" w14:textId="6F75C37D" w:rsidR="007B771B" w:rsidRDefault="007B771B" w:rsidP="00130905">
      <w:pPr>
        <w:pStyle w:val="ListParagraph"/>
        <w:numPr>
          <w:ilvl w:val="0"/>
          <w:numId w:val="19"/>
        </w:numPr>
      </w:pPr>
      <w:r>
        <w:t>All field names, including any new fields added by the user, need to be 10 characters or less</w:t>
      </w:r>
      <w:r w:rsidR="00192CE2">
        <w:t xml:space="preserve">. </w:t>
      </w:r>
      <w:r>
        <w:t>Field names longer than 10 characters are truncated when the model runs</w:t>
      </w:r>
      <w:r w:rsidR="00092E1A">
        <w:t xml:space="preserve"> and may cause problems in the model</w:t>
      </w:r>
      <w:r>
        <w:t>.</w:t>
      </w:r>
    </w:p>
    <w:p w14:paraId="67DA92D6" w14:textId="14ABD8F5" w:rsidR="007B771B" w:rsidRDefault="007B771B" w:rsidP="00130905">
      <w:pPr>
        <w:pStyle w:val="ListParagraph"/>
        <w:numPr>
          <w:ilvl w:val="1"/>
          <w:numId w:val="18"/>
        </w:numPr>
      </w:pPr>
      <w:r>
        <w:t>Truck restriction fields</w:t>
      </w:r>
      <w:r w:rsidR="00D308FE" w:rsidRPr="00D308FE">
        <w:t xml:space="preserve"> – </w:t>
      </w:r>
      <w:r>
        <w:t>these fields provide the ability to account for truck restrictions on the Legacy corridor in the base year and removal of those restrictions in years beyond 2023</w:t>
      </w:r>
    </w:p>
    <w:p w14:paraId="474007B7" w14:textId="77777777" w:rsidR="007B771B" w:rsidRPr="00653B13" w:rsidRDefault="007B771B" w:rsidP="00130905">
      <w:pPr>
        <w:pStyle w:val="ListParagraph"/>
        <w:numPr>
          <w:ilvl w:val="2"/>
          <w:numId w:val="18"/>
        </w:numPr>
        <w:rPr>
          <w:b/>
          <w:bCs/>
        </w:rPr>
      </w:pPr>
      <w:r w:rsidRPr="00653B13">
        <w:rPr>
          <w:b/>
          <w:bCs/>
        </w:rPr>
        <w:t>TRKRST2015</w:t>
      </w:r>
      <w:r>
        <w:t> </w:t>
      </w:r>
    </w:p>
    <w:p w14:paraId="7E74C780" w14:textId="77777777" w:rsidR="007B771B" w:rsidRDefault="007B771B" w:rsidP="00130905">
      <w:pPr>
        <w:pStyle w:val="ListParagraph"/>
        <w:numPr>
          <w:ilvl w:val="2"/>
          <w:numId w:val="18"/>
        </w:numPr>
      </w:pPr>
      <w:r w:rsidRPr="00653B13">
        <w:rPr>
          <w:b/>
          <w:bCs/>
        </w:rPr>
        <w:t>TRKRST2023</w:t>
      </w:r>
      <w:r>
        <w:t> </w:t>
      </w:r>
    </w:p>
    <w:p w14:paraId="61167967" w14:textId="77777777" w:rsidR="007B771B" w:rsidRDefault="007B771B" w:rsidP="00130905">
      <w:pPr>
        <w:pStyle w:val="ListParagraph"/>
        <w:numPr>
          <w:ilvl w:val="1"/>
          <w:numId w:val="18"/>
        </w:numPr>
      </w:pPr>
      <w:r>
        <w:t>Lane fields- the number of travel lanes on a link in a particular year</w:t>
      </w:r>
    </w:p>
    <w:p w14:paraId="363C40A8" w14:textId="77777777" w:rsidR="007B771B" w:rsidRPr="00653B13" w:rsidRDefault="007B771B" w:rsidP="00130905">
      <w:pPr>
        <w:pStyle w:val="ListParagraph"/>
        <w:numPr>
          <w:ilvl w:val="2"/>
          <w:numId w:val="18"/>
        </w:numPr>
        <w:rPr>
          <w:b/>
          <w:bCs/>
        </w:rPr>
      </w:pPr>
      <w:r w:rsidRPr="00653B13">
        <w:rPr>
          <w:b/>
          <w:bCs/>
        </w:rPr>
        <w:t>LN_2015</w:t>
      </w:r>
      <w:r>
        <w:t> </w:t>
      </w:r>
    </w:p>
    <w:p w14:paraId="40893783" w14:textId="77777777" w:rsidR="007B771B" w:rsidRPr="00653B13" w:rsidRDefault="007B771B" w:rsidP="00130905">
      <w:pPr>
        <w:pStyle w:val="ListParagraph"/>
        <w:numPr>
          <w:ilvl w:val="2"/>
          <w:numId w:val="18"/>
        </w:numPr>
        <w:rPr>
          <w:b/>
          <w:bCs/>
        </w:rPr>
      </w:pPr>
      <w:r w:rsidRPr="00653B13">
        <w:rPr>
          <w:b/>
          <w:bCs/>
        </w:rPr>
        <w:t>LN_2019 </w:t>
      </w:r>
    </w:p>
    <w:p w14:paraId="6B236531" w14:textId="17135626" w:rsidR="007B771B" w:rsidRPr="00653B13" w:rsidRDefault="007B771B" w:rsidP="00130905">
      <w:pPr>
        <w:pStyle w:val="ListParagraph"/>
        <w:numPr>
          <w:ilvl w:val="2"/>
          <w:numId w:val="18"/>
        </w:numPr>
        <w:rPr>
          <w:b/>
          <w:bCs/>
        </w:rPr>
      </w:pPr>
      <w:r w:rsidRPr="00653B13">
        <w:rPr>
          <w:b/>
          <w:bCs/>
        </w:rPr>
        <w:t>LN_2021</w:t>
      </w:r>
      <w:r w:rsidR="00D308FE" w:rsidRPr="00D308FE">
        <w:t xml:space="preserve"> – </w:t>
      </w:r>
      <w:r>
        <w:t>funded to be built by 2021</w:t>
      </w:r>
    </w:p>
    <w:p w14:paraId="47EE0961" w14:textId="3CA3B087" w:rsidR="007B771B" w:rsidRPr="00653B13" w:rsidRDefault="007B771B" w:rsidP="00130905">
      <w:pPr>
        <w:pStyle w:val="ListParagraph"/>
        <w:numPr>
          <w:ilvl w:val="2"/>
          <w:numId w:val="18"/>
        </w:numPr>
        <w:rPr>
          <w:b/>
          <w:bCs/>
        </w:rPr>
      </w:pPr>
      <w:r w:rsidRPr="00653B13">
        <w:rPr>
          <w:b/>
          <w:bCs/>
        </w:rPr>
        <w:t>LN_2024</w:t>
      </w:r>
      <w:r w:rsidR="00D308FE" w:rsidRPr="00D308FE">
        <w:t xml:space="preserve"> – </w:t>
      </w:r>
      <w:r>
        <w:t>funded to be built by 2024 </w:t>
      </w:r>
    </w:p>
    <w:p w14:paraId="11EA9C64" w14:textId="1D8E00BE" w:rsidR="007B771B" w:rsidRPr="00653B13" w:rsidRDefault="007B771B" w:rsidP="00130905">
      <w:pPr>
        <w:pStyle w:val="ListParagraph"/>
        <w:numPr>
          <w:ilvl w:val="2"/>
          <w:numId w:val="18"/>
        </w:numPr>
        <w:rPr>
          <w:b/>
          <w:bCs/>
        </w:rPr>
      </w:pPr>
      <w:r w:rsidRPr="00653B13">
        <w:rPr>
          <w:b/>
          <w:bCs/>
        </w:rPr>
        <w:t>LN19_30</w:t>
      </w:r>
      <w:r w:rsidR="00D308FE" w:rsidRPr="00D308FE">
        <w:t xml:space="preserve"> – </w:t>
      </w:r>
      <w:r>
        <w:t>includes projects to be funded in Phase 1 (2030) of the WFRC 2019-2050 RTP</w:t>
      </w:r>
    </w:p>
    <w:p w14:paraId="707E6D1C" w14:textId="089EAAE9" w:rsidR="007B771B" w:rsidRPr="00653B13" w:rsidRDefault="007B771B" w:rsidP="00130905">
      <w:pPr>
        <w:pStyle w:val="ListParagraph"/>
        <w:numPr>
          <w:ilvl w:val="2"/>
          <w:numId w:val="18"/>
        </w:numPr>
        <w:rPr>
          <w:b/>
          <w:bCs/>
        </w:rPr>
      </w:pPr>
      <w:r w:rsidRPr="00653B13">
        <w:rPr>
          <w:b/>
          <w:bCs/>
        </w:rPr>
        <w:lastRenderedPageBreak/>
        <w:t>LN19_40</w:t>
      </w:r>
      <w:r w:rsidR="00D308FE" w:rsidRPr="00D308FE">
        <w:t xml:space="preserve"> – </w:t>
      </w:r>
      <w:r>
        <w:t>includes projects to be funded in Phase 2 (2040) of the WFRC 2019-2050 RTP</w:t>
      </w:r>
    </w:p>
    <w:p w14:paraId="3D2CC1A2" w14:textId="266CB9CF" w:rsidR="007B771B" w:rsidRPr="00653B13" w:rsidRDefault="007B771B" w:rsidP="00130905">
      <w:pPr>
        <w:pStyle w:val="ListParagraph"/>
        <w:numPr>
          <w:ilvl w:val="2"/>
          <w:numId w:val="18"/>
        </w:numPr>
        <w:rPr>
          <w:b/>
          <w:bCs/>
        </w:rPr>
      </w:pPr>
      <w:r w:rsidRPr="00653B13">
        <w:rPr>
          <w:b/>
          <w:bCs/>
        </w:rPr>
        <w:t>LN19_50</w:t>
      </w:r>
      <w:r w:rsidR="00D308FE" w:rsidRPr="00D308FE">
        <w:t xml:space="preserve"> – </w:t>
      </w:r>
      <w:r>
        <w:t>includes projects to be funded in Phase 3 (2050) of the WFRC 2019-2050 RTP</w:t>
      </w:r>
    </w:p>
    <w:p w14:paraId="790D446E" w14:textId="4DB840F9" w:rsidR="007B771B" w:rsidRPr="00653B13" w:rsidRDefault="007B771B" w:rsidP="00130905">
      <w:pPr>
        <w:pStyle w:val="ListParagraph"/>
        <w:numPr>
          <w:ilvl w:val="2"/>
          <w:numId w:val="18"/>
        </w:numPr>
        <w:rPr>
          <w:b/>
          <w:bCs/>
        </w:rPr>
      </w:pPr>
      <w:r w:rsidRPr="00653B13">
        <w:rPr>
          <w:b/>
          <w:bCs/>
        </w:rPr>
        <w:t>LN19_30UF</w:t>
      </w:r>
      <w:r w:rsidR="00D308FE" w:rsidRPr="00D308FE">
        <w:t xml:space="preserve"> – </w:t>
      </w:r>
      <w:r>
        <w:t>includes projects needed in Phase 1 (2030) of the WFRC 2019-2050 RTP</w:t>
      </w:r>
    </w:p>
    <w:p w14:paraId="0D073556" w14:textId="12DC2174" w:rsidR="007B771B" w:rsidRPr="00653B13" w:rsidRDefault="007B771B" w:rsidP="00130905">
      <w:pPr>
        <w:pStyle w:val="ListParagraph"/>
        <w:numPr>
          <w:ilvl w:val="2"/>
          <w:numId w:val="18"/>
        </w:numPr>
        <w:rPr>
          <w:b/>
          <w:bCs/>
        </w:rPr>
      </w:pPr>
      <w:r w:rsidRPr="00653B13">
        <w:rPr>
          <w:b/>
          <w:bCs/>
        </w:rPr>
        <w:t>LN19_40UF</w:t>
      </w:r>
      <w:r w:rsidR="00D308FE" w:rsidRPr="00D308FE">
        <w:rPr>
          <w:bCs/>
        </w:rPr>
        <w:t xml:space="preserve"> – </w:t>
      </w:r>
      <w:r>
        <w:t>includes projects needed in Phase 2 (2040) of the WFRC 2019-2050 RTP</w:t>
      </w:r>
    </w:p>
    <w:p w14:paraId="6895E401" w14:textId="1AFC29F4" w:rsidR="007B771B" w:rsidRPr="00653B13" w:rsidRDefault="007B771B" w:rsidP="00130905">
      <w:pPr>
        <w:pStyle w:val="ListParagraph"/>
        <w:numPr>
          <w:ilvl w:val="2"/>
          <w:numId w:val="18"/>
        </w:numPr>
        <w:rPr>
          <w:b/>
          <w:bCs/>
        </w:rPr>
      </w:pPr>
      <w:r w:rsidRPr="00653B13">
        <w:rPr>
          <w:b/>
          <w:bCs/>
        </w:rPr>
        <w:t>LN19_50UF</w:t>
      </w:r>
      <w:r w:rsidR="00D308FE" w:rsidRPr="00D308FE">
        <w:t xml:space="preserve"> – </w:t>
      </w:r>
      <w:r>
        <w:t>includes projects needed in Phase 3 (2050) of the WFRC 2019-2050 RTP</w:t>
      </w:r>
    </w:p>
    <w:p w14:paraId="5958EA4E" w14:textId="3555B0CC" w:rsidR="007B771B" w:rsidRPr="00653B13" w:rsidRDefault="007B771B" w:rsidP="00130905">
      <w:pPr>
        <w:pStyle w:val="ListParagraph"/>
        <w:numPr>
          <w:ilvl w:val="1"/>
          <w:numId w:val="18"/>
        </w:numPr>
        <w:rPr>
          <w:b/>
          <w:bCs/>
        </w:rPr>
      </w:pPr>
      <w:r>
        <w:t>Functional Type fields</w:t>
      </w:r>
      <w:r w:rsidR="00D308FE" w:rsidRPr="00D308FE">
        <w:t xml:space="preserve"> – </w:t>
      </w:r>
      <w:r>
        <w:t>identifies the link’s functional type</w:t>
      </w:r>
      <w:r w:rsidR="00192CE2">
        <w:t xml:space="preserve">. </w:t>
      </w:r>
      <w:r>
        <w:t>Where there is a change in functional type in a future year, it is accounted for in the future year field</w:t>
      </w:r>
      <w:r w:rsidR="00192CE2">
        <w:t xml:space="preserve">. </w:t>
      </w:r>
      <w:r>
        <w:t>Values allowed in the travel model for the functional type are found later on in this section.</w:t>
      </w:r>
    </w:p>
    <w:p w14:paraId="43219A69" w14:textId="77777777" w:rsidR="007B771B" w:rsidRPr="00653B13" w:rsidRDefault="007B771B" w:rsidP="00130905">
      <w:pPr>
        <w:pStyle w:val="ListParagraph"/>
        <w:numPr>
          <w:ilvl w:val="2"/>
          <w:numId w:val="18"/>
        </w:numPr>
        <w:rPr>
          <w:b/>
          <w:bCs/>
        </w:rPr>
      </w:pPr>
      <w:r w:rsidRPr="00653B13">
        <w:rPr>
          <w:b/>
          <w:bCs/>
        </w:rPr>
        <w:t>FT_2015</w:t>
      </w:r>
    </w:p>
    <w:p w14:paraId="7B2D9372" w14:textId="77777777" w:rsidR="007B771B" w:rsidRPr="00653B13" w:rsidRDefault="007B771B" w:rsidP="00130905">
      <w:pPr>
        <w:pStyle w:val="ListParagraph"/>
        <w:numPr>
          <w:ilvl w:val="2"/>
          <w:numId w:val="18"/>
        </w:numPr>
        <w:rPr>
          <w:b/>
          <w:bCs/>
        </w:rPr>
      </w:pPr>
      <w:r w:rsidRPr="00653B13">
        <w:rPr>
          <w:b/>
          <w:bCs/>
        </w:rPr>
        <w:t>FT_2019</w:t>
      </w:r>
    </w:p>
    <w:p w14:paraId="1E7E6C6F" w14:textId="77777777" w:rsidR="007B771B" w:rsidRPr="00653B13" w:rsidRDefault="007B771B" w:rsidP="00130905">
      <w:pPr>
        <w:pStyle w:val="ListParagraph"/>
        <w:numPr>
          <w:ilvl w:val="2"/>
          <w:numId w:val="18"/>
        </w:numPr>
        <w:rPr>
          <w:b/>
          <w:bCs/>
        </w:rPr>
      </w:pPr>
      <w:r w:rsidRPr="00653B13">
        <w:rPr>
          <w:b/>
          <w:bCs/>
        </w:rPr>
        <w:t>FT_2021</w:t>
      </w:r>
    </w:p>
    <w:p w14:paraId="7312A714" w14:textId="77777777" w:rsidR="007B771B" w:rsidRPr="00653B13" w:rsidRDefault="007B771B" w:rsidP="00130905">
      <w:pPr>
        <w:pStyle w:val="ListParagraph"/>
        <w:numPr>
          <w:ilvl w:val="2"/>
          <w:numId w:val="18"/>
        </w:numPr>
        <w:rPr>
          <w:b/>
          <w:bCs/>
        </w:rPr>
      </w:pPr>
      <w:r w:rsidRPr="00653B13">
        <w:rPr>
          <w:b/>
          <w:bCs/>
        </w:rPr>
        <w:t>FT_2024</w:t>
      </w:r>
    </w:p>
    <w:p w14:paraId="2DA0926B" w14:textId="77777777" w:rsidR="007B771B" w:rsidRPr="00653B13" w:rsidRDefault="007B771B" w:rsidP="00130905">
      <w:pPr>
        <w:pStyle w:val="ListParagraph"/>
        <w:numPr>
          <w:ilvl w:val="2"/>
          <w:numId w:val="18"/>
        </w:numPr>
        <w:rPr>
          <w:b/>
          <w:bCs/>
        </w:rPr>
      </w:pPr>
      <w:r w:rsidRPr="00653B13">
        <w:rPr>
          <w:b/>
          <w:bCs/>
        </w:rPr>
        <w:t>FT19_30</w:t>
      </w:r>
    </w:p>
    <w:p w14:paraId="041DD8EF" w14:textId="77777777" w:rsidR="007B771B" w:rsidRPr="00653B13" w:rsidRDefault="007B771B" w:rsidP="00130905">
      <w:pPr>
        <w:pStyle w:val="ListParagraph"/>
        <w:numPr>
          <w:ilvl w:val="2"/>
          <w:numId w:val="18"/>
        </w:numPr>
        <w:rPr>
          <w:b/>
          <w:bCs/>
        </w:rPr>
      </w:pPr>
      <w:r w:rsidRPr="00653B13">
        <w:rPr>
          <w:b/>
          <w:bCs/>
        </w:rPr>
        <w:t>FT19_40</w:t>
      </w:r>
    </w:p>
    <w:p w14:paraId="0817F5EF" w14:textId="77777777" w:rsidR="007B771B" w:rsidRPr="00653B13" w:rsidRDefault="007B771B" w:rsidP="00130905">
      <w:pPr>
        <w:pStyle w:val="ListParagraph"/>
        <w:numPr>
          <w:ilvl w:val="2"/>
          <w:numId w:val="18"/>
        </w:numPr>
        <w:rPr>
          <w:b/>
          <w:bCs/>
        </w:rPr>
      </w:pPr>
      <w:r w:rsidRPr="00653B13">
        <w:rPr>
          <w:b/>
          <w:bCs/>
        </w:rPr>
        <w:t>FT19_50</w:t>
      </w:r>
    </w:p>
    <w:p w14:paraId="1A4292A4" w14:textId="77777777" w:rsidR="007B771B" w:rsidRPr="00653B13" w:rsidRDefault="007B771B" w:rsidP="00130905">
      <w:pPr>
        <w:pStyle w:val="ListParagraph"/>
        <w:numPr>
          <w:ilvl w:val="2"/>
          <w:numId w:val="18"/>
        </w:numPr>
        <w:rPr>
          <w:b/>
          <w:bCs/>
        </w:rPr>
      </w:pPr>
      <w:r w:rsidRPr="00653B13">
        <w:rPr>
          <w:b/>
          <w:bCs/>
        </w:rPr>
        <w:t>FT19_30UF</w:t>
      </w:r>
    </w:p>
    <w:p w14:paraId="070055A1" w14:textId="77777777" w:rsidR="007B771B" w:rsidRPr="00653B13" w:rsidRDefault="007B771B" w:rsidP="00130905">
      <w:pPr>
        <w:pStyle w:val="ListParagraph"/>
        <w:numPr>
          <w:ilvl w:val="2"/>
          <w:numId w:val="18"/>
        </w:numPr>
        <w:rPr>
          <w:b/>
          <w:bCs/>
        </w:rPr>
      </w:pPr>
      <w:r w:rsidRPr="00653B13">
        <w:rPr>
          <w:b/>
          <w:bCs/>
        </w:rPr>
        <w:t>FT19_40UF</w:t>
      </w:r>
    </w:p>
    <w:p w14:paraId="32E1AFDF" w14:textId="77777777" w:rsidR="007B771B" w:rsidRPr="00653B13" w:rsidRDefault="007B771B" w:rsidP="00130905">
      <w:pPr>
        <w:pStyle w:val="ListParagraph"/>
        <w:numPr>
          <w:ilvl w:val="2"/>
          <w:numId w:val="18"/>
        </w:numPr>
        <w:rPr>
          <w:b/>
          <w:bCs/>
        </w:rPr>
      </w:pPr>
      <w:r w:rsidRPr="00653B13">
        <w:rPr>
          <w:b/>
          <w:bCs/>
        </w:rPr>
        <w:t>FT19_50UF</w:t>
      </w:r>
    </w:p>
    <w:p w14:paraId="1724C233" w14:textId="515344A4" w:rsidR="007B771B" w:rsidRDefault="007B771B" w:rsidP="00130905">
      <w:pPr>
        <w:pStyle w:val="ListParagraph"/>
        <w:numPr>
          <w:ilvl w:val="1"/>
          <w:numId w:val="18"/>
        </w:numPr>
      </w:pPr>
      <w:r>
        <w:t>Transit Speed fields</w:t>
      </w:r>
      <w:r w:rsidR="00D308FE" w:rsidRPr="00D308FE">
        <w:t xml:space="preserve"> – </w:t>
      </w:r>
      <w:r>
        <w:t>identifies the link’s speed for rail travel  </w:t>
      </w:r>
    </w:p>
    <w:p w14:paraId="783ADD3D" w14:textId="77777777" w:rsidR="007B771B" w:rsidRPr="00653B13" w:rsidRDefault="007B771B" w:rsidP="00130905">
      <w:pPr>
        <w:pStyle w:val="ListParagraph"/>
        <w:numPr>
          <w:ilvl w:val="2"/>
          <w:numId w:val="18"/>
        </w:numPr>
        <w:rPr>
          <w:b/>
          <w:bCs/>
        </w:rPr>
      </w:pPr>
      <w:r w:rsidRPr="00653B13">
        <w:rPr>
          <w:b/>
          <w:bCs/>
        </w:rPr>
        <w:t>TSPD_2015</w:t>
      </w:r>
    </w:p>
    <w:p w14:paraId="05466EA4" w14:textId="77777777" w:rsidR="007B771B" w:rsidRPr="00653B13" w:rsidRDefault="007B771B" w:rsidP="00130905">
      <w:pPr>
        <w:pStyle w:val="ListParagraph"/>
        <w:numPr>
          <w:ilvl w:val="2"/>
          <w:numId w:val="18"/>
        </w:numPr>
        <w:rPr>
          <w:b/>
          <w:bCs/>
        </w:rPr>
      </w:pPr>
      <w:r w:rsidRPr="00653B13">
        <w:rPr>
          <w:b/>
          <w:bCs/>
        </w:rPr>
        <w:t>TSPD_2019</w:t>
      </w:r>
    </w:p>
    <w:p w14:paraId="7A0F3841" w14:textId="77777777" w:rsidR="007B771B" w:rsidRPr="00653B13" w:rsidRDefault="007B771B" w:rsidP="00130905">
      <w:pPr>
        <w:pStyle w:val="ListParagraph"/>
        <w:numPr>
          <w:ilvl w:val="2"/>
          <w:numId w:val="18"/>
        </w:numPr>
        <w:rPr>
          <w:b/>
          <w:bCs/>
        </w:rPr>
      </w:pPr>
      <w:r w:rsidRPr="00653B13">
        <w:rPr>
          <w:b/>
          <w:bCs/>
        </w:rPr>
        <w:t>TSPD_2021</w:t>
      </w:r>
    </w:p>
    <w:p w14:paraId="34EE1C09" w14:textId="77777777" w:rsidR="007B771B" w:rsidRPr="00653B13" w:rsidRDefault="007B771B" w:rsidP="00130905">
      <w:pPr>
        <w:pStyle w:val="ListParagraph"/>
        <w:numPr>
          <w:ilvl w:val="2"/>
          <w:numId w:val="18"/>
        </w:numPr>
        <w:rPr>
          <w:b/>
          <w:bCs/>
        </w:rPr>
      </w:pPr>
      <w:r w:rsidRPr="00653B13">
        <w:rPr>
          <w:b/>
          <w:bCs/>
        </w:rPr>
        <w:t>TSPD_2024</w:t>
      </w:r>
    </w:p>
    <w:p w14:paraId="2DB65A04" w14:textId="77777777" w:rsidR="007B771B" w:rsidRPr="00653B13" w:rsidRDefault="007B771B" w:rsidP="00130905">
      <w:pPr>
        <w:pStyle w:val="ListParagraph"/>
        <w:numPr>
          <w:ilvl w:val="2"/>
          <w:numId w:val="18"/>
        </w:numPr>
        <w:rPr>
          <w:b/>
          <w:bCs/>
        </w:rPr>
      </w:pPr>
      <w:r w:rsidRPr="00653B13">
        <w:rPr>
          <w:b/>
          <w:bCs/>
        </w:rPr>
        <w:t>TSPD19_30</w:t>
      </w:r>
    </w:p>
    <w:p w14:paraId="47A80FA3" w14:textId="77777777" w:rsidR="007B771B" w:rsidRPr="00653B13" w:rsidRDefault="007B771B" w:rsidP="00130905">
      <w:pPr>
        <w:pStyle w:val="ListParagraph"/>
        <w:numPr>
          <w:ilvl w:val="2"/>
          <w:numId w:val="18"/>
        </w:numPr>
        <w:rPr>
          <w:b/>
          <w:bCs/>
        </w:rPr>
      </w:pPr>
      <w:r w:rsidRPr="00653B13">
        <w:rPr>
          <w:b/>
          <w:bCs/>
        </w:rPr>
        <w:t>TSPD19_40</w:t>
      </w:r>
    </w:p>
    <w:p w14:paraId="156CC54C" w14:textId="77777777" w:rsidR="007B771B" w:rsidRPr="00653B13" w:rsidRDefault="007B771B" w:rsidP="00130905">
      <w:pPr>
        <w:pStyle w:val="ListParagraph"/>
        <w:numPr>
          <w:ilvl w:val="2"/>
          <w:numId w:val="18"/>
        </w:numPr>
        <w:rPr>
          <w:b/>
          <w:bCs/>
        </w:rPr>
      </w:pPr>
      <w:r w:rsidRPr="00653B13">
        <w:rPr>
          <w:b/>
          <w:bCs/>
        </w:rPr>
        <w:t>TSPD19_50</w:t>
      </w:r>
    </w:p>
    <w:p w14:paraId="08D9A95D" w14:textId="1CB6E845" w:rsidR="007B771B" w:rsidRDefault="007B771B" w:rsidP="00130905">
      <w:pPr>
        <w:pStyle w:val="ListParagraph"/>
        <w:numPr>
          <w:ilvl w:val="1"/>
          <w:numId w:val="18"/>
        </w:numPr>
      </w:pPr>
      <w:r>
        <w:t>High Occupancy Toll (HOT) fields</w:t>
      </w:r>
      <w:r w:rsidR="00D308FE" w:rsidRPr="00D308FE">
        <w:t xml:space="preserve"> – </w:t>
      </w:r>
      <w:r>
        <w:t>identifies how many lanes and in what year a HOT lane comes on line in the network</w:t>
      </w:r>
    </w:p>
    <w:p w14:paraId="21430378" w14:textId="77777777" w:rsidR="007B771B" w:rsidRPr="00653B13" w:rsidRDefault="007B771B" w:rsidP="00130905">
      <w:pPr>
        <w:pStyle w:val="ListParagraph"/>
        <w:numPr>
          <w:ilvl w:val="2"/>
          <w:numId w:val="18"/>
        </w:numPr>
        <w:rPr>
          <w:b/>
          <w:bCs/>
        </w:rPr>
      </w:pPr>
      <w:r w:rsidRPr="00653B13">
        <w:rPr>
          <w:b/>
          <w:bCs/>
        </w:rPr>
        <w:t>HOT_2015</w:t>
      </w:r>
    </w:p>
    <w:p w14:paraId="22E8CC4A" w14:textId="77777777" w:rsidR="007B771B" w:rsidRPr="00653B13" w:rsidRDefault="007B771B" w:rsidP="00130905">
      <w:pPr>
        <w:pStyle w:val="ListParagraph"/>
        <w:numPr>
          <w:ilvl w:val="2"/>
          <w:numId w:val="18"/>
        </w:numPr>
        <w:rPr>
          <w:b/>
          <w:bCs/>
        </w:rPr>
      </w:pPr>
      <w:r w:rsidRPr="00653B13">
        <w:rPr>
          <w:b/>
          <w:bCs/>
        </w:rPr>
        <w:t>HOT_2019</w:t>
      </w:r>
    </w:p>
    <w:p w14:paraId="57F2077A" w14:textId="77777777" w:rsidR="007B771B" w:rsidRPr="00653B13" w:rsidRDefault="007B771B" w:rsidP="00130905">
      <w:pPr>
        <w:pStyle w:val="ListParagraph"/>
        <w:numPr>
          <w:ilvl w:val="2"/>
          <w:numId w:val="18"/>
        </w:numPr>
        <w:rPr>
          <w:b/>
          <w:bCs/>
        </w:rPr>
      </w:pPr>
      <w:r w:rsidRPr="00653B13">
        <w:rPr>
          <w:b/>
          <w:bCs/>
        </w:rPr>
        <w:t>HOT_2021</w:t>
      </w:r>
    </w:p>
    <w:p w14:paraId="7B15AFEE" w14:textId="77777777" w:rsidR="007B771B" w:rsidRPr="00653B13" w:rsidRDefault="007B771B" w:rsidP="00130905">
      <w:pPr>
        <w:pStyle w:val="ListParagraph"/>
        <w:numPr>
          <w:ilvl w:val="2"/>
          <w:numId w:val="18"/>
        </w:numPr>
        <w:rPr>
          <w:b/>
          <w:bCs/>
        </w:rPr>
      </w:pPr>
      <w:r w:rsidRPr="00653B13">
        <w:rPr>
          <w:b/>
          <w:bCs/>
        </w:rPr>
        <w:t>HOT_2024</w:t>
      </w:r>
    </w:p>
    <w:p w14:paraId="0A0B2AC9" w14:textId="77777777" w:rsidR="007B771B" w:rsidRPr="00653B13" w:rsidRDefault="007B771B" w:rsidP="00130905">
      <w:pPr>
        <w:pStyle w:val="ListParagraph"/>
        <w:numPr>
          <w:ilvl w:val="2"/>
          <w:numId w:val="18"/>
        </w:numPr>
        <w:rPr>
          <w:b/>
          <w:bCs/>
        </w:rPr>
      </w:pPr>
      <w:r w:rsidRPr="00653B13">
        <w:rPr>
          <w:b/>
          <w:bCs/>
        </w:rPr>
        <w:t>HOT19_30</w:t>
      </w:r>
    </w:p>
    <w:p w14:paraId="69751518" w14:textId="77777777" w:rsidR="007B771B" w:rsidRPr="00653B13" w:rsidRDefault="007B771B" w:rsidP="00130905">
      <w:pPr>
        <w:pStyle w:val="ListParagraph"/>
        <w:numPr>
          <w:ilvl w:val="2"/>
          <w:numId w:val="18"/>
        </w:numPr>
        <w:rPr>
          <w:b/>
          <w:bCs/>
        </w:rPr>
      </w:pPr>
      <w:r w:rsidRPr="00653B13">
        <w:rPr>
          <w:b/>
          <w:bCs/>
        </w:rPr>
        <w:t>HOT19_40</w:t>
      </w:r>
    </w:p>
    <w:p w14:paraId="4BB71CC6" w14:textId="77777777" w:rsidR="007B771B" w:rsidRPr="00653B13" w:rsidRDefault="007B771B" w:rsidP="00130905">
      <w:pPr>
        <w:pStyle w:val="ListParagraph"/>
        <w:numPr>
          <w:ilvl w:val="2"/>
          <w:numId w:val="18"/>
        </w:numPr>
        <w:rPr>
          <w:b/>
          <w:bCs/>
        </w:rPr>
      </w:pPr>
      <w:r w:rsidRPr="00653B13">
        <w:rPr>
          <w:b/>
          <w:bCs/>
        </w:rPr>
        <w:t>HOT19_50</w:t>
      </w:r>
    </w:p>
    <w:p w14:paraId="4AD7B6B7" w14:textId="42DE2D39" w:rsidR="007B771B" w:rsidRDefault="007B771B" w:rsidP="00130905">
      <w:pPr>
        <w:pStyle w:val="ListParagraph"/>
        <w:numPr>
          <w:ilvl w:val="1"/>
          <w:numId w:val="18"/>
        </w:numPr>
      </w:pPr>
      <w:r>
        <w:t>Reliability Lane fields</w:t>
      </w:r>
      <w:r w:rsidR="00D308FE" w:rsidRPr="00D308FE">
        <w:t xml:space="preserve"> – </w:t>
      </w:r>
      <w:r>
        <w:t>identifies managed lanes (HOT) on arterial links or reversible links</w:t>
      </w:r>
      <w:r w:rsidR="00192CE2">
        <w:t xml:space="preserve">. </w:t>
      </w:r>
    </w:p>
    <w:p w14:paraId="112B1639" w14:textId="77777777" w:rsidR="00653B13" w:rsidRPr="00653B13" w:rsidRDefault="00653B13" w:rsidP="00130905">
      <w:pPr>
        <w:pStyle w:val="ListParagraph"/>
        <w:numPr>
          <w:ilvl w:val="2"/>
          <w:numId w:val="18"/>
        </w:numPr>
        <w:rPr>
          <w:b/>
          <w:bCs/>
        </w:rPr>
      </w:pPr>
      <w:r w:rsidRPr="00653B13">
        <w:rPr>
          <w:b/>
          <w:bCs/>
        </w:rPr>
        <w:t>REL_2015</w:t>
      </w:r>
    </w:p>
    <w:p w14:paraId="3D0054AF" w14:textId="77777777" w:rsidR="00653B13" w:rsidRPr="00653B13" w:rsidRDefault="00653B13" w:rsidP="00130905">
      <w:pPr>
        <w:pStyle w:val="ListParagraph"/>
        <w:numPr>
          <w:ilvl w:val="2"/>
          <w:numId w:val="18"/>
        </w:numPr>
        <w:rPr>
          <w:b/>
          <w:bCs/>
        </w:rPr>
      </w:pPr>
      <w:r w:rsidRPr="00653B13">
        <w:rPr>
          <w:b/>
          <w:bCs/>
        </w:rPr>
        <w:t>REL_2019</w:t>
      </w:r>
    </w:p>
    <w:p w14:paraId="50BD9E75" w14:textId="77777777" w:rsidR="00653B13" w:rsidRPr="00653B13" w:rsidRDefault="00653B13" w:rsidP="00130905">
      <w:pPr>
        <w:pStyle w:val="ListParagraph"/>
        <w:numPr>
          <w:ilvl w:val="2"/>
          <w:numId w:val="18"/>
        </w:numPr>
        <w:rPr>
          <w:b/>
          <w:bCs/>
        </w:rPr>
      </w:pPr>
      <w:r w:rsidRPr="00653B13">
        <w:rPr>
          <w:b/>
          <w:bCs/>
        </w:rPr>
        <w:t>REL_2021</w:t>
      </w:r>
    </w:p>
    <w:p w14:paraId="1574C307" w14:textId="77777777" w:rsidR="00653B13" w:rsidRPr="00653B13" w:rsidRDefault="00653B13" w:rsidP="00130905">
      <w:pPr>
        <w:pStyle w:val="ListParagraph"/>
        <w:numPr>
          <w:ilvl w:val="2"/>
          <w:numId w:val="18"/>
        </w:numPr>
        <w:rPr>
          <w:b/>
          <w:bCs/>
        </w:rPr>
      </w:pPr>
      <w:r w:rsidRPr="00653B13">
        <w:rPr>
          <w:b/>
          <w:bCs/>
        </w:rPr>
        <w:t>REL_2024</w:t>
      </w:r>
    </w:p>
    <w:p w14:paraId="3B6A92D3" w14:textId="77777777" w:rsidR="00653B13" w:rsidRPr="00653B13" w:rsidRDefault="00653B13" w:rsidP="00130905">
      <w:pPr>
        <w:pStyle w:val="ListParagraph"/>
        <w:numPr>
          <w:ilvl w:val="2"/>
          <w:numId w:val="18"/>
        </w:numPr>
        <w:rPr>
          <w:b/>
          <w:bCs/>
        </w:rPr>
      </w:pPr>
      <w:r w:rsidRPr="00653B13">
        <w:rPr>
          <w:b/>
          <w:bCs/>
        </w:rPr>
        <w:t>REL19_30</w:t>
      </w:r>
    </w:p>
    <w:p w14:paraId="028F73BC" w14:textId="77777777" w:rsidR="00653B13" w:rsidRPr="00653B13" w:rsidRDefault="00653B13" w:rsidP="00130905">
      <w:pPr>
        <w:pStyle w:val="ListParagraph"/>
        <w:numPr>
          <w:ilvl w:val="2"/>
          <w:numId w:val="18"/>
        </w:numPr>
        <w:rPr>
          <w:b/>
          <w:bCs/>
        </w:rPr>
      </w:pPr>
      <w:r w:rsidRPr="00653B13">
        <w:rPr>
          <w:b/>
          <w:bCs/>
        </w:rPr>
        <w:t>REL19_40</w:t>
      </w:r>
    </w:p>
    <w:p w14:paraId="5457A6EC" w14:textId="77777777" w:rsidR="00653B13" w:rsidRPr="00653B13" w:rsidRDefault="00653B13" w:rsidP="00130905">
      <w:pPr>
        <w:pStyle w:val="ListParagraph"/>
        <w:numPr>
          <w:ilvl w:val="2"/>
          <w:numId w:val="18"/>
        </w:numPr>
        <w:rPr>
          <w:b/>
          <w:bCs/>
        </w:rPr>
      </w:pPr>
      <w:r w:rsidRPr="00653B13">
        <w:rPr>
          <w:b/>
          <w:bCs/>
        </w:rPr>
        <w:t>REL19_50</w:t>
      </w:r>
    </w:p>
    <w:p w14:paraId="0CBEDCD9" w14:textId="04084FC1" w:rsidR="00653B13" w:rsidRDefault="00653B13" w:rsidP="003039D3">
      <w:pPr>
        <w:pStyle w:val="ListParagraph"/>
        <w:ind w:left="1440"/>
      </w:pPr>
      <w:r>
        <w:t>Allowed values include: </w:t>
      </w:r>
    </w:p>
    <w:p w14:paraId="50895BB4" w14:textId="29C5BC20" w:rsidR="007B771B" w:rsidRDefault="007B771B" w:rsidP="00130905">
      <w:pPr>
        <w:pStyle w:val="ListParagraph"/>
        <w:numPr>
          <w:ilvl w:val="2"/>
          <w:numId w:val="18"/>
        </w:numPr>
      </w:pPr>
      <w:r>
        <w:t>0</w:t>
      </w:r>
      <w:r w:rsidR="00D308FE" w:rsidRPr="00D308FE">
        <w:t xml:space="preserve"> – </w:t>
      </w:r>
      <w:r>
        <w:t>No reliability lane</w:t>
      </w:r>
    </w:p>
    <w:p w14:paraId="408FDE55" w14:textId="1138EE74" w:rsidR="007B771B" w:rsidRDefault="007B771B" w:rsidP="00130905">
      <w:pPr>
        <w:pStyle w:val="ListParagraph"/>
        <w:numPr>
          <w:ilvl w:val="2"/>
          <w:numId w:val="18"/>
        </w:numPr>
      </w:pPr>
      <w:r>
        <w:t>1-9</w:t>
      </w:r>
      <w:r w:rsidR="00D308FE" w:rsidRPr="00D308FE">
        <w:t xml:space="preserve"> – </w:t>
      </w:r>
      <w:r>
        <w:t>number of managed lanes added to arterial</w:t>
      </w:r>
    </w:p>
    <w:p w14:paraId="6A5149D4" w14:textId="37DD018D" w:rsidR="007B771B" w:rsidRDefault="007B771B" w:rsidP="00130905">
      <w:pPr>
        <w:pStyle w:val="ListParagraph"/>
        <w:numPr>
          <w:ilvl w:val="2"/>
          <w:numId w:val="18"/>
        </w:numPr>
      </w:pPr>
      <w:r>
        <w:lastRenderedPageBreak/>
        <w:t>11-19</w:t>
      </w:r>
      <w:r w:rsidR="00D308FE" w:rsidRPr="00D308FE">
        <w:t xml:space="preserve"> – </w:t>
      </w:r>
      <w:r>
        <w:t>first digit is a flag indicating link contains a reversible lane, second digit indicates the number of managed lanes to be added in the peak direction (this coding can be applied to non-arterial links as well)</w:t>
      </w:r>
    </w:p>
    <w:p w14:paraId="4B8A39E2" w14:textId="20131FA8" w:rsidR="007B771B" w:rsidRDefault="007B771B" w:rsidP="00130905">
      <w:pPr>
        <w:pStyle w:val="ListParagraph"/>
        <w:numPr>
          <w:ilvl w:val="2"/>
          <w:numId w:val="18"/>
        </w:numPr>
      </w:pPr>
      <w:r>
        <w:t>21-29</w:t>
      </w:r>
      <w:r w:rsidR="00D308FE" w:rsidRPr="00D308FE">
        <w:t xml:space="preserve"> – </w:t>
      </w:r>
      <w:r>
        <w:t>first digit is a flag indicating link contains partial grade separation at major intersections, second digit indicates the number of managed lanes added to arterial</w:t>
      </w:r>
    </w:p>
    <w:p w14:paraId="10DB7436" w14:textId="77777777" w:rsidR="007B771B" w:rsidRDefault="007B771B" w:rsidP="00130905">
      <w:pPr>
        <w:pStyle w:val="ListParagraph"/>
        <w:numPr>
          <w:ilvl w:val="2"/>
          <w:numId w:val="18"/>
        </w:numPr>
      </w:pPr>
      <w:r>
        <w:t>A value &gt;0 initiates reliability lane calculation</w:t>
      </w:r>
    </w:p>
    <w:p w14:paraId="75F1B261" w14:textId="1F55E7D3" w:rsidR="007B771B" w:rsidRDefault="007B771B" w:rsidP="00130905">
      <w:pPr>
        <w:pStyle w:val="ListParagraph"/>
        <w:numPr>
          <w:ilvl w:val="1"/>
          <w:numId w:val="18"/>
        </w:numPr>
      </w:pPr>
      <w:r>
        <w:t>Operational project adjustment fields</w:t>
      </w:r>
      <w:r w:rsidR="00D308FE" w:rsidRPr="00D308FE">
        <w:t xml:space="preserve"> – </w:t>
      </w:r>
      <w:r>
        <w:t>these fields represent a 10% bump in capacity for this link due to operational improvements along that facility</w:t>
      </w:r>
      <w:r w:rsidR="00192CE2">
        <w:t xml:space="preserve">. </w:t>
      </w:r>
      <w:r>
        <w:t>These were used for testing the presence of an operational project in the WFRC 2019-2050 RTP.</w:t>
      </w:r>
    </w:p>
    <w:p w14:paraId="54551877" w14:textId="77777777" w:rsidR="007B771B" w:rsidRPr="003039D3" w:rsidRDefault="007B771B" w:rsidP="00130905">
      <w:pPr>
        <w:pStyle w:val="ListParagraph"/>
        <w:numPr>
          <w:ilvl w:val="2"/>
          <w:numId w:val="18"/>
        </w:numPr>
        <w:rPr>
          <w:b/>
          <w:bCs/>
        </w:rPr>
      </w:pPr>
      <w:r w:rsidRPr="003039D3">
        <w:rPr>
          <w:b/>
          <w:bCs/>
        </w:rPr>
        <w:t>OP_2019</w:t>
      </w:r>
    </w:p>
    <w:p w14:paraId="5F98765A" w14:textId="77777777" w:rsidR="007B771B" w:rsidRPr="003039D3" w:rsidRDefault="007B771B" w:rsidP="00130905">
      <w:pPr>
        <w:pStyle w:val="ListParagraph"/>
        <w:numPr>
          <w:ilvl w:val="2"/>
          <w:numId w:val="18"/>
        </w:numPr>
        <w:rPr>
          <w:b/>
          <w:bCs/>
        </w:rPr>
      </w:pPr>
      <w:r w:rsidRPr="003039D3">
        <w:rPr>
          <w:b/>
          <w:bCs/>
        </w:rPr>
        <w:t>OP_2021</w:t>
      </w:r>
    </w:p>
    <w:p w14:paraId="770154D3" w14:textId="77777777" w:rsidR="007B771B" w:rsidRPr="003039D3" w:rsidRDefault="007B771B" w:rsidP="00130905">
      <w:pPr>
        <w:pStyle w:val="ListParagraph"/>
        <w:numPr>
          <w:ilvl w:val="2"/>
          <w:numId w:val="18"/>
        </w:numPr>
        <w:rPr>
          <w:b/>
          <w:bCs/>
        </w:rPr>
      </w:pPr>
      <w:r w:rsidRPr="003039D3">
        <w:rPr>
          <w:b/>
          <w:bCs/>
        </w:rPr>
        <w:t>OP_2023</w:t>
      </w:r>
    </w:p>
    <w:p w14:paraId="092025B5" w14:textId="77777777" w:rsidR="007B771B" w:rsidRPr="003039D3" w:rsidRDefault="007B771B" w:rsidP="00130905">
      <w:pPr>
        <w:pStyle w:val="ListParagraph"/>
        <w:numPr>
          <w:ilvl w:val="2"/>
          <w:numId w:val="18"/>
        </w:numPr>
        <w:rPr>
          <w:b/>
          <w:bCs/>
        </w:rPr>
      </w:pPr>
      <w:r w:rsidRPr="003039D3">
        <w:rPr>
          <w:b/>
          <w:bCs/>
        </w:rPr>
        <w:t>OP19_30</w:t>
      </w:r>
    </w:p>
    <w:p w14:paraId="31533864" w14:textId="77777777" w:rsidR="007B771B" w:rsidRPr="003039D3" w:rsidRDefault="007B771B" w:rsidP="00130905">
      <w:pPr>
        <w:pStyle w:val="ListParagraph"/>
        <w:numPr>
          <w:ilvl w:val="2"/>
          <w:numId w:val="18"/>
        </w:numPr>
        <w:rPr>
          <w:b/>
          <w:bCs/>
        </w:rPr>
      </w:pPr>
      <w:r w:rsidRPr="003039D3">
        <w:rPr>
          <w:b/>
          <w:bCs/>
        </w:rPr>
        <w:t>OP19_40</w:t>
      </w:r>
    </w:p>
    <w:p w14:paraId="60A7318A" w14:textId="77777777" w:rsidR="007B771B" w:rsidRPr="003039D3" w:rsidRDefault="007B771B" w:rsidP="00130905">
      <w:pPr>
        <w:pStyle w:val="ListParagraph"/>
        <w:numPr>
          <w:ilvl w:val="2"/>
          <w:numId w:val="18"/>
        </w:numPr>
        <w:rPr>
          <w:b/>
          <w:bCs/>
        </w:rPr>
      </w:pPr>
      <w:r w:rsidRPr="003039D3">
        <w:rPr>
          <w:b/>
          <w:bCs/>
        </w:rPr>
        <w:t>OP19_50</w:t>
      </w:r>
    </w:p>
    <w:p w14:paraId="0924537A" w14:textId="77777777" w:rsidR="007B771B" w:rsidRPr="003039D3" w:rsidRDefault="007B771B" w:rsidP="00130905">
      <w:pPr>
        <w:pStyle w:val="ListParagraph"/>
        <w:numPr>
          <w:ilvl w:val="2"/>
          <w:numId w:val="18"/>
        </w:numPr>
        <w:rPr>
          <w:b/>
          <w:bCs/>
        </w:rPr>
      </w:pPr>
      <w:r w:rsidRPr="003039D3">
        <w:rPr>
          <w:b/>
          <w:bCs/>
        </w:rPr>
        <w:t>OP19_30UF</w:t>
      </w:r>
    </w:p>
    <w:p w14:paraId="51A328B7" w14:textId="77777777" w:rsidR="007B771B" w:rsidRPr="003039D3" w:rsidRDefault="007B771B" w:rsidP="00130905">
      <w:pPr>
        <w:pStyle w:val="ListParagraph"/>
        <w:numPr>
          <w:ilvl w:val="2"/>
          <w:numId w:val="18"/>
        </w:numPr>
        <w:rPr>
          <w:b/>
          <w:bCs/>
        </w:rPr>
      </w:pPr>
      <w:r w:rsidRPr="003039D3">
        <w:rPr>
          <w:b/>
          <w:bCs/>
        </w:rPr>
        <w:t>OP19_40UF</w:t>
      </w:r>
    </w:p>
    <w:p w14:paraId="7B5DD390" w14:textId="77777777" w:rsidR="007B771B" w:rsidRPr="003039D3" w:rsidRDefault="007B771B" w:rsidP="00130905">
      <w:pPr>
        <w:pStyle w:val="ListParagraph"/>
        <w:numPr>
          <w:ilvl w:val="2"/>
          <w:numId w:val="18"/>
        </w:numPr>
        <w:rPr>
          <w:b/>
          <w:bCs/>
        </w:rPr>
      </w:pPr>
      <w:r w:rsidRPr="003039D3">
        <w:rPr>
          <w:b/>
          <w:bCs/>
        </w:rPr>
        <w:t>OP19_50UF</w:t>
      </w:r>
    </w:p>
    <w:p w14:paraId="598A2868" w14:textId="0F6A7765" w:rsidR="007B771B" w:rsidRDefault="007B771B" w:rsidP="00130905">
      <w:pPr>
        <w:pStyle w:val="ListParagraph"/>
        <w:numPr>
          <w:ilvl w:val="1"/>
          <w:numId w:val="18"/>
        </w:numPr>
      </w:pPr>
      <w:r>
        <w:t>Speed and capacity adjustment fields</w:t>
      </w:r>
      <w:r w:rsidR="00D308FE" w:rsidRPr="00D308FE">
        <w:t xml:space="preserve"> – </w:t>
      </w:r>
    </w:p>
    <w:p w14:paraId="243D099B" w14:textId="77777777" w:rsidR="007B771B" w:rsidRPr="003039D3" w:rsidRDefault="007B771B" w:rsidP="00130905">
      <w:pPr>
        <w:pStyle w:val="ListParagraph"/>
        <w:numPr>
          <w:ilvl w:val="2"/>
          <w:numId w:val="18"/>
        </w:numPr>
        <w:rPr>
          <w:b/>
          <w:bCs/>
        </w:rPr>
      </w:pPr>
      <w:r w:rsidRPr="003039D3">
        <w:rPr>
          <w:b/>
          <w:bCs/>
        </w:rPr>
        <w:t>SFAC_BASE</w:t>
      </w:r>
    </w:p>
    <w:p w14:paraId="54A64165" w14:textId="77777777" w:rsidR="007B771B" w:rsidRPr="003039D3" w:rsidRDefault="007B771B" w:rsidP="00130905">
      <w:pPr>
        <w:pStyle w:val="ListParagraph"/>
        <w:numPr>
          <w:ilvl w:val="2"/>
          <w:numId w:val="18"/>
        </w:numPr>
        <w:rPr>
          <w:b/>
          <w:bCs/>
        </w:rPr>
      </w:pPr>
      <w:r w:rsidRPr="003039D3">
        <w:rPr>
          <w:b/>
          <w:bCs/>
        </w:rPr>
        <w:t>SFAC_FUT</w:t>
      </w:r>
    </w:p>
    <w:p w14:paraId="0927A17A" w14:textId="77777777" w:rsidR="007B771B" w:rsidRPr="003039D3" w:rsidRDefault="007B771B" w:rsidP="00130905">
      <w:pPr>
        <w:pStyle w:val="ListParagraph"/>
        <w:numPr>
          <w:ilvl w:val="2"/>
          <w:numId w:val="18"/>
        </w:numPr>
        <w:rPr>
          <w:b/>
          <w:bCs/>
        </w:rPr>
      </w:pPr>
      <w:r w:rsidRPr="003039D3">
        <w:rPr>
          <w:b/>
          <w:bCs/>
        </w:rPr>
        <w:t>CFAC_BASE</w:t>
      </w:r>
    </w:p>
    <w:p w14:paraId="506A7A5E" w14:textId="77777777" w:rsidR="007B771B" w:rsidRPr="003039D3" w:rsidRDefault="007B771B" w:rsidP="00130905">
      <w:pPr>
        <w:pStyle w:val="ListParagraph"/>
        <w:numPr>
          <w:ilvl w:val="2"/>
          <w:numId w:val="18"/>
        </w:numPr>
        <w:rPr>
          <w:b/>
          <w:bCs/>
        </w:rPr>
      </w:pPr>
      <w:r w:rsidRPr="003039D3">
        <w:rPr>
          <w:b/>
          <w:bCs/>
        </w:rPr>
        <w:t>CFAC_FUT</w:t>
      </w:r>
    </w:p>
    <w:p w14:paraId="1FE55911" w14:textId="77777777" w:rsidR="007B771B" w:rsidRDefault="007B771B" w:rsidP="00130905">
      <w:pPr>
        <w:pStyle w:val="ListParagraph"/>
        <w:numPr>
          <w:ilvl w:val="1"/>
          <w:numId w:val="18"/>
        </w:numPr>
      </w:pPr>
      <w:r>
        <w:t>Other fields</w:t>
      </w:r>
    </w:p>
    <w:p w14:paraId="6BA528C8" w14:textId="77777777" w:rsidR="009A73CE" w:rsidRDefault="009A73CE" w:rsidP="0030183C">
      <w:pPr>
        <w:pStyle w:val="Heading3"/>
        <w:rPr>
          <w:color w:val="auto"/>
        </w:rPr>
      </w:pPr>
      <w:bookmarkStart w:id="423" w:name="_Toc95889751"/>
      <w:r>
        <w:t>Node Attributes</w:t>
      </w:r>
      <w:bookmarkEnd w:id="423"/>
    </w:p>
    <w:p w14:paraId="3A1A77DE" w14:textId="5CDDFEE3" w:rsidR="009A73CE" w:rsidRDefault="009A73CE" w:rsidP="00F51CE4">
      <w:r>
        <w:t>Node fields in the master highway network store information specific to that node</w:t>
      </w:r>
      <w:r w:rsidR="00192CE2">
        <w:t xml:space="preserve">. </w:t>
      </w:r>
      <w:r>
        <w:t>The master network primarily groups fields by the type of information conveyed in the field</w:t>
      </w:r>
      <w:r w:rsidR="00192CE2">
        <w:t xml:space="preserve">. </w:t>
      </w:r>
      <w:r>
        <w:t>The following lists the key node attributes contained on the master highway network: </w:t>
      </w:r>
    </w:p>
    <w:p w14:paraId="24755931" w14:textId="77777777" w:rsidR="009A73CE" w:rsidRPr="009A73CE" w:rsidRDefault="009A73CE" w:rsidP="00F51CE4">
      <w:pPr>
        <w:rPr>
          <w:u w:val="single"/>
        </w:rPr>
      </w:pPr>
      <w:r w:rsidRPr="009A73CE">
        <w:rPr>
          <w:u w:val="single"/>
        </w:rPr>
        <w:t>Identification fields </w:t>
      </w:r>
    </w:p>
    <w:p w14:paraId="44EB6299" w14:textId="00AD134C" w:rsidR="009A73CE" w:rsidRDefault="009A73CE" w:rsidP="00130905">
      <w:pPr>
        <w:pStyle w:val="ListParagraph"/>
        <w:numPr>
          <w:ilvl w:val="0"/>
          <w:numId w:val="20"/>
        </w:numPr>
      </w:pPr>
      <w:r w:rsidRPr="009A73CE">
        <w:rPr>
          <w:b/>
          <w:bCs/>
        </w:rPr>
        <w:t>N</w:t>
      </w:r>
      <w:r w:rsidR="00D308FE" w:rsidRPr="00D308FE">
        <w:t xml:space="preserve"> – </w:t>
      </w:r>
      <w:r>
        <w:t>Node number</w:t>
      </w:r>
    </w:p>
    <w:p w14:paraId="15327175" w14:textId="77777777" w:rsidR="009A73CE" w:rsidRDefault="009A73CE" w:rsidP="00130905">
      <w:pPr>
        <w:pStyle w:val="ListParagraph"/>
        <w:numPr>
          <w:ilvl w:val="1"/>
          <w:numId w:val="20"/>
        </w:numPr>
      </w:pPr>
      <w:r>
        <w:t>1-2881 TAZ centroid node</w:t>
      </w:r>
    </w:p>
    <w:p w14:paraId="4B37623B" w14:textId="7C6ABD2E" w:rsidR="009A73CE" w:rsidRDefault="009A73CE" w:rsidP="00130905">
      <w:pPr>
        <w:pStyle w:val="ListParagraph"/>
        <w:numPr>
          <w:ilvl w:val="0"/>
          <w:numId w:val="20"/>
        </w:numPr>
      </w:pPr>
      <w:r w:rsidRPr="009A73CE">
        <w:rPr>
          <w:b/>
          <w:bCs/>
        </w:rPr>
        <w:t>X</w:t>
      </w:r>
      <w:r w:rsidR="00D308FE" w:rsidRPr="00D308FE">
        <w:t xml:space="preserve"> – </w:t>
      </w:r>
      <w:r>
        <w:t>longitude </w:t>
      </w:r>
    </w:p>
    <w:p w14:paraId="26C04B46" w14:textId="2782AA52" w:rsidR="009A73CE" w:rsidRDefault="009A73CE" w:rsidP="00130905">
      <w:pPr>
        <w:pStyle w:val="ListParagraph"/>
        <w:numPr>
          <w:ilvl w:val="0"/>
          <w:numId w:val="20"/>
        </w:numPr>
      </w:pPr>
      <w:r w:rsidRPr="009A73CE">
        <w:rPr>
          <w:b/>
          <w:bCs/>
        </w:rPr>
        <w:t>Y</w:t>
      </w:r>
      <w:r w:rsidR="00D308FE" w:rsidRPr="00D308FE">
        <w:t xml:space="preserve"> – </w:t>
      </w:r>
      <w:r>
        <w:t>latitude</w:t>
      </w:r>
    </w:p>
    <w:p w14:paraId="3A148E1A" w14:textId="42AF40D5" w:rsidR="009A73CE" w:rsidRDefault="009A73CE" w:rsidP="00130905">
      <w:pPr>
        <w:pStyle w:val="ListParagraph"/>
        <w:numPr>
          <w:ilvl w:val="0"/>
          <w:numId w:val="20"/>
        </w:numPr>
      </w:pPr>
      <w:r w:rsidRPr="009A73CE">
        <w:rPr>
          <w:b/>
          <w:bCs/>
        </w:rPr>
        <w:t>TAZID</w:t>
      </w:r>
      <w:r w:rsidR="00D308FE" w:rsidRPr="00D308FE">
        <w:t xml:space="preserve"> – </w:t>
      </w:r>
      <w:r>
        <w:t>zone number for Wasatch Front model space</w:t>
      </w:r>
      <w:r w:rsidR="00192CE2">
        <w:t xml:space="preserve">. </w:t>
      </w:r>
      <w:r>
        <w:t>The value represents the TAZID of the TAZ the node falls within, or the TAZID of the TAZ centroid</w:t>
      </w:r>
      <w:r w:rsidR="00192CE2">
        <w:t xml:space="preserve">. </w:t>
      </w:r>
      <w:r>
        <w:t>This field is a key that links to other zonal attributes in the model stream (such as city, county, district from the TAZ shapefile) and must be kept up to date for summary statistics in the travel model to report correct values</w:t>
      </w:r>
      <w:r w:rsidR="00192CE2">
        <w:t xml:space="preserve">. </w:t>
      </w:r>
      <w:r>
        <w:t>This field can be automatically updated, if desired, by turning on a Python-based script via the travel model’s control center.</w:t>
      </w:r>
    </w:p>
    <w:p w14:paraId="419C54D6" w14:textId="0EC12312" w:rsidR="009A73CE" w:rsidRDefault="009A73CE" w:rsidP="00130905">
      <w:pPr>
        <w:pStyle w:val="ListParagraph"/>
        <w:numPr>
          <w:ilvl w:val="0"/>
          <w:numId w:val="20"/>
        </w:numPr>
      </w:pPr>
      <w:r w:rsidRPr="009A73CE">
        <w:rPr>
          <w:b/>
          <w:bCs/>
        </w:rPr>
        <w:t>EXTERNAL</w:t>
      </w:r>
      <w:r w:rsidR="00D308FE" w:rsidRPr="00D308FE">
        <w:t xml:space="preserve"> – </w:t>
      </w:r>
      <w:r>
        <w:t>identifies an external node used to connect the model with external trips</w:t>
      </w:r>
      <w:r w:rsidR="00192CE2">
        <w:t xml:space="preserve">. </w:t>
      </w:r>
      <w:r>
        <w:t>Values include:</w:t>
      </w:r>
    </w:p>
    <w:p w14:paraId="256F63F8" w14:textId="03025B54" w:rsidR="009A73CE" w:rsidRDefault="009A73CE" w:rsidP="00130905">
      <w:pPr>
        <w:pStyle w:val="ListParagraph"/>
        <w:numPr>
          <w:ilvl w:val="1"/>
          <w:numId w:val="20"/>
        </w:numPr>
      </w:pPr>
      <w:r>
        <w:t>0</w:t>
      </w:r>
      <w:r w:rsidR="00D308FE" w:rsidRPr="00D308FE">
        <w:t xml:space="preserve"> – </w:t>
      </w:r>
      <w:r>
        <w:t>internal node</w:t>
      </w:r>
    </w:p>
    <w:p w14:paraId="3D5AECD9" w14:textId="0DD5854D" w:rsidR="009A73CE" w:rsidRDefault="009A73CE" w:rsidP="00130905">
      <w:pPr>
        <w:pStyle w:val="ListParagraph"/>
        <w:numPr>
          <w:ilvl w:val="1"/>
          <w:numId w:val="20"/>
        </w:numPr>
      </w:pPr>
      <w:r>
        <w:t>1</w:t>
      </w:r>
      <w:r w:rsidR="00D308FE" w:rsidRPr="00D308FE">
        <w:t xml:space="preserve"> – </w:t>
      </w:r>
      <w:r>
        <w:t>external node</w:t>
      </w:r>
    </w:p>
    <w:p w14:paraId="643D0CCF" w14:textId="716EFAD2" w:rsidR="009A73CE" w:rsidRDefault="009A73CE" w:rsidP="00130905">
      <w:pPr>
        <w:pStyle w:val="ListParagraph"/>
        <w:numPr>
          <w:ilvl w:val="0"/>
          <w:numId w:val="20"/>
        </w:numPr>
      </w:pPr>
      <w:r w:rsidRPr="009A73CE">
        <w:rPr>
          <w:b/>
          <w:bCs/>
        </w:rPr>
        <w:t>NODENAME</w:t>
      </w:r>
      <w:r w:rsidR="00D308FE" w:rsidRPr="00D308FE">
        <w:t xml:space="preserve"> – </w:t>
      </w:r>
      <w:r>
        <w:t xml:space="preserve">name for a node with unique utilization or specific location </w:t>
      </w:r>
      <w:proofErr w:type="gramStart"/>
      <w:r>
        <w:t>i.e</w:t>
      </w:r>
      <w:r w:rsidR="00192CE2">
        <w:t>.</w:t>
      </w:r>
      <w:proofErr w:type="gramEnd"/>
      <w:r w:rsidR="00192CE2">
        <w:t xml:space="preserve"> </w:t>
      </w:r>
      <w:r>
        <w:t xml:space="preserve">centers, special generators, transit stops, </w:t>
      </w:r>
      <w:proofErr w:type="spellStart"/>
      <w:r>
        <w:t>etc</w:t>
      </w:r>
      <w:proofErr w:type="spellEnd"/>
    </w:p>
    <w:p w14:paraId="15214216" w14:textId="79671CD0" w:rsidR="009A73CE" w:rsidRDefault="009A73CE" w:rsidP="00130905">
      <w:pPr>
        <w:pStyle w:val="ListParagraph"/>
        <w:numPr>
          <w:ilvl w:val="0"/>
          <w:numId w:val="20"/>
        </w:numPr>
      </w:pPr>
      <w:r w:rsidRPr="009A73CE">
        <w:rPr>
          <w:b/>
          <w:bCs/>
        </w:rPr>
        <w:lastRenderedPageBreak/>
        <w:t>HOTZN</w:t>
      </w:r>
      <w:r w:rsidR="00D308FE" w:rsidRPr="00D308FE">
        <w:t xml:space="preserve"> – </w:t>
      </w:r>
      <w:r>
        <w:t>identifies what high occupancy toll zone the node falls within</w:t>
      </w:r>
    </w:p>
    <w:p w14:paraId="37F0F426" w14:textId="407BB6E3" w:rsidR="009A73CE" w:rsidRDefault="009A73CE" w:rsidP="009A73CE">
      <w:r w:rsidRPr="009A73CE">
        <w:rPr>
          <w:u w:val="single"/>
        </w:rPr>
        <w:t>Park and Ride Nodes</w:t>
      </w:r>
      <w:r w:rsidR="00D308FE" w:rsidRPr="00D308FE">
        <w:t xml:space="preserve"> – </w:t>
      </w:r>
      <w:r>
        <w:t>identifies the location of a park and ride lot in and different years account for additions to the park and ride system </w:t>
      </w:r>
    </w:p>
    <w:p w14:paraId="31D32B73" w14:textId="77777777" w:rsidR="009A73CE" w:rsidRPr="009A73CE" w:rsidRDefault="009A73CE" w:rsidP="00130905">
      <w:pPr>
        <w:pStyle w:val="ListParagraph"/>
        <w:numPr>
          <w:ilvl w:val="0"/>
          <w:numId w:val="21"/>
        </w:numPr>
        <w:rPr>
          <w:b/>
          <w:bCs/>
        </w:rPr>
      </w:pPr>
      <w:r w:rsidRPr="009A73CE">
        <w:rPr>
          <w:b/>
          <w:bCs/>
        </w:rPr>
        <w:t>PNR_2015</w:t>
      </w:r>
    </w:p>
    <w:p w14:paraId="0D36A5DC" w14:textId="77777777" w:rsidR="009A73CE" w:rsidRPr="009A73CE" w:rsidRDefault="009A73CE" w:rsidP="00130905">
      <w:pPr>
        <w:pStyle w:val="ListParagraph"/>
        <w:numPr>
          <w:ilvl w:val="0"/>
          <w:numId w:val="21"/>
        </w:numPr>
        <w:rPr>
          <w:b/>
          <w:bCs/>
        </w:rPr>
      </w:pPr>
      <w:r w:rsidRPr="009A73CE">
        <w:rPr>
          <w:b/>
          <w:bCs/>
        </w:rPr>
        <w:t>PNR_2019</w:t>
      </w:r>
    </w:p>
    <w:p w14:paraId="04859C8D" w14:textId="77777777" w:rsidR="009A73CE" w:rsidRPr="009A73CE" w:rsidRDefault="009A73CE" w:rsidP="00130905">
      <w:pPr>
        <w:pStyle w:val="ListParagraph"/>
        <w:numPr>
          <w:ilvl w:val="0"/>
          <w:numId w:val="21"/>
        </w:numPr>
        <w:rPr>
          <w:b/>
          <w:bCs/>
        </w:rPr>
      </w:pPr>
      <w:r w:rsidRPr="009A73CE">
        <w:rPr>
          <w:b/>
          <w:bCs/>
        </w:rPr>
        <w:t>PNR_2021</w:t>
      </w:r>
    </w:p>
    <w:p w14:paraId="14D38679" w14:textId="77777777" w:rsidR="009A73CE" w:rsidRPr="009A73CE" w:rsidRDefault="009A73CE" w:rsidP="00130905">
      <w:pPr>
        <w:pStyle w:val="ListParagraph"/>
        <w:numPr>
          <w:ilvl w:val="0"/>
          <w:numId w:val="21"/>
        </w:numPr>
        <w:rPr>
          <w:b/>
          <w:bCs/>
        </w:rPr>
      </w:pPr>
      <w:r w:rsidRPr="009A73CE">
        <w:rPr>
          <w:b/>
          <w:bCs/>
        </w:rPr>
        <w:t>PNR_2024</w:t>
      </w:r>
    </w:p>
    <w:p w14:paraId="11DA7ABF" w14:textId="77777777" w:rsidR="009A73CE" w:rsidRPr="009A73CE" w:rsidRDefault="009A73CE" w:rsidP="00130905">
      <w:pPr>
        <w:pStyle w:val="ListParagraph"/>
        <w:numPr>
          <w:ilvl w:val="0"/>
          <w:numId w:val="21"/>
        </w:numPr>
        <w:rPr>
          <w:b/>
          <w:bCs/>
        </w:rPr>
      </w:pPr>
      <w:r w:rsidRPr="009A73CE">
        <w:rPr>
          <w:b/>
          <w:bCs/>
        </w:rPr>
        <w:t>PNR19_30</w:t>
      </w:r>
    </w:p>
    <w:p w14:paraId="05A39A00" w14:textId="77777777" w:rsidR="009A73CE" w:rsidRPr="009A73CE" w:rsidRDefault="009A73CE" w:rsidP="00130905">
      <w:pPr>
        <w:pStyle w:val="ListParagraph"/>
        <w:numPr>
          <w:ilvl w:val="0"/>
          <w:numId w:val="21"/>
        </w:numPr>
        <w:rPr>
          <w:b/>
          <w:bCs/>
        </w:rPr>
      </w:pPr>
      <w:r w:rsidRPr="009A73CE">
        <w:rPr>
          <w:b/>
          <w:bCs/>
        </w:rPr>
        <w:t>PNR19_40</w:t>
      </w:r>
    </w:p>
    <w:p w14:paraId="7057B6B5" w14:textId="77777777" w:rsidR="009A73CE" w:rsidRPr="009A73CE" w:rsidRDefault="009A73CE" w:rsidP="00130905">
      <w:pPr>
        <w:pStyle w:val="ListParagraph"/>
        <w:numPr>
          <w:ilvl w:val="0"/>
          <w:numId w:val="21"/>
        </w:numPr>
        <w:rPr>
          <w:b/>
          <w:bCs/>
        </w:rPr>
      </w:pPr>
      <w:r w:rsidRPr="009A73CE">
        <w:rPr>
          <w:b/>
          <w:bCs/>
        </w:rPr>
        <w:t>PNR19_50</w:t>
      </w:r>
    </w:p>
    <w:p w14:paraId="70092D3F" w14:textId="68432EF4" w:rsidR="009A73CE" w:rsidRDefault="009A73CE" w:rsidP="009A73CE">
      <w:r w:rsidRPr="009A73CE">
        <w:rPr>
          <w:u w:val="single"/>
        </w:rPr>
        <w:t>Fare Zone Nodes</w:t>
      </w:r>
      <w:r w:rsidR="00D308FE" w:rsidRPr="00D308FE">
        <w:t xml:space="preserve"> – </w:t>
      </w:r>
      <w:r>
        <w:t>identifies which fare zone a particular node falls within, used for nodes that are identified as stops within the rail system</w:t>
      </w:r>
      <w:r w:rsidR="00192CE2">
        <w:t xml:space="preserve">. </w:t>
      </w:r>
      <w:r>
        <w:t xml:space="preserve">The fare zone is utilized to calculate a </w:t>
      </w:r>
      <w:proofErr w:type="gramStart"/>
      <w:r>
        <w:t>distance based</w:t>
      </w:r>
      <w:proofErr w:type="gramEnd"/>
      <w:r>
        <w:t xml:space="preserve"> fare on a rail trip in the mode choice model</w:t>
      </w:r>
      <w:r w:rsidR="00192CE2">
        <w:t xml:space="preserve">. </w:t>
      </w:r>
      <w:r>
        <w:t xml:space="preserve">Like the park and ride lots, the fare zone has multiple fields to account for a particular scenario year where a fare zone may be </w:t>
      </w:r>
      <w:proofErr w:type="gramStart"/>
      <w:r>
        <w:t>experience</w:t>
      </w:r>
      <w:proofErr w:type="gramEnd"/>
      <w:r>
        <w:t xml:space="preserve"> a change.</w:t>
      </w:r>
    </w:p>
    <w:p w14:paraId="2B19AE84" w14:textId="77777777" w:rsidR="009A73CE" w:rsidRPr="009A73CE" w:rsidRDefault="009A73CE" w:rsidP="00130905">
      <w:pPr>
        <w:pStyle w:val="ListParagraph"/>
        <w:numPr>
          <w:ilvl w:val="0"/>
          <w:numId w:val="22"/>
        </w:numPr>
        <w:rPr>
          <w:b/>
          <w:bCs/>
        </w:rPr>
      </w:pPr>
      <w:r w:rsidRPr="009A73CE">
        <w:rPr>
          <w:b/>
          <w:bCs/>
        </w:rPr>
        <w:t>FARZN_2015</w:t>
      </w:r>
    </w:p>
    <w:p w14:paraId="1348D5B2" w14:textId="77777777" w:rsidR="009A73CE" w:rsidRPr="009A73CE" w:rsidRDefault="009A73CE" w:rsidP="00130905">
      <w:pPr>
        <w:pStyle w:val="ListParagraph"/>
        <w:numPr>
          <w:ilvl w:val="0"/>
          <w:numId w:val="22"/>
        </w:numPr>
        <w:rPr>
          <w:b/>
          <w:bCs/>
        </w:rPr>
      </w:pPr>
      <w:r w:rsidRPr="009A73CE">
        <w:rPr>
          <w:b/>
          <w:bCs/>
        </w:rPr>
        <w:t>FARZN_2019</w:t>
      </w:r>
    </w:p>
    <w:p w14:paraId="6C3ADC09" w14:textId="77777777" w:rsidR="009A73CE" w:rsidRPr="009A73CE" w:rsidRDefault="009A73CE" w:rsidP="00130905">
      <w:pPr>
        <w:pStyle w:val="ListParagraph"/>
        <w:numPr>
          <w:ilvl w:val="0"/>
          <w:numId w:val="22"/>
        </w:numPr>
        <w:rPr>
          <w:b/>
          <w:bCs/>
        </w:rPr>
      </w:pPr>
      <w:r w:rsidRPr="009A73CE">
        <w:rPr>
          <w:b/>
          <w:bCs/>
        </w:rPr>
        <w:t>FARZN_2021</w:t>
      </w:r>
    </w:p>
    <w:p w14:paraId="29184553" w14:textId="77777777" w:rsidR="009A73CE" w:rsidRPr="009A73CE" w:rsidRDefault="009A73CE" w:rsidP="00130905">
      <w:pPr>
        <w:pStyle w:val="ListParagraph"/>
        <w:numPr>
          <w:ilvl w:val="0"/>
          <w:numId w:val="22"/>
        </w:numPr>
        <w:rPr>
          <w:b/>
          <w:bCs/>
        </w:rPr>
      </w:pPr>
      <w:r w:rsidRPr="009A73CE">
        <w:rPr>
          <w:b/>
          <w:bCs/>
        </w:rPr>
        <w:t>FARZN_2024</w:t>
      </w:r>
    </w:p>
    <w:p w14:paraId="232844F7" w14:textId="77777777" w:rsidR="009A73CE" w:rsidRPr="009A73CE" w:rsidRDefault="009A73CE" w:rsidP="00130905">
      <w:pPr>
        <w:pStyle w:val="ListParagraph"/>
        <w:numPr>
          <w:ilvl w:val="0"/>
          <w:numId w:val="22"/>
        </w:numPr>
        <w:rPr>
          <w:b/>
          <w:bCs/>
        </w:rPr>
      </w:pPr>
      <w:r w:rsidRPr="009A73CE">
        <w:rPr>
          <w:b/>
          <w:bCs/>
        </w:rPr>
        <w:t>FARZN19_30</w:t>
      </w:r>
    </w:p>
    <w:p w14:paraId="5AEA79F7" w14:textId="77777777" w:rsidR="009A73CE" w:rsidRPr="009A73CE" w:rsidRDefault="009A73CE" w:rsidP="00130905">
      <w:pPr>
        <w:pStyle w:val="ListParagraph"/>
        <w:numPr>
          <w:ilvl w:val="0"/>
          <w:numId w:val="22"/>
        </w:numPr>
        <w:rPr>
          <w:b/>
          <w:bCs/>
        </w:rPr>
      </w:pPr>
      <w:r w:rsidRPr="009A73CE">
        <w:rPr>
          <w:b/>
          <w:bCs/>
        </w:rPr>
        <w:t>FARZN19_40</w:t>
      </w:r>
    </w:p>
    <w:p w14:paraId="7055E872" w14:textId="77777777" w:rsidR="009A73CE" w:rsidRPr="009A73CE" w:rsidRDefault="009A73CE" w:rsidP="00130905">
      <w:pPr>
        <w:pStyle w:val="ListParagraph"/>
        <w:numPr>
          <w:ilvl w:val="0"/>
          <w:numId w:val="22"/>
        </w:numPr>
        <w:rPr>
          <w:b/>
          <w:bCs/>
        </w:rPr>
      </w:pPr>
      <w:r w:rsidRPr="009A73CE">
        <w:rPr>
          <w:b/>
          <w:bCs/>
        </w:rPr>
        <w:t>FARZN19_50</w:t>
      </w:r>
    </w:p>
    <w:p w14:paraId="2AC356F3" w14:textId="69ECB61A" w:rsidR="009A73CE" w:rsidRDefault="009A73CE" w:rsidP="009A73CE">
      <w:r w:rsidRPr="009A73CE">
        <w:rPr>
          <w:u w:val="single"/>
        </w:rPr>
        <w:t>Region location nodes</w:t>
      </w:r>
      <w:r w:rsidR="00D308FE" w:rsidRPr="00D308FE">
        <w:t xml:space="preserve"> – </w:t>
      </w:r>
      <w:r>
        <w:t>a value equal to ‘1’ in either of these fields denotes that that particular node falls within the MAG region or the WFRC region in the model.</w:t>
      </w:r>
    </w:p>
    <w:p w14:paraId="22EB73BB" w14:textId="77777777" w:rsidR="009A73CE" w:rsidRPr="009A73CE" w:rsidRDefault="009A73CE" w:rsidP="00130905">
      <w:pPr>
        <w:pStyle w:val="ListParagraph"/>
        <w:numPr>
          <w:ilvl w:val="0"/>
          <w:numId w:val="23"/>
        </w:numPr>
        <w:rPr>
          <w:b/>
          <w:bCs/>
        </w:rPr>
      </w:pPr>
      <w:r w:rsidRPr="009A73CE">
        <w:rPr>
          <w:b/>
          <w:bCs/>
        </w:rPr>
        <w:t>MAG_NODE</w:t>
      </w:r>
    </w:p>
    <w:p w14:paraId="3DC3A367" w14:textId="77777777" w:rsidR="009A73CE" w:rsidRPr="009A73CE" w:rsidRDefault="009A73CE" w:rsidP="00130905">
      <w:pPr>
        <w:pStyle w:val="ListParagraph"/>
        <w:numPr>
          <w:ilvl w:val="0"/>
          <w:numId w:val="23"/>
        </w:numPr>
        <w:rPr>
          <w:b/>
          <w:bCs/>
        </w:rPr>
      </w:pPr>
      <w:r w:rsidRPr="009A73CE">
        <w:rPr>
          <w:b/>
          <w:bCs/>
        </w:rPr>
        <w:t>WFRC_NODE</w:t>
      </w:r>
    </w:p>
    <w:p w14:paraId="14EEBAD2" w14:textId="77777777" w:rsidR="00EB3E1D" w:rsidRDefault="00EB3E1D" w:rsidP="00E83E7B">
      <w:pPr>
        <w:pStyle w:val="Heading2"/>
        <w:rPr>
          <w:color w:val="auto"/>
        </w:rPr>
      </w:pPr>
      <w:bookmarkStart w:id="424" w:name="_Toc95889752"/>
      <w:r>
        <w:t>Highway Link Functional Type Definitions</w:t>
      </w:r>
      <w:bookmarkEnd w:id="424"/>
    </w:p>
    <w:p w14:paraId="2581C2DD" w14:textId="435B4D6A" w:rsidR="00EB3E1D" w:rsidRDefault="00EB3E1D" w:rsidP="00F51CE4">
      <w:r>
        <w:t>The functional type of a link is used to determine what the free flow speed and the capacity are for vehicles along that particular link in a corridor</w:t>
      </w:r>
      <w:r w:rsidR="00192CE2">
        <w:t xml:space="preserve">. </w:t>
      </w:r>
      <w:r>
        <w:t>There are a few categories of functional types within the highway network</w:t>
      </w:r>
      <w:r w:rsidR="00192CE2">
        <w:t xml:space="preserve">. </w:t>
      </w:r>
      <w:r>
        <w:t>The categories and values are listed below:</w:t>
      </w:r>
    </w:p>
    <w:p w14:paraId="7E1D5114" w14:textId="77777777" w:rsidR="00EB3E1D" w:rsidRPr="00F51CE4" w:rsidRDefault="00EB3E1D" w:rsidP="00130905">
      <w:pPr>
        <w:pStyle w:val="ListParagraph"/>
        <w:numPr>
          <w:ilvl w:val="0"/>
          <w:numId w:val="31"/>
        </w:numPr>
        <w:rPr>
          <w:b/>
          <w:bCs/>
        </w:rPr>
      </w:pPr>
      <w:r w:rsidRPr="00F51CE4">
        <w:rPr>
          <w:b/>
          <w:bCs/>
        </w:rPr>
        <w:t>Centroid Connectors</w:t>
      </w:r>
    </w:p>
    <w:p w14:paraId="45BC6054" w14:textId="0A7E5F0F" w:rsidR="00EB3E1D" w:rsidRPr="00F51CE4" w:rsidRDefault="00EB3E1D" w:rsidP="00130905">
      <w:pPr>
        <w:pStyle w:val="ListParagraph"/>
        <w:numPr>
          <w:ilvl w:val="1"/>
          <w:numId w:val="24"/>
        </w:numPr>
      </w:pPr>
      <w:r w:rsidRPr="00F51CE4">
        <w:t>1</w:t>
      </w:r>
      <w:r w:rsidR="00D308FE" w:rsidRPr="00D308FE">
        <w:t xml:space="preserve"> – </w:t>
      </w:r>
      <w:r w:rsidRPr="00F51CE4">
        <w:t>Centroid Connectors</w:t>
      </w:r>
    </w:p>
    <w:p w14:paraId="66C85E4A" w14:textId="77777777" w:rsidR="00EB3E1D" w:rsidRPr="00F51CE4" w:rsidRDefault="00EB3E1D" w:rsidP="00130905">
      <w:pPr>
        <w:pStyle w:val="ListParagraph"/>
        <w:numPr>
          <w:ilvl w:val="0"/>
          <w:numId w:val="31"/>
        </w:numPr>
        <w:rPr>
          <w:b/>
          <w:bCs/>
        </w:rPr>
      </w:pPr>
      <w:r w:rsidRPr="00F51CE4">
        <w:rPr>
          <w:b/>
          <w:bCs/>
        </w:rPr>
        <w:t>Arterials</w:t>
      </w:r>
    </w:p>
    <w:p w14:paraId="2FD62CAD" w14:textId="10949685" w:rsidR="00EB3E1D" w:rsidRPr="00F51CE4" w:rsidRDefault="00EB3E1D" w:rsidP="00130905">
      <w:pPr>
        <w:pStyle w:val="ListParagraph"/>
        <w:numPr>
          <w:ilvl w:val="1"/>
          <w:numId w:val="24"/>
        </w:numPr>
      </w:pPr>
      <w:r w:rsidRPr="00F51CE4">
        <w:t>2</w:t>
      </w:r>
      <w:r w:rsidR="00D308FE" w:rsidRPr="00D308FE">
        <w:t xml:space="preserve"> – </w:t>
      </w:r>
      <w:r w:rsidRPr="00F51CE4">
        <w:t>Principal Arterial</w:t>
      </w:r>
    </w:p>
    <w:p w14:paraId="467CC2FC" w14:textId="352CBB37" w:rsidR="00EB3E1D" w:rsidRPr="00F51CE4" w:rsidRDefault="00EB3E1D" w:rsidP="00130905">
      <w:pPr>
        <w:pStyle w:val="ListParagraph"/>
        <w:numPr>
          <w:ilvl w:val="1"/>
          <w:numId w:val="24"/>
        </w:numPr>
      </w:pPr>
      <w:r w:rsidRPr="00F51CE4">
        <w:t>3</w:t>
      </w:r>
      <w:r w:rsidR="00D308FE" w:rsidRPr="00D308FE">
        <w:t xml:space="preserve"> – </w:t>
      </w:r>
      <w:r w:rsidRPr="00F51CE4">
        <w:t>Minor Arterial</w:t>
      </w:r>
    </w:p>
    <w:p w14:paraId="3B512B18" w14:textId="77777777" w:rsidR="00EB3E1D" w:rsidRPr="00F51CE4" w:rsidRDefault="00EB3E1D" w:rsidP="00130905">
      <w:pPr>
        <w:pStyle w:val="ListParagraph"/>
        <w:numPr>
          <w:ilvl w:val="0"/>
          <w:numId w:val="31"/>
        </w:numPr>
        <w:rPr>
          <w:b/>
          <w:bCs/>
        </w:rPr>
      </w:pPr>
      <w:r w:rsidRPr="00F51CE4">
        <w:rPr>
          <w:b/>
          <w:bCs/>
        </w:rPr>
        <w:t>Collectors</w:t>
      </w:r>
    </w:p>
    <w:p w14:paraId="33EF00A0" w14:textId="177AB92A" w:rsidR="00EB3E1D" w:rsidRPr="00F51CE4" w:rsidRDefault="00EB3E1D" w:rsidP="00130905">
      <w:pPr>
        <w:pStyle w:val="ListParagraph"/>
        <w:numPr>
          <w:ilvl w:val="1"/>
          <w:numId w:val="24"/>
        </w:numPr>
      </w:pPr>
      <w:r w:rsidRPr="00F51CE4">
        <w:t>4</w:t>
      </w:r>
      <w:r w:rsidR="00D308FE" w:rsidRPr="00D308FE">
        <w:t xml:space="preserve"> – </w:t>
      </w:r>
      <w:r w:rsidRPr="00F51CE4">
        <w:t>Major Collector</w:t>
      </w:r>
    </w:p>
    <w:p w14:paraId="72F7C9D9" w14:textId="4E2DD899" w:rsidR="00EB3E1D" w:rsidRPr="00F51CE4" w:rsidRDefault="00EB3E1D" w:rsidP="00130905">
      <w:pPr>
        <w:pStyle w:val="ListParagraph"/>
        <w:numPr>
          <w:ilvl w:val="1"/>
          <w:numId w:val="24"/>
        </w:numPr>
      </w:pPr>
      <w:r w:rsidRPr="00F51CE4">
        <w:t>5</w:t>
      </w:r>
      <w:r w:rsidR="00D308FE" w:rsidRPr="00D308FE">
        <w:t xml:space="preserve"> – </w:t>
      </w:r>
      <w:r w:rsidRPr="00F51CE4">
        <w:t>Minor Collector</w:t>
      </w:r>
    </w:p>
    <w:p w14:paraId="27076DDD" w14:textId="77777777" w:rsidR="00EB3E1D" w:rsidRPr="00F51CE4" w:rsidRDefault="00EB3E1D" w:rsidP="00130905">
      <w:pPr>
        <w:pStyle w:val="ListParagraph"/>
        <w:numPr>
          <w:ilvl w:val="0"/>
          <w:numId w:val="24"/>
        </w:numPr>
        <w:rPr>
          <w:color w:val="000000"/>
          <w:szCs w:val="20"/>
        </w:rPr>
      </w:pPr>
      <w:r w:rsidRPr="00F51CE4">
        <w:rPr>
          <w:b/>
          <w:bCs/>
          <w:color w:val="000000"/>
          <w:szCs w:val="20"/>
        </w:rPr>
        <w:t>Local roads</w:t>
      </w:r>
      <w:r w:rsidRPr="00F51CE4">
        <w:rPr>
          <w:color w:val="000000"/>
          <w:szCs w:val="20"/>
        </w:rPr>
        <w:t xml:space="preserve"> (rarely used in this network)</w:t>
      </w:r>
    </w:p>
    <w:p w14:paraId="630E7DA4" w14:textId="7B969FCF" w:rsidR="00EB3E1D" w:rsidRPr="00F51CE4" w:rsidRDefault="00EB3E1D" w:rsidP="00130905">
      <w:pPr>
        <w:pStyle w:val="ListParagraph"/>
        <w:numPr>
          <w:ilvl w:val="1"/>
          <w:numId w:val="24"/>
        </w:numPr>
      </w:pPr>
      <w:r w:rsidRPr="00F51CE4">
        <w:lastRenderedPageBreak/>
        <w:t>6</w:t>
      </w:r>
      <w:r w:rsidR="00D308FE" w:rsidRPr="00D308FE">
        <w:t xml:space="preserve"> – </w:t>
      </w:r>
      <w:r w:rsidRPr="00F51CE4">
        <w:t>Local</w:t>
      </w:r>
    </w:p>
    <w:p w14:paraId="3DF6EBEC" w14:textId="16C2168B" w:rsidR="00EB3E1D" w:rsidRPr="00F51CE4" w:rsidRDefault="00EB3E1D" w:rsidP="00130905">
      <w:pPr>
        <w:pStyle w:val="ListParagraph"/>
        <w:numPr>
          <w:ilvl w:val="1"/>
          <w:numId w:val="24"/>
        </w:numPr>
      </w:pPr>
      <w:r w:rsidRPr="00F51CE4">
        <w:t>7</w:t>
      </w:r>
      <w:r w:rsidR="00D308FE" w:rsidRPr="00D308FE">
        <w:t xml:space="preserve"> – </w:t>
      </w:r>
      <w:r w:rsidRPr="00F51CE4">
        <w:t>Unpaved</w:t>
      </w:r>
    </w:p>
    <w:p w14:paraId="44C5936D" w14:textId="77777777" w:rsidR="00EB3E1D" w:rsidRPr="00F51CE4" w:rsidRDefault="00EB3E1D" w:rsidP="00130905">
      <w:pPr>
        <w:pStyle w:val="ListParagraph"/>
        <w:numPr>
          <w:ilvl w:val="0"/>
          <w:numId w:val="31"/>
        </w:numPr>
        <w:rPr>
          <w:b/>
          <w:bCs/>
        </w:rPr>
      </w:pPr>
      <w:r w:rsidRPr="00F51CE4">
        <w:rPr>
          <w:b/>
          <w:bCs/>
        </w:rPr>
        <w:t>Expressways</w:t>
      </w:r>
    </w:p>
    <w:p w14:paraId="6AB59C81" w14:textId="31FD22C2" w:rsidR="00EB3E1D" w:rsidRPr="00F51CE4" w:rsidRDefault="00EB3E1D" w:rsidP="00130905">
      <w:pPr>
        <w:pStyle w:val="ListParagraph"/>
        <w:numPr>
          <w:ilvl w:val="1"/>
          <w:numId w:val="24"/>
        </w:numPr>
      </w:pPr>
      <w:r w:rsidRPr="00F51CE4">
        <w:t>12</w:t>
      </w:r>
      <w:r w:rsidR="00D308FE" w:rsidRPr="00D308FE">
        <w:t xml:space="preserve"> – </w:t>
      </w:r>
      <w:r w:rsidRPr="00F51CE4">
        <w:t>Expressway: posted 60-70 mph</w:t>
      </w:r>
    </w:p>
    <w:p w14:paraId="5441EDE2" w14:textId="078FE253" w:rsidR="00EB3E1D" w:rsidRPr="00F51CE4" w:rsidRDefault="00EB3E1D" w:rsidP="00130905">
      <w:pPr>
        <w:pStyle w:val="ListParagraph"/>
        <w:numPr>
          <w:ilvl w:val="1"/>
          <w:numId w:val="24"/>
        </w:numPr>
      </w:pPr>
      <w:r w:rsidRPr="00F51CE4">
        <w:t>13</w:t>
      </w:r>
      <w:r w:rsidR="00D308FE" w:rsidRPr="00D308FE">
        <w:t xml:space="preserve"> – </w:t>
      </w:r>
      <w:r w:rsidRPr="00F51CE4">
        <w:t>Expressway: posted 55-65 mph</w:t>
      </w:r>
    </w:p>
    <w:p w14:paraId="004FDBF6" w14:textId="2067AD51" w:rsidR="00EB3E1D" w:rsidRPr="00F51CE4" w:rsidRDefault="00EB3E1D" w:rsidP="00130905">
      <w:pPr>
        <w:pStyle w:val="ListParagraph"/>
        <w:numPr>
          <w:ilvl w:val="1"/>
          <w:numId w:val="24"/>
        </w:numPr>
      </w:pPr>
      <w:r w:rsidRPr="00F51CE4">
        <w:t>14</w:t>
      </w:r>
      <w:r w:rsidR="00D308FE" w:rsidRPr="00D308FE">
        <w:t xml:space="preserve"> – </w:t>
      </w:r>
      <w:r w:rsidRPr="00F51CE4">
        <w:t>Expressway: posted 50-60 mph</w:t>
      </w:r>
    </w:p>
    <w:p w14:paraId="12B60C37" w14:textId="6D7B5BC9" w:rsidR="00EB3E1D" w:rsidRPr="00F51CE4" w:rsidRDefault="00EB3E1D" w:rsidP="00130905">
      <w:pPr>
        <w:pStyle w:val="ListParagraph"/>
        <w:numPr>
          <w:ilvl w:val="1"/>
          <w:numId w:val="24"/>
        </w:numPr>
      </w:pPr>
      <w:r w:rsidRPr="00F51CE4">
        <w:t>15</w:t>
      </w:r>
      <w:r w:rsidR="00D308FE" w:rsidRPr="00D308FE">
        <w:t xml:space="preserve"> – </w:t>
      </w:r>
      <w:r w:rsidRPr="00F51CE4">
        <w:t>Expressway: posted 45-55 mph</w:t>
      </w:r>
    </w:p>
    <w:p w14:paraId="6CFF5506" w14:textId="77777777" w:rsidR="00EB3E1D" w:rsidRPr="00F51CE4" w:rsidRDefault="00EB3E1D" w:rsidP="00130905">
      <w:pPr>
        <w:pStyle w:val="ListParagraph"/>
        <w:numPr>
          <w:ilvl w:val="0"/>
          <w:numId w:val="31"/>
        </w:numPr>
        <w:rPr>
          <w:b/>
          <w:bCs/>
        </w:rPr>
      </w:pPr>
      <w:r w:rsidRPr="00F51CE4">
        <w:rPr>
          <w:b/>
          <w:bCs/>
        </w:rPr>
        <w:t>Freeways</w:t>
      </w:r>
    </w:p>
    <w:p w14:paraId="1A6DB47C" w14:textId="37BBDB8E" w:rsidR="00EB3E1D" w:rsidRPr="00EB3E1D" w:rsidRDefault="00EB3E1D" w:rsidP="00130905">
      <w:pPr>
        <w:pStyle w:val="ListParagraph"/>
        <w:numPr>
          <w:ilvl w:val="1"/>
          <w:numId w:val="24"/>
        </w:numPr>
      </w:pPr>
      <w:r w:rsidRPr="00EB3E1D">
        <w:t>20</w:t>
      </w:r>
      <w:r w:rsidR="00D308FE" w:rsidRPr="00D308FE">
        <w:t xml:space="preserve"> – </w:t>
      </w:r>
      <w:r w:rsidRPr="00EB3E1D">
        <w:t>Managed Motorways: Freeway-to-Freeway loop ramp</w:t>
      </w:r>
    </w:p>
    <w:p w14:paraId="7DB1B4E9" w14:textId="1C010E3E" w:rsidR="00EB3E1D" w:rsidRPr="00EB3E1D" w:rsidRDefault="00EB3E1D" w:rsidP="00130905">
      <w:pPr>
        <w:pStyle w:val="ListParagraph"/>
        <w:numPr>
          <w:ilvl w:val="1"/>
          <w:numId w:val="24"/>
        </w:numPr>
      </w:pPr>
      <w:r w:rsidRPr="00EB3E1D">
        <w:t>21</w:t>
      </w:r>
      <w:r w:rsidR="00D308FE" w:rsidRPr="00D308FE">
        <w:t xml:space="preserve"> – </w:t>
      </w:r>
      <w:r w:rsidRPr="00EB3E1D">
        <w:t>Managed Motorways: C-D road, flyover ramp</w:t>
      </w:r>
    </w:p>
    <w:p w14:paraId="257653DE" w14:textId="38DEB649" w:rsidR="00EB3E1D" w:rsidRPr="00EB3E1D" w:rsidRDefault="00EB3E1D" w:rsidP="00130905">
      <w:pPr>
        <w:pStyle w:val="ListParagraph"/>
        <w:numPr>
          <w:ilvl w:val="1"/>
          <w:numId w:val="24"/>
        </w:numPr>
      </w:pPr>
      <w:r w:rsidRPr="00EB3E1D">
        <w:t>22</w:t>
      </w:r>
      <w:r w:rsidR="00D308FE" w:rsidRPr="00D308FE">
        <w:t xml:space="preserve"> – </w:t>
      </w:r>
      <w:r w:rsidRPr="00EB3E1D">
        <w:t>Managed Motorways: posted 55-60 mph</w:t>
      </w:r>
    </w:p>
    <w:p w14:paraId="477C43FD" w14:textId="51CB8392" w:rsidR="00EB3E1D" w:rsidRPr="00EB3E1D" w:rsidRDefault="00EB3E1D" w:rsidP="00130905">
      <w:pPr>
        <w:pStyle w:val="ListParagraph"/>
        <w:numPr>
          <w:ilvl w:val="1"/>
          <w:numId w:val="24"/>
        </w:numPr>
      </w:pPr>
      <w:r w:rsidRPr="00EB3E1D">
        <w:t>23</w:t>
      </w:r>
      <w:r w:rsidR="00D308FE" w:rsidRPr="00D308FE">
        <w:t xml:space="preserve"> – </w:t>
      </w:r>
      <w:r w:rsidRPr="00EB3E1D">
        <w:t>Managed Motorways: posted 65 mph, no aux lane</w:t>
      </w:r>
    </w:p>
    <w:p w14:paraId="054920AC" w14:textId="4019504D" w:rsidR="00EB3E1D" w:rsidRPr="00EB3E1D" w:rsidRDefault="00EB3E1D" w:rsidP="00130905">
      <w:pPr>
        <w:pStyle w:val="ListParagraph"/>
        <w:numPr>
          <w:ilvl w:val="1"/>
          <w:numId w:val="24"/>
        </w:numPr>
      </w:pPr>
      <w:r w:rsidRPr="00EB3E1D">
        <w:t>24</w:t>
      </w:r>
      <w:r w:rsidR="00D308FE" w:rsidRPr="00D308FE">
        <w:t xml:space="preserve"> – </w:t>
      </w:r>
      <w:r w:rsidRPr="00EB3E1D">
        <w:t>Managed Motorways: posted 65 mph, aux lane</w:t>
      </w:r>
    </w:p>
    <w:p w14:paraId="61771F34" w14:textId="018E3DF3" w:rsidR="00EB3E1D" w:rsidRPr="00EB3E1D" w:rsidRDefault="00EB3E1D" w:rsidP="00130905">
      <w:pPr>
        <w:pStyle w:val="ListParagraph"/>
        <w:numPr>
          <w:ilvl w:val="1"/>
          <w:numId w:val="24"/>
        </w:numPr>
      </w:pPr>
      <w:r w:rsidRPr="00EB3E1D">
        <w:t>25</w:t>
      </w:r>
      <w:r w:rsidR="00D308FE" w:rsidRPr="00D308FE">
        <w:t xml:space="preserve"> – </w:t>
      </w:r>
      <w:r w:rsidRPr="00EB3E1D">
        <w:t>Managed Motorways: posted 75 mph, no aux lane</w:t>
      </w:r>
    </w:p>
    <w:p w14:paraId="31F4FAFD" w14:textId="35C21325" w:rsidR="00EB3E1D" w:rsidRPr="00EB3E1D" w:rsidRDefault="00EB3E1D" w:rsidP="00130905">
      <w:pPr>
        <w:pStyle w:val="ListParagraph"/>
        <w:numPr>
          <w:ilvl w:val="1"/>
          <w:numId w:val="24"/>
        </w:numPr>
      </w:pPr>
      <w:r w:rsidRPr="00EB3E1D">
        <w:t>26</w:t>
      </w:r>
      <w:r w:rsidR="00D308FE" w:rsidRPr="00D308FE">
        <w:t xml:space="preserve"> – </w:t>
      </w:r>
      <w:r w:rsidRPr="00EB3E1D">
        <w:t>Managed Motorways: posted 75 mph, aux lane</w:t>
      </w:r>
    </w:p>
    <w:p w14:paraId="1E4D815F" w14:textId="34492EF4" w:rsidR="00EB3E1D" w:rsidRPr="00EB3E1D" w:rsidRDefault="00EB3E1D" w:rsidP="00130905">
      <w:pPr>
        <w:pStyle w:val="ListParagraph"/>
        <w:numPr>
          <w:ilvl w:val="1"/>
          <w:numId w:val="24"/>
        </w:numPr>
      </w:pPr>
      <w:r w:rsidRPr="00EB3E1D">
        <w:t>27</w:t>
      </w:r>
      <w:r w:rsidR="00D308FE" w:rsidRPr="00D308FE">
        <w:t xml:space="preserve"> – </w:t>
      </w:r>
      <w:r w:rsidRPr="00EB3E1D">
        <w:t>placeholder</w:t>
      </w:r>
    </w:p>
    <w:p w14:paraId="1E68DB9A" w14:textId="07239687" w:rsidR="00EB3E1D" w:rsidRPr="00EB3E1D" w:rsidRDefault="00EB3E1D" w:rsidP="00130905">
      <w:pPr>
        <w:pStyle w:val="ListParagraph"/>
        <w:numPr>
          <w:ilvl w:val="1"/>
          <w:numId w:val="24"/>
        </w:numPr>
      </w:pPr>
      <w:r w:rsidRPr="00EB3E1D">
        <w:t>28</w:t>
      </w:r>
      <w:r w:rsidR="00D308FE" w:rsidRPr="00D308FE">
        <w:t xml:space="preserve"> – </w:t>
      </w:r>
      <w:r w:rsidRPr="00EB3E1D">
        <w:t>Managed Motorways: On-ramp</w:t>
      </w:r>
    </w:p>
    <w:p w14:paraId="37BD5E5D" w14:textId="616019FB" w:rsidR="00EB3E1D" w:rsidRPr="00EB3E1D" w:rsidRDefault="00EB3E1D" w:rsidP="00130905">
      <w:pPr>
        <w:pStyle w:val="ListParagraph"/>
        <w:numPr>
          <w:ilvl w:val="1"/>
          <w:numId w:val="24"/>
        </w:numPr>
      </w:pPr>
      <w:r w:rsidRPr="00EB3E1D">
        <w:t>29</w:t>
      </w:r>
      <w:r w:rsidR="00D308FE" w:rsidRPr="00D308FE">
        <w:t xml:space="preserve"> – </w:t>
      </w:r>
      <w:r w:rsidRPr="00EB3E1D">
        <w:t>Managed Motorways: Off-ramp</w:t>
      </w:r>
    </w:p>
    <w:p w14:paraId="76D9F132" w14:textId="4266BC71" w:rsidR="00EB3E1D" w:rsidRPr="00EB3E1D" w:rsidRDefault="00EB3E1D" w:rsidP="00130905">
      <w:pPr>
        <w:pStyle w:val="ListParagraph"/>
        <w:numPr>
          <w:ilvl w:val="1"/>
          <w:numId w:val="24"/>
        </w:numPr>
      </w:pPr>
      <w:r w:rsidRPr="00EB3E1D">
        <w:t>30</w:t>
      </w:r>
      <w:r w:rsidR="00D308FE" w:rsidRPr="00D308FE">
        <w:t xml:space="preserve"> – </w:t>
      </w:r>
      <w:r w:rsidRPr="00EB3E1D">
        <w:t>Freeway: Freeway-to-Freeway loop ramp</w:t>
      </w:r>
    </w:p>
    <w:p w14:paraId="2206FC15" w14:textId="37010CB4" w:rsidR="00EB3E1D" w:rsidRPr="00EB3E1D" w:rsidRDefault="00EB3E1D" w:rsidP="00130905">
      <w:pPr>
        <w:pStyle w:val="ListParagraph"/>
        <w:numPr>
          <w:ilvl w:val="1"/>
          <w:numId w:val="24"/>
        </w:numPr>
      </w:pPr>
      <w:r w:rsidRPr="00EB3E1D">
        <w:t>31</w:t>
      </w:r>
      <w:r w:rsidR="00D308FE" w:rsidRPr="00D308FE">
        <w:t xml:space="preserve"> – </w:t>
      </w:r>
      <w:r w:rsidRPr="00EB3E1D">
        <w:t>Freeway: C-D road, flyover ramp</w:t>
      </w:r>
    </w:p>
    <w:p w14:paraId="01018148" w14:textId="42434C64" w:rsidR="00EB3E1D" w:rsidRPr="00EB3E1D" w:rsidRDefault="00EB3E1D" w:rsidP="00130905">
      <w:pPr>
        <w:pStyle w:val="ListParagraph"/>
        <w:numPr>
          <w:ilvl w:val="1"/>
          <w:numId w:val="24"/>
        </w:numPr>
      </w:pPr>
      <w:r w:rsidRPr="00EB3E1D">
        <w:t>32</w:t>
      </w:r>
      <w:r w:rsidR="00D308FE" w:rsidRPr="00D308FE">
        <w:t xml:space="preserve"> – </w:t>
      </w:r>
      <w:r w:rsidRPr="00EB3E1D">
        <w:t>Freeway: posted 55-60 mph</w:t>
      </w:r>
    </w:p>
    <w:p w14:paraId="31C95DDB" w14:textId="054FC3FA" w:rsidR="00EB3E1D" w:rsidRPr="00EB3E1D" w:rsidRDefault="00EB3E1D" w:rsidP="00130905">
      <w:pPr>
        <w:pStyle w:val="ListParagraph"/>
        <w:numPr>
          <w:ilvl w:val="1"/>
          <w:numId w:val="24"/>
        </w:numPr>
      </w:pPr>
      <w:r w:rsidRPr="00EB3E1D">
        <w:t>33</w:t>
      </w:r>
      <w:r w:rsidR="00D308FE" w:rsidRPr="00D308FE">
        <w:t xml:space="preserve"> – </w:t>
      </w:r>
      <w:r w:rsidRPr="00EB3E1D">
        <w:t>Freeway: posted 65 mph, no aux lane</w:t>
      </w:r>
    </w:p>
    <w:p w14:paraId="152264F7" w14:textId="661EAF11" w:rsidR="00EB3E1D" w:rsidRPr="00EB3E1D" w:rsidRDefault="00EB3E1D" w:rsidP="00130905">
      <w:pPr>
        <w:pStyle w:val="ListParagraph"/>
        <w:numPr>
          <w:ilvl w:val="1"/>
          <w:numId w:val="24"/>
        </w:numPr>
      </w:pPr>
      <w:r w:rsidRPr="00EB3E1D">
        <w:t>34</w:t>
      </w:r>
      <w:r w:rsidR="00D308FE" w:rsidRPr="00D308FE">
        <w:t xml:space="preserve"> – </w:t>
      </w:r>
      <w:r w:rsidRPr="00EB3E1D">
        <w:t>Freeway: posted 65 mph, aux lane</w:t>
      </w:r>
    </w:p>
    <w:p w14:paraId="638824DE" w14:textId="56411A76" w:rsidR="00EB3E1D" w:rsidRPr="00EB3E1D" w:rsidRDefault="00EB3E1D" w:rsidP="00130905">
      <w:pPr>
        <w:pStyle w:val="ListParagraph"/>
        <w:numPr>
          <w:ilvl w:val="1"/>
          <w:numId w:val="24"/>
        </w:numPr>
      </w:pPr>
      <w:r w:rsidRPr="00EB3E1D">
        <w:t>35</w:t>
      </w:r>
      <w:r w:rsidR="00D308FE" w:rsidRPr="00D308FE">
        <w:t xml:space="preserve"> – </w:t>
      </w:r>
      <w:r w:rsidRPr="00EB3E1D">
        <w:t>Freeway: posted 75 mph, no aux lane</w:t>
      </w:r>
    </w:p>
    <w:p w14:paraId="78FB45A1" w14:textId="75CF601F" w:rsidR="00EB3E1D" w:rsidRPr="00EB3E1D" w:rsidRDefault="00EB3E1D" w:rsidP="00130905">
      <w:pPr>
        <w:pStyle w:val="ListParagraph"/>
        <w:numPr>
          <w:ilvl w:val="1"/>
          <w:numId w:val="24"/>
        </w:numPr>
      </w:pPr>
      <w:r w:rsidRPr="00EB3E1D">
        <w:t>36</w:t>
      </w:r>
      <w:r w:rsidR="00D308FE" w:rsidRPr="00D308FE">
        <w:t xml:space="preserve"> – </w:t>
      </w:r>
      <w:r w:rsidRPr="00EB3E1D">
        <w:t>Freeway: posted 75 mph, aux lane</w:t>
      </w:r>
    </w:p>
    <w:p w14:paraId="5AAB2613" w14:textId="45AB9042" w:rsidR="00EB3E1D" w:rsidRPr="00EB3E1D" w:rsidRDefault="00EB3E1D" w:rsidP="00130905">
      <w:pPr>
        <w:pStyle w:val="ListParagraph"/>
        <w:numPr>
          <w:ilvl w:val="1"/>
          <w:numId w:val="24"/>
        </w:numPr>
      </w:pPr>
      <w:r w:rsidRPr="00EB3E1D">
        <w:t>37</w:t>
      </w:r>
      <w:r w:rsidR="00D308FE" w:rsidRPr="00D308FE">
        <w:t xml:space="preserve"> – </w:t>
      </w:r>
      <w:r w:rsidRPr="00EB3E1D">
        <w:t>Freeway: HOV lane</w:t>
      </w:r>
    </w:p>
    <w:p w14:paraId="72E09904" w14:textId="7667DE2A" w:rsidR="00EB3E1D" w:rsidRPr="00EB3E1D" w:rsidRDefault="00EB3E1D" w:rsidP="00130905">
      <w:pPr>
        <w:pStyle w:val="ListParagraph"/>
        <w:numPr>
          <w:ilvl w:val="1"/>
          <w:numId w:val="24"/>
        </w:numPr>
      </w:pPr>
      <w:r w:rsidRPr="00EB3E1D">
        <w:t>38</w:t>
      </w:r>
      <w:r w:rsidR="00D308FE" w:rsidRPr="00D308FE">
        <w:t xml:space="preserve"> – </w:t>
      </w:r>
      <w:r w:rsidRPr="00EB3E1D">
        <w:t xml:space="preserve">Freeway: </w:t>
      </w:r>
      <w:proofErr w:type="gramStart"/>
      <w:r w:rsidRPr="00EB3E1D">
        <w:t>Managed lane</w:t>
      </w:r>
      <w:proofErr w:type="gramEnd"/>
    </w:p>
    <w:p w14:paraId="2D5B20CC" w14:textId="69929519" w:rsidR="00EB3E1D" w:rsidRPr="00EB3E1D" w:rsidRDefault="00EB3E1D" w:rsidP="00130905">
      <w:pPr>
        <w:pStyle w:val="ListParagraph"/>
        <w:numPr>
          <w:ilvl w:val="1"/>
          <w:numId w:val="24"/>
        </w:numPr>
      </w:pPr>
      <w:r w:rsidRPr="00EB3E1D">
        <w:t>39</w:t>
      </w:r>
      <w:r w:rsidR="00D308FE" w:rsidRPr="00D308FE">
        <w:t xml:space="preserve"> – </w:t>
      </w:r>
      <w:r w:rsidRPr="00EB3E1D">
        <w:t xml:space="preserve">Freeway: </w:t>
      </w:r>
      <w:proofErr w:type="gramStart"/>
      <w:r w:rsidRPr="00EB3E1D">
        <w:t>Managed lane</w:t>
      </w:r>
      <w:proofErr w:type="gramEnd"/>
      <w:r w:rsidRPr="00EB3E1D">
        <w:t xml:space="preserve"> access</w:t>
      </w:r>
    </w:p>
    <w:p w14:paraId="1C05ECC8" w14:textId="3F79F77B" w:rsidR="00EB3E1D" w:rsidRPr="00EB3E1D" w:rsidRDefault="00EB3E1D" w:rsidP="00130905">
      <w:pPr>
        <w:pStyle w:val="ListParagraph"/>
        <w:numPr>
          <w:ilvl w:val="1"/>
          <w:numId w:val="24"/>
        </w:numPr>
      </w:pPr>
      <w:r w:rsidRPr="00EB3E1D">
        <w:t>40</w:t>
      </w:r>
      <w:r w:rsidR="00D308FE" w:rsidRPr="00D308FE">
        <w:t xml:space="preserve"> – </w:t>
      </w:r>
      <w:r w:rsidRPr="00EB3E1D">
        <w:t>Freeway: Tollway</w:t>
      </w:r>
    </w:p>
    <w:p w14:paraId="2A5970C0" w14:textId="4F6FAAAA" w:rsidR="00EB3E1D" w:rsidRPr="00EB3E1D" w:rsidRDefault="00EB3E1D" w:rsidP="00130905">
      <w:pPr>
        <w:pStyle w:val="ListParagraph"/>
        <w:numPr>
          <w:ilvl w:val="1"/>
          <w:numId w:val="24"/>
        </w:numPr>
      </w:pPr>
      <w:r w:rsidRPr="00EB3E1D">
        <w:t>41</w:t>
      </w:r>
      <w:r w:rsidR="00D308FE" w:rsidRPr="00D308FE">
        <w:t xml:space="preserve"> – </w:t>
      </w:r>
      <w:r w:rsidRPr="00EB3E1D">
        <w:t>Freeway: On-ramp</w:t>
      </w:r>
    </w:p>
    <w:p w14:paraId="26D2419A" w14:textId="143B642B" w:rsidR="00EE3B30" w:rsidRPr="00EB3E1D" w:rsidRDefault="00EB3E1D" w:rsidP="00130905">
      <w:pPr>
        <w:pStyle w:val="ListParagraph"/>
        <w:numPr>
          <w:ilvl w:val="1"/>
          <w:numId w:val="24"/>
        </w:numPr>
      </w:pPr>
      <w:r w:rsidRPr="00EB3E1D">
        <w:t>42</w:t>
      </w:r>
      <w:r w:rsidR="00D308FE" w:rsidRPr="00D308FE">
        <w:t xml:space="preserve"> – </w:t>
      </w:r>
      <w:r w:rsidRPr="00EB3E1D">
        <w:t>Freeway: Off-ramp</w:t>
      </w:r>
    </w:p>
    <w:p w14:paraId="72C8E2C5" w14:textId="77777777" w:rsidR="004D33EA" w:rsidRDefault="004D33EA" w:rsidP="00E83E7B">
      <w:pPr>
        <w:pStyle w:val="Heading2"/>
        <w:rPr>
          <w:color w:val="auto"/>
        </w:rPr>
      </w:pPr>
      <w:bookmarkStart w:id="425" w:name="_Toc95889753"/>
      <w:r>
        <w:t>Other Highway Network Support Files</w:t>
      </w:r>
      <w:bookmarkEnd w:id="425"/>
    </w:p>
    <w:p w14:paraId="6BF6E8E4" w14:textId="561F0863" w:rsidR="0048521D" w:rsidRDefault="004D33EA" w:rsidP="0030183C">
      <w:pPr>
        <w:pStyle w:val="Heading3"/>
      </w:pPr>
      <w:bookmarkStart w:id="426" w:name="_Toc95889754"/>
      <w:r>
        <w:t>Toll Zone Shapefile</w:t>
      </w:r>
      <w:bookmarkEnd w:id="426"/>
    </w:p>
    <w:p w14:paraId="1FB09D99" w14:textId="1F9020BA" w:rsidR="004D33EA" w:rsidRDefault="00E86C5F" w:rsidP="00F51CE4">
      <w:r>
        <w:t>A polygon shapefile (‘</w:t>
      </w:r>
      <w:proofErr w:type="spellStart"/>
      <w:r w:rsidRPr="00E86C5F">
        <w:t>Tollz_shp.shp</w:t>
      </w:r>
      <w:proofErr w:type="spellEnd"/>
      <w:r>
        <w:t>’ located in the ‘</w:t>
      </w:r>
      <w:r w:rsidRPr="00E86C5F">
        <w:t>1_Inputs\3_Highway\GIS</w:t>
      </w:r>
      <w:r>
        <w:t>’ folder) contains the geographic locations and identification for the current and future toll zones used by the Model</w:t>
      </w:r>
      <w:r w:rsidR="00192CE2">
        <w:t xml:space="preserve">. </w:t>
      </w:r>
      <w:r>
        <w:t xml:space="preserve">The toll zone </w:t>
      </w:r>
      <w:proofErr w:type="gramStart"/>
      <w:r>
        <w:t>ID’s</w:t>
      </w:r>
      <w:proofErr w:type="gramEnd"/>
      <w:r>
        <w:t xml:space="preserve"> are transferred to the scenario network t</w:t>
      </w:r>
      <w:r w:rsidR="004D33EA">
        <w:t>hrough a spatial join</w:t>
      </w:r>
      <w:r>
        <w:t xml:space="preserve"> during the input processing phase of the model</w:t>
      </w:r>
      <w:r w:rsidR="00192CE2">
        <w:t xml:space="preserve">. </w:t>
      </w:r>
    </w:p>
    <w:p w14:paraId="5B3F5340" w14:textId="77777777" w:rsidR="00AD38D0" w:rsidRDefault="00AD38D0" w:rsidP="0030183C">
      <w:pPr>
        <w:pStyle w:val="Heading3"/>
      </w:pPr>
      <w:bookmarkStart w:id="427" w:name="_Toc95889755"/>
      <w:r>
        <w:t>Master Network Shapefile</w:t>
      </w:r>
      <w:bookmarkEnd w:id="427"/>
    </w:p>
    <w:p w14:paraId="56EBB515" w14:textId="53D3BD46" w:rsidR="00AD38D0" w:rsidRDefault="001C1819" w:rsidP="00F51CE4">
      <w:r>
        <w:t>The master network link and node data tables have been exported as link and node shapefiles, located in the ‘</w:t>
      </w:r>
      <w:r w:rsidRPr="00E86C5F">
        <w:t>1_Inputs\3_Highway\GIS</w:t>
      </w:r>
      <w:r>
        <w:t>’ folder</w:t>
      </w:r>
      <w:r w:rsidR="00192CE2">
        <w:t xml:space="preserve">. </w:t>
      </w:r>
      <w:r>
        <w:t>These are available for visualizing the network in GIS platforms, such as ArcMap</w:t>
      </w:r>
      <w:r w:rsidR="00192CE2">
        <w:t xml:space="preserve">. </w:t>
      </w:r>
      <w:r>
        <w:t xml:space="preserve">The link shapefile is also used to provide geographic projection definition for the highway network in Python </w:t>
      </w:r>
      <w:r>
        <w:lastRenderedPageBreak/>
        <w:t>network processing</w:t>
      </w:r>
      <w:r w:rsidR="00192CE2">
        <w:t xml:space="preserve">. </w:t>
      </w:r>
      <w:r>
        <w:t>A default projection file (‘</w:t>
      </w:r>
      <w:r w:rsidRPr="001C1819">
        <w:t>_</w:t>
      </w:r>
      <w:proofErr w:type="spellStart"/>
      <w:r w:rsidRPr="001C1819">
        <w:t>Default_Projection.prj</w:t>
      </w:r>
      <w:proofErr w:type="spellEnd"/>
      <w:r>
        <w:t>’) is also included in this file to ensure the geographic project is not lost.</w:t>
      </w:r>
    </w:p>
    <w:p w14:paraId="1AF69404" w14:textId="77777777" w:rsidR="0048521D" w:rsidRDefault="004D33EA" w:rsidP="0030183C">
      <w:pPr>
        <w:pStyle w:val="Heading3"/>
      </w:pPr>
      <w:bookmarkStart w:id="428" w:name="_Toc95889756"/>
      <w:r>
        <w:t>VPR File</w:t>
      </w:r>
      <w:bookmarkEnd w:id="428"/>
    </w:p>
    <w:p w14:paraId="0049FD54" w14:textId="5AD1AA8A" w:rsidR="0040635F" w:rsidRDefault="00270FCA" w:rsidP="00F51CE4">
      <w:r>
        <w:t xml:space="preserve">A </w:t>
      </w:r>
      <w:proofErr w:type="gramStart"/>
      <w:r>
        <w:t>‘.VPR</w:t>
      </w:r>
      <w:proofErr w:type="gramEnd"/>
      <w:r>
        <w:t>’ file is</w:t>
      </w:r>
      <w:r w:rsidR="004D33EA">
        <w:t xml:space="preserve"> used </w:t>
      </w:r>
      <w:r>
        <w:t xml:space="preserve">to symbolize a Cube binary </w:t>
      </w:r>
      <w:r w:rsidR="004D33EA">
        <w:t>network</w:t>
      </w:r>
      <w:r w:rsidR="00192CE2">
        <w:t xml:space="preserve">. </w:t>
      </w:r>
      <w:r w:rsidR="0040635F">
        <w:t>Two pre-set ‘VPR’ files are found in the ‘</w:t>
      </w:r>
      <w:r w:rsidR="0040635F" w:rsidRPr="0040635F">
        <w:t>1_Inputs\3_Highway\_VPR files &amp; scripts\Preset VPR</w:t>
      </w:r>
      <w:r w:rsidR="0040635F">
        <w:t>’ folder:</w:t>
      </w:r>
    </w:p>
    <w:p w14:paraId="316464A6" w14:textId="39406143" w:rsidR="0040635F" w:rsidRDefault="0040635F" w:rsidP="00130905">
      <w:pPr>
        <w:pStyle w:val="ListParagraph"/>
        <w:numPr>
          <w:ilvl w:val="0"/>
          <w:numId w:val="30"/>
        </w:numPr>
      </w:pPr>
      <w:proofErr w:type="spellStart"/>
      <w:r w:rsidRPr="0040635F">
        <w:t>LoadedNet.VPR</w:t>
      </w:r>
      <w:proofErr w:type="spellEnd"/>
    </w:p>
    <w:p w14:paraId="75E01FFA" w14:textId="09A48E00" w:rsidR="0040635F" w:rsidRPr="0040635F" w:rsidRDefault="0040635F" w:rsidP="00130905">
      <w:pPr>
        <w:pStyle w:val="ListParagraph"/>
        <w:numPr>
          <w:ilvl w:val="0"/>
          <w:numId w:val="30"/>
        </w:numPr>
      </w:pPr>
      <w:proofErr w:type="spellStart"/>
      <w:r w:rsidRPr="0040635F">
        <w:t>ScenarioNet.VPR</w:t>
      </w:r>
      <w:proofErr w:type="spellEnd"/>
    </w:p>
    <w:p w14:paraId="559ABE23" w14:textId="11EE40B3" w:rsidR="004D33EA" w:rsidRDefault="00AD38D0" w:rsidP="00F51CE4">
      <w:r>
        <w:t xml:space="preserve">To use a preset </w:t>
      </w:r>
      <w:proofErr w:type="gramStart"/>
      <w:r>
        <w:t>‘.VPR</w:t>
      </w:r>
      <w:proofErr w:type="gramEnd"/>
      <w:r>
        <w:t>’ file, copy the ‘.VPR’ file to the location of the binary Cube network location and rename the ‘.VPR’ prefix to the network prefix</w:t>
      </w:r>
      <w:r w:rsidR="00192CE2">
        <w:t xml:space="preserve">. </w:t>
      </w:r>
      <w:r>
        <w:t xml:space="preserve">The network will open with the symbology from the </w:t>
      </w:r>
      <w:proofErr w:type="gramStart"/>
      <w:r>
        <w:t>‘.VPR</w:t>
      </w:r>
      <w:proofErr w:type="gramEnd"/>
      <w:r>
        <w:t>’ with the same root name.</w:t>
      </w:r>
    </w:p>
    <w:p w14:paraId="79DBA42E" w14:textId="77777777" w:rsidR="001C062B" w:rsidRDefault="001C062B" w:rsidP="00F16632">
      <w:pPr>
        <w:pStyle w:val="Heading1"/>
        <w:rPr>
          <w:color w:val="auto"/>
        </w:rPr>
      </w:pPr>
      <w:bookmarkStart w:id="429" w:name="_Toc95889757"/>
      <w:r>
        <w:lastRenderedPageBreak/>
        <w:t>Transit Networks</w:t>
      </w:r>
      <w:bookmarkEnd w:id="429"/>
    </w:p>
    <w:p w14:paraId="7A3681C0" w14:textId="74217D6F" w:rsidR="001C062B" w:rsidRDefault="001C062B" w:rsidP="00F51CE4">
      <w:r>
        <w:t>The transit network in the model includes all Utah Transit Authority (UTA) bus and rail routes, excluding ski routes, vanpools and commuter buses to specific employers. The transit network distinguishes local buses, enhanced buses, express buses, bus rapid transit, light rail, and commuter rail</w:t>
      </w:r>
      <w:r w:rsidR="00192CE2">
        <w:t xml:space="preserve">. </w:t>
      </w:r>
    </w:p>
    <w:p w14:paraId="2B9CE6A5" w14:textId="77777777" w:rsidR="001C062B" w:rsidRDefault="001C062B" w:rsidP="00E83E7B">
      <w:pPr>
        <w:pStyle w:val="Heading2"/>
      </w:pPr>
      <w:bookmarkStart w:id="430" w:name="_Toc95889758"/>
      <w:r>
        <w:t>Scenario Folders</w:t>
      </w:r>
      <w:bookmarkEnd w:id="430"/>
    </w:p>
    <w:p w14:paraId="42D9C2DC" w14:textId="4D9B61C6" w:rsidR="001C062B" w:rsidRDefault="001C062B" w:rsidP="00F51CE4">
      <w:r>
        <w:t xml:space="preserve">Transit inputs are separated into </w:t>
      </w:r>
      <w:r w:rsidR="00C6635B">
        <w:t xml:space="preserve">independent </w:t>
      </w:r>
      <w:r>
        <w:t>folders for each unique scenario to be modeled</w:t>
      </w:r>
      <w:r w:rsidR="00192CE2">
        <w:t xml:space="preserve">. </w:t>
      </w:r>
      <w:r>
        <w:t>The transit scenarios included with this version of the model are:</w:t>
      </w:r>
    </w:p>
    <w:p w14:paraId="1EEBEDA6" w14:textId="0D9DBEAB" w:rsidR="001C062B" w:rsidRPr="001C062B" w:rsidRDefault="001C062B" w:rsidP="00130905">
      <w:pPr>
        <w:pStyle w:val="ListParagraph"/>
        <w:numPr>
          <w:ilvl w:val="0"/>
          <w:numId w:val="28"/>
        </w:numPr>
      </w:pPr>
      <w:r w:rsidRPr="00F51CE4">
        <w:rPr>
          <w:b/>
          <w:bCs/>
        </w:rPr>
        <w:t>Lin_2015</w:t>
      </w:r>
      <w:r w:rsidR="00D308FE" w:rsidRPr="00D308FE">
        <w:t xml:space="preserve"> – </w:t>
      </w:r>
      <w:r>
        <w:t>(</w:t>
      </w:r>
      <w:r w:rsidRPr="001C062B">
        <w:t>base year)</w:t>
      </w:r>
      <w:r>
        <w:t xml:space="preserve"> </w:t>
      </w:r>
      <w:r w:rsidRPr="001C062B">
        <w:t>existing bus &amp; rail networks in August of 2015 </w:t>
      </w:r>
    </w:p>
    <w:p w14:paraId="5C08A9DB" w14:textId="5DAC70D6" w:rsidR="001C062B" w:rsidRPr="001C062B" w:rsidRDefault="001C062B" w:rsidP="00130905">
      <w:pPr>
        <w:pStyle w:val="ListParagraph"/>
        <w:numPr>
          <w:ilvl w:val="0"/>
          <w:numId w:val="28"/>
        </w:numPr>
      </w:pPr>
      <w:r w:rsidRPr="00F51CE4">
        <w:rPr>
          <w:b/>
          <w:bCs/>
        </w:rPr>
        <w:t>Lin_2019</w:t>
      </w:r>
      <w:r w:rsidR="00D308FE" w:rsidRPr="00D308FE">
        <w:t xml:space="preserve"> – </w:t>
      </w:r>
      <w:r w:rsidRPr="001C062B">
        <w:t>existing bus &amp; rail networks in August of 2019 </w:t>
      </w:r>
    </w:p>
    <w:p w14:paraId="53692B5F" w14:textId="168C1676" w:rsidR="001C062B" w:rsidRPr="001C062B" w:rsidRDefault="001C062B" w:rsidP="00130905">
      <w:pPr>
        <w:pStyle w:val="ListParagraph"/>
        <w:numPr>
          <w:ilvl w:val="0"/>
          <w:numId w:val="28"/>
        </w:numPr>
      </w:pPr>
      <w:r w:rsidRPr="00F51CE4">
        <w:rPr>
          <w:b/>
          <w:bCs/>
        </w:rPr>
        <w:t>Lin_2024</w:t>
      </w:r>
      <w:r w:rsidR="00D308FE" w:rsidRPr="00D308FE">
        <w:t xml:space="preserve"> – </w:t>
      </w:r>
      <w:r>
        <w:t xml:space="preserve">assumed bus &amp; rail networks to be in place by end of </w:t>
      </w:r>
      <w:r w:rsidRPr="001C062B">
        <w:t>2024</w:t>
      </w:r>
      <w:r>
        <w:t xml:space="preserve"> (TIP year)</w:t>
      </w:r>
    </w:p>
    <w:p w14:paraId="04B1BC2C" w14:textId="03460ADC" w:rsidR="001C062B" w:rsidRPr="001C062B" w:rsidRDefault="001C062B" w:rsidP="00130905">
      <w:pPr>
        <w:pStyle w:val="ListParagraph"/>
        <w:numPr>
          <w:ilvl w:val="0"/>
          <w:numId w:val="28"/>
        </w:numPr>
      </w:pPr>
      <w:r w:rsidRPr="00F51CE4">
        <w:rPr>
          <w:b/>
          <w:bCs/>
        </w:rPr>
        <w:t>Lin_2030</w:t>
      </w:r>
      <w:r w:rsidR="00D308FE" w:rsidRPr="00D308FE">
        <w:t xml:space="preserve"> – </w:t>
      </w:r>
      <w:r>
        <w:t xml:space="preserve">assumed bus &amp; rail networks </w:t>
      </w:r>
      <w:r w:rsidR="009778DF">
        <w:t>as part of the 2030 fiscally constrained plan</w:t>
      </w:r>
    </w:p>
    <w:p w14:paraId="318CA39A" w14:textId="7DED4A11" w:rsidR="001C062B" w:rsidRPr="001C062B" w:rsidRDefault="001C062B" w:rsidP="00130905">
      <w:pPr>
        <w:pStyle w:val="ListParagraph"/>
        <w:numPr>
          <w:ilvl w:val="0"/>
          <w:numId w:val="28"/>
        </w:numPr>
      </w:pPr>
      <w:r w:rsidRPr="00F51CE4">
        <w:rPr>
          <w:b/>
          <w:bCs/>
        </w:rPr>
        <w:t>Lin_2040</w:t>
      </w:r>
      <w:r w:rsidR="00D308FE" w:rsidRPr="00D308FE">
        <w:t xml:space="preserve"> – </w:t>
      </w:r>
      <w:r w:rsidR="009778DF">
        <w:t>assumed bus &amp; rail networks as part of the 2040 fiscally constrained plan</w:t>
      </w:r>
    </w:p>
    <w:p w14:paraId="20A298D0" w14:textId="1294B3B4" w:rsidR="001C062B" w:rsidRPr="009778DF" w:rsidRDefault="001C062B" w:rsidP="00130905">
      <w:pPr>
        <w:pStyle w:val="ListParagraph"/>
        <w:numPr>
          <w:ilvl w:val="0"/>
          <w:numId w:val="28"/>
        </w:numPr>
      </w:pPr>
      <w:r w:rsidRPr="00F51CE4">
        <w:rPr>
          <w:b/>
          <w:bCs/>
        </w:rPr>
        <w:t>Lin_2050</w:t>
      </w:r>
      <w:r w:rsidR="00D308FE" w:rsidRPr="00D308FE">
        <w:t xml:space="preserve"> – </w:t>
      </w:r>
      <w:r w:rsidR="009778DF">
        <w:t>assumed bus &amp; rail networks as part of the 2050 fiscally constrained plan</w:t>
      </w:r>
      <w:r w:rsidR="009778DF" w:rsidRPr="00F51CE4">
        <w:rPr>
          <w:b/>
          <w:bCs/>
        </w:rPr>
        <w:t xml:space="preserve"> </w:t>
      </w:r>
      <w:r w:rsidRPr="00F51CE4">
        <w:rPr>
          <w:b/>
          <w:bCs/>
        </w:rPr>
        <w:t>Lin_2030_Needs</w:t>
      </w:r>
      <w:r w:rsidR="00D308FE" w:rsidRPr="00D308FE">
        <w:t xml:space="preserve"> – </w:t>
      </w:r>
      <w:r w:rsidR="009778DF">
        <w:t>assumed bus &amp; rail networks as part of the 2030 unfunded needs plan</w:t>
      </w:r>
    </w:p>
    <w:p w14:paraId="18CD21D5" w14:textId="2994AC11" w:rsidR="001C062B" w:rsidRPr="001C062B" w:rsidRDefault="001C062B" w:rsidP="00130905">
      <w:pPr>
        <w:pStyle w:val="ListParagraph"/>
        <w:numPr>
          <w:ilvl w:val="0"/>
          <w:numId w:val="28"/>
        </w:numPr>
      </w:pPr>
      <w:r w:rsidRPr="00F51CE4">
        <w:rPr>
          <w:b/>
          <w:bCs/>
        </w:rPr>
        <w:t>Lin_2040_Needs</w:t>
      </w:r>
      <w:r w:rsidR="00D308FE" w:rsidRPr="00D308FE">
        <w:t xml:space="preserve"> – </w:t>
      </w:r>
      <w:r w:rsidR="009778DF">
        <w:t>assumed bus &amp; rail networks as part of the 2040 unfunded needs plan</w:t>
      </w:r>
    </w:p>
    <w:p w14:paraId="109799AF" w14:textId="3D91B173" w:rsidR="001C062B" w:rsidRDefault="001C062B" w:rsidP="00130905">
      <w:pPr>
        <w:pStyle w:val="ListParagraph"/>
        <w:numPr>
          <w:ilvl w:val="0"/>
          <w:numId w:val="28"/>
        </w:numPr>
      </w:pPr>
      <w:r w:rsidRPr="00F51CE4">
        <w:rPr>
          <w:b/>
          <w:bCs/>
        </w:rPr>
        <w:t>Lin_2050_Needs</w:t>
      </w:r>
      <w:r w:rsidR="00D308FE" w:rsidRPr="00D308FE">
        <w:t xml:space="preserve"> – </w:t>
      </w:r>
      <w:r w:rsidR="009778DF">
        <w:t>assumed bus &amp; rail networks as part of the 2050 unfunded needs plan</w:t>
      </w:r>
    </w:p>
    <w:p w14:paraId="2E2A0C4C" w14:textId="2D1B3761" w:rsidR="00625CF5" w:rsidRDefault="00625CF5" w:rsidP="00F51CE4">
      <w:r>
        <w:t>Each scenario folder contains the following required data files:</w:t>
      </w:r>
    </w:p>
    <w:p w14:paraId="6C159815" w14:textId="0DDFB55F" w:rsidR="00625CF5" w:rsidRDefault="00625CF5" w:rsidP="00130905">
      <w:pPr>
        <w:pStyle w:val="ListParagraph"/>
        <w:numPr>
          <w:ilvl w:val="0"/>
          <w:numId w:val="29"/>
        </w:numPr>
      </w:pPr>
      <w:r>
        <w:t>Line files</w:t>
      </w:r>
    </w:p>
    <w:p w14:paraId="5A3DA61F" w14:textId="348B21C1" w:rsidR="00625CF5" w:rsidRDefault="00433181" w:rsidP="00130905">
      <w:pPr>
        <w:pStyle w:val="ListParagraph"/>
        <w:numPr>
          <w:ilvl w:val="0"/>
          <w:numId w:val="29"/>
        </w:numPr>
      </w:pPr>
      <w:r>
        <w:t>‘</w:t>
      </w:r>
      <w:proofErr w:type="spellStart"/>
      <w:r w:rsidR="00625CF5">
        <w:t>Readlines</w:t>
      </w:r>
      <w:r>
        <w:t>.</w:t>
      </w:r>
      <w:r w:rsidR="00625CF5">
        <w:t>block</w:t>
      </w:r>
      <w:proofErr w:type="spellEnd"/>
      <w:r>
        <w:t>’</w:t>
      </w:r>
      <w:r w:rsidR="00625CF5">
        <w:t xml:space="preserve"> file</w:t>
      </w:r>
    </w:p>
    <w:p w14:paraId="08A3B37D" w14:textId="49490471" w:rsidR="00625CF5" w:rsidRDefault="00433181" w:rsidP="00130905">
      <w:pPr>
        <w:pStyle w:val="ListParagraph"/>
        <w:numPr>
          <w:ilvl w:val="0"/>
          <w:numId w:val="29"/>
        </w:numPr>
      </w:pPr>
      <w:r>
        <w:t>Scenario specific h</w:t>
      </w:r>
      <w:r w:rsidR="00625CF5">
        <w:t>and coded access links</w:t>
      </w:r>
    </w:p>
    <w:p w14:paraId="08284EDF" w14:textId="4EA0672C" w:rsidR="00625CF5" w:rsidRPr="00625CF5" w:rsidRDefault="00625CF5" w:rsidP="00130905">
      <w:pPr>
        <w:pStyle w:val="ListParagraph"/>
        <w:numPr>
          <w:ilvl w:val="0"/>
          <w:numId w:val="29"/>
        </w:numPr>
      </w:pPr>
      <w:r>
        <w:t>‘</w:t>
      </w:r>
      <w:proofErr w:type="spellStart"/>
      <w:r>
        <w:t>PT</w:t>
      </w:r>
      <w:r w:rsidR="00C95784">
        <w:t>_</w:t>
      </w:r>
      <w:r>
        <w:t>Parameter</w:t>
      </w:r>
      <w:proofErr w:type="spellEnd"/>
      <w:r>
        <w:t>’ folder</w:t>
      </w:r>
    </w:p>
    <w:p w14:paraId="761D289D" w14:textId="60EC796C" w:rsidR="00756E86" w:rsidRDefault="00756E86" w:rsidP="0030183C">
      <w:pPr>
        <w:pStyle w:val="Heading3"/>
      </w:pPr>
      <w:bookmarkStart w:id="431" w:name="_Toc95889759"/>
      <w:r>
        <w:t>Line Files</w:t>
      </w:r>
      <w:bookmarkEnd w:id="431"/>
    </w:p>
    <w:p w14:paraId="29E46EF7" w14:textId="371865CB" w:rsidR="000B68BB" w:rsidRDefault="00C6635B" w:rsidP="000B68BB">
      <w:r>
        <w:t xml:space="preserve">Transit </w:t>
      </w:r>
      <w:r w:rsidR="00CA6E6B">
        <w:t xml:space="preserve">routes are found in a collection of transit </w:t>
      </w:r>
      <w:r>
        <w:t>line files</w:t>
      </w:r>
      <w:r w:rsidR="00192CE2">
        <w:t xml:space="preserve">. </w:t>
      </w:r>
      <w:r w:rsidR="005B3263">
        <w:t>Each line file contains multiple routes which are grouped generally</w:t>
      </w:r>
      <w:r w:rsidR="00CA6E6B">
        <w:t xml:space="preserve"> based on the type of service and the service district:</w:t>
      </w:r>
    </w:p>
    <w:p w14:paraId="3B81B96C" w14:textId="0485021D" w:rsidR="000B68BB" w:rsidRDefault="000B68BB" w:rsidP="00130905">
      <w:pPr>
        <w:pStyle w:val="ListParagraph"/>
        <w:numPr>
          <w:ilvl w:val="0"/>
          <w:numId w:val="25"/>
        </w:numPr>
      </w:pPr>
      <w:proofErr w:type="spellStart"/>
      <w:r w:rsidRPr="00CA6E6B">
        <w:rPr>
          <w:b/>
          <w:bCs/>
        </w:rPr>
        <w:t>mag_exp</w:t>
      </w:r>
      <w:proofErr w:type="spellEnd"/>
      <w:r w:rsidR="00D308FE" w:rsidRPr="00D308FE">
        <w:t xml:space="preserve"> – </w:t>
      </w:r>
      <w:r>
        <w:t>(scenario year)</w:t>
      </w:r>
      <w:r w:rsidR="00D308FE" w:rsidRPr="00D308FE">
        <w:t xml:space="preserve"> – </w:t>
      </w:r>
      <w:r>
        <w:t>MAG Express </w:t>
      </w:r>
    </w:p>
    <w:p w14:paraId="7AB326D8" w14:textId="42908525" w:rsidR="000B68BB" w:rsidRDefault="000B68BB" w:rsidP="00130905">
      <w:pPr>
        <w:pStyle w:val="ListParagraph"/>
        <w:numPr>
          <w:ilvl w:val="0"/>
          <w:numId w:val="25"/>
        </w:numPr>
      </w:pPr>
      <w:proofErr w:type="spellStart"/>
      <w:r w:rsidRPr="00CA6E6B">
        <w:rPr>
          <w:b/>
          <w:bCs/>
        </w:rPr>
        <w:t>mag_lcl</w:t>
      </w:r>
      <w:proofErr w:type="spellEnd"/>
      <w:r w:rsidR="00D308FE" w:rsidRPr="00D308FE">
        <w:t xml:space="preserve"> – </w:t>
      </w:r>
      <w:r>
        <w:t>(scenario year)</w:t>
      </w:r>
      <w:r w:rsidR="00D308FE" w:rsidRPr="00D308FE">
        <w:t xml:space="preserve"> – </w:t>
      </w:r>
      <w:r>
        <w:t>MAG Local Bus </w:t>
      </w:r>
    </w:p>
    <w:p w14:paraId="45E618AA" w14:textId="71FDA927" w:rsidR="000B68BB" w:rsidRDefault="000B68BB" w:rsidP="00130905">
      <w:pPr>
        <w:pStyle w:val="ListParagraph"/>
        <w:numPr>
          <w:ilvl w:val="0"/>
          <w:numId w:val="25"/>
        </w:numPr>
      </w:pPr>
      <w:proofErr w:type="spellStart"/>
      <w:r w:rsidRPr="00CA6E6B">
        <w:rPr>
          <w:b/>
          <w:bCs/>
        </w:rPr>
        <w:t>mag_brt</w:t>
      </w:r>
      <w:proofErr w:type="spellEnd"/>
      <w:r w:rsidR="00D308FE" w:rsidRPr="00D308FE">
        <w:t xml:space="preserve"> – </w:t>
      </w:r>
      <w:r>
        <w:t>(scenario year)</w:t>
      </w:r>
      <w:r w:rsidR="00D308FE" w:rsidRPr="00D308FE">
        <w:t xml:space="preserve"> – </w:t>
      </w:r>
      <w:r>
        <w:t>MAG Enhanced Bus &amp; Bus Rapid Transit</w:t>
      </w:r>
    </w:p>
    <w:p w14:paraId="274D16B0" w14:textId="7A2D0322" w:rsidR="000B68BB" w:rsidRDefault="000B68BB" w:rsidP="00130905">
      <w:pPr>
        <w:pStyle w:val="ListParagraph"/>
        <w:numPr>
          <w:ilvl w:val="0"/>
          <w:numId w:val="25"/>
        </w:numPr>
      </w:pPr>
      <w:proofErr w:type="spellStart"/>
      <w:r w:rsidRPr="00CA6E6B">
        <w:rPr>
          <w:b/>
          <w:bCs/>
        </w:rPr>
        <w:t>wfrc_og</w:t>
      </w:r>
      <w:proofErr w:type="spellEnd"/>
      <w:r w:rsidR="00D308FE" w:rsidRPr="00D308FE">
        <w:t xml:space="preserve"> – </w:t>
      </w:r>
      <w:r>
        <w:t>(scenario year)</w:t>
      </w:r>
      <w:r w:rsidR="00D308FE" w:rsidRPr="00D308FE">
        <w:t xml:space="preserve"> – </w:t>
      </w:r>
      <w:r>
        <w:t>Ogden Local </w:t>
      </w:r>
    </w:p>
    <w:p w14:paraId="536C2B1D" w14:textId="4D3BE3C8" w:rsidR="000B68BB" w:rsidRDefault="000B68BB" w:rsidP="00130905">
      <w:pPr>
        <w:pStyle w:val="ListParagraph"/>
        <w:numPr>
          <w:ilvl w:val="0"/>
          <w:numId w:val="25"/>
        </w:numPr>
      </w:pPr>
      <w:proofErr w:type="spellStart"/>
      <w:r w:rsidRPr="00CA6E6B">
        <w:rPr>
          <w:b/>
          <w:bCs/>
        </w:rPr>
        <w:t>wfrc_sl_lcl</w:t>
      </w:r>
      <w:proofErr w:type="spellEnd"/>
      <w:r w:rsidR="00D308FE" w:rsidRPr="00D308FE">
        <w:t xml:space="preserve"> – </w:t>
      </w:r>
      <w:r>
        <w:t>(scenario year)</w:t>
      </w:r>
      <w:r w:rsidR="00D308FE" w:rsidRPr="00D308FE">
        <w:t xml:space="preserve"> – </w:t>
      </w:r>
      <w:r>
        <w:t>Salt Lake Local </w:t>
      </w:r>
    </w:p>
    <w:p w14:paraId="77BED4D1" w14:textId="69FE5295" w:rsidR="000B68BB" w:rsidRDefault="000B68BB" w:rsidP="00130905">
      <w:pPr>
        <w:pStyle w:val="ListParagraph"/>
        <w:numPr>
          <w:ilvl w:val="0"/>
          <w:numId w:val="25"/>
        </w:numPr>
      </w:pPr>
      <w:proofErr w:type="spellStart"/>
      <w:r w:rsidRPr="00CA6E6B">
        <w:rPr>
          <w:b/>
          <w:bCs/>
        </w:rPr>
        <w:t>wfrc_sl_exp</w:t>
      </w:r>
      <w:proofErr w:type="spellEnd"/>
      <w:r w:rsidR="00D308FE" w:rsidRPr="00D308FE">
        <w:t xml:space="preserve"> – </w:t>
      </w:r>
      <w:r>
        <w:t>(scenario year)</w:t>
      </w:r>
      <w:r w:rsidR="00D308FE" w:rsidRPr="00D308FE">
        <w:t xml:space="preserve"> – </w:t>
      </w:r>
      <w:r>
        <w:t>Salt Lake Express </w:t>
      </w:r>
    </w:p>
    <w:p w14:paraId="6EF75B98" w14:textId="4DE4E40B" w:rsidR="000B68BB" w:rsidRDefault="000B68BB" w:rsidP="00130905">
      <w:pPr>
        <w:pStyle w:val="ListParagraph"/>
        <w:numPr>
          <w:ilvl w:val="0"/>
          <w:numId w:val="25"/>
        </w:numPr>
      </w:pPr>
      <w:proofErr w:type="spellStart"/>
      <w:r w:rsidRPr="00CA6E6B">
        <w:rPr>
          <w:b/>
          <w:bCs/>
        </w:rPr>
        <w:t>wfrc_sl_brt</w:t>
      </w:r>
      <w:proofErr w:type="spellEnd"/>
      <w:r w:rsidR="00D308FE" w:rsidRPr="00D308FE">
        <w:t xml:space="preserve"> – </w:t>
      </w:r>
      <w:r>
        <w:t>(scenario year)</w:t>
      </w:r>
      <w:r w:rsidR="00D308FE" w:rsidRPr="00D308FE">
        <w:t xml:space="preserve"> – </w:t>
      </w:r>
      <w:r>
        <w:t>WFRC Enhanced Bus &amp; Bus Rapid Transit</w:t>
      </w:r>
    </w:p>
    <w:p w14:paraId="2281D839" w14:textId="09ECF6DA" w:rsidR="000B68BB" w:rsidRDefault="000B68BB" w:rsidP="00130905">
      <w:pPr>
        <w:pStyle w:val="ListParagraph"/>
        <w:numPr>
          <w:ilvl w:val="0"/>
          <w:numId w:val="25"/>
        </w:numPr>
      </w:pPr>
      <w:r w:rsidRPr="00CA6E6B">
        <w:rPr>
          <w:b/>
          <w:bCs/>
        </w:rPr>
        <w:t>rail</w:t>
      </w:r>
      <w:r w:rsidR="00D308FE" w:rsidRPr="00D308FE">
        <w:t xml:space="preserve"> – </w:t>
      </w:r>
      <w:r>
        <w:t>(scenario year)</w:t>
      </w:r>
      <w:r w:rsidR="00D308FE" w:rsidRPr="00D308FE">
        <w:t xml:space="preserve"> – </w:t>
      </w:r>
      <w:r>
        <w:t>combined MAG &amp; WFRC Rail file</w:t>
      </w:r>
    </w:p>
    <w:p w14:paraId="6A50BBE0" w14:textId="60BA01B0" w:rsidR="000B68BB" w:rsidRDefault="00CA6E6B" w:rsidP="000B68BB">
      <w:r>
        <w:t>Routes in the line files include the following codes to describe the route:</w:t>
      </w:r>
    </w:p>
    <w:p w14:paraId="364470EB" w14:textId="693E6312" w:rsidR="000B68BB" w:rsidRDefault="00CA6E6B" w:rsidP="00130905">
      <w:pPr>
        <w:pStyle w:val="ListParagraph"/>
        <w:numPr>
          <w:ilvl w:val="0"/>
          <w:numId w:val="26"/>
        </w:numPr>
      </w:pPr>
      <w:r w:rsidRPr="00CA6E6B">
        <w:rPr>
          <w:b/>
          <w:bCs/>
        </w:rPr>
        <w:t>NAME</w:t>
      </w:r>
      <w:r w:rsidR="00D308FE" w:rsidRPr="00D308FE">
        <w:t xml:space="preserve"> – </w:t>
      </w:r>
      <w:r w:rsidR="000B68BB">
        <w:t>name of the route</w:t>
      </w:r>
    </w:p>
    <w:p w14:paraId="7AACBA77" w14:textId="61728153" w:rsidR="000B68BB" w:rsidRDefault="00CA6E6B" w:rsidP="00130905">
      <w:pPr>
        <w:pStyle w:val="ListParagraph"/>
        <w:numPr>
          <w:ilvl w:val="0"/>
          <w:numId w:val="26"/>
        </w:numPr>
      </w:pPr>
      <w:r w:rsidRPr="00CA6E6B">
        <w:rPr>
          <w:b/>
          <w:bCs/>
        </w:rPr>
        <w:t>COLOR</w:t>
      </w:r>
      <w:r w:rsidR="00D308FE" w:rsidRPr="00D308FE">
        <w:t xml:space="preserve"> – </w:t>
      </w:r>
      <w:r w:rsidR="000B68BB">
        <w:t>gives a route a display color</w:t>
      </w:r>
    </w:p>
    <w:p w14:paraId="4F7A51EE" w14:textId="5062CB0E" w:rsidR="000B68BB" w:rsidRDefault="00CA6E6B" w:rsidP="00130905">
      <w:pPr>
        <w:pStyle w:val="ListParagraph"/>
        <w:numPr>
          <w:ilvl w:val="0"/>
          <w:numId w:val="26"/>
        </w:numPr>
      </w:pPr>
      <w:r>
        <w:rPr>
          <w:b/>
          <w:bCs/>
        </w:rPr>
        <w:lastRenderedPageBreak/>
        <w:t>MODE</w:t>
      </w:r>
      <w:r w:rsidR="00D308FE" w:rsidRPr="00D308FE">
        <w:t xml:space="preserve"> – </w:t>
      </w:r>
      <w:r w:rsidR="000B68BB">
        <w:t>defines the mode for the route</w:t>
      </w:r>
    </w:p>
    <w:p w14:paraId="22A5E41D" w14:textId="53734CDE" w:rsidR="000B68BB" w:rsidRDefault="000B68BB" w:rsidP="00130905">
      <w:pPr>
        <w:pStyle w:val="ListParagraph"/>
        <w:numPr>
          <w:ilvl w:val="1"/>
          <w:numId w:val="26"/>
        </w:numPr>
      </w:pPr>
      <w:r>
        <w:t>4</w:t>
      </w:r>
      <w:r w:rsidR="00D308FE" w:rsidRPr="00D308FE">
        <w:t xml:space="preserve"> – </w:t>
      </w:r>
      <w:r>
        <w:t>Local bus</w:t>
      </w:r>
    </w:p>
    <w:p w14:paraId="512CFF68" w14:textId="6B3D7F60" w:rsidR="000B68BB" w:rsidRDefault="000B68BB" w:rsidP="00130905">
      <w:pPr>
        <w:pStyle w:val="ListParagraph"/>
        <w:numPr>
          <w:ilvl w:val="1"/>
          <w:numId w:val="26"/>
        </w:numPr>
      </w:pPr>
      <w:r>
        <w:t>5</w:t>
      </w:r>
      <w:r w:rsidR="00D308FE" w:rsidRPr="00D308FE">
        <w:t xml:space="preserve"> – </w:t>
      </w:r>
      <w:r>
        <w:t>Enhanced bus</w:t>
      </w:r>
    </w:p>
    <w:p w14:paraId="464F0E93" w14:textId="19AB678C" w:rsidR="000B68BB" w:rsidRDefault="000B68BB" w:rsidP="00130905">
      <w:pPr>
        <w:pStyle w:val="ListParagraph"/>
        <w:numPr>
          <w:ilvl w:val="1"/>
          <w:numId w:val="26"/>
        </w:numPr>
      </w:pPr>
      <w:r>
        <w:t>6</w:t>
      </w:r>
      <w:r w:rsidR="00D308FE" w:rsidRPr="00D308FE">
        <w:t xml:space="preserve"> – </w:t>
      </w:r>
      <w:r>
        <w:t>Express bus</w:t>
      </w:r>
    </w:p>
    <w:p w14:paraId="61EEF66A" w14:textId="53809C95" w:rsidR="000B68BB" w:rsidRDefault="000B68BB" w:rsidP="00130905">
      <w:pPr>
        <w:pStyle w:val="ListParagraph"/>
        <w:numPr>
          <w:ilvl w:val="1"/>
          <w:numId w:val="26"/>
        </w:numPr>
      </w:pPr>
      <w:r>
        <w:t>7</w:t>
      </w:r>
      <w:r w:rsidR="00D308FE" w:rsidRPr="00D308FE">
        <w:t xml:space="preserve"> – </w:t>
      </w:r>
      <w:r>
        <w:t>Light rail</w:t>
      </w:r>
    </w:p>
    <w:p w14:paraId="2770389F" w14:textId="6DB9BC3C" w:rsidR="000B68BB" w:rsidRDefault="000B68BB" w:rsidP="00130905">
      <w:pPr>
        <w:pStyle w:val="ListParagraph"/>
        <w:numPr>
          <w:ilvl w:val="1"/>
          <w:numId w:val="26"/>
        </w:numPr>
      </w:pPr>
      <w:r>
        <w:t>8</w:t>
      </w:r>
      <w:r w:rsidR="00D308FE" w:rsidRPr="00D308FE">
        <w:t xml:space="preserve"> – </w:t>
      </w:r>
      <w:r>
        <w:t>Commuter rail</w:t>
      </w:r>
    </w:p>
    <w:p w14:paraId="1738E5C2" w14:textId="5297CBCF" w:rsidR="000B68BB" w:rsidRDefault="000B68BB" w:rsidP="00130905">
      <w:pPr>
        <w:pStyle w:val="ListParagraph"/>
        <w:numPr>
          <w:ilvl w:val="1"/>
          <w:numId w:val="26"/>
        </w:numPr>
      </w:pPr>
      <w:r>
        <w:t>9</w:t>
      </w:r>
      <w:r w:rsidR="00D308FE" w:rsidRPr="00D308FE">
        <w:t xml:space="preserve"> – </w:t>
      </w:r>
      <w:r>
        <w:t>Bus Rapid Transit</w:t>
      </w:r>
    </w:p>
    <w:p w14:paraId="7CD30D94" w14:textId="6D7D1D69" w:rsidR="000B68BB" w:rsidRDefault="00CA6E6B" w:rsidP="00130905">
      <w:pPr>
        <w:pStyle w:val="ListParagraph"/>
        <w:numPr>
          <w:ilvl w:val="0"/>
          <w:numId w:val="26"/>
        </w:numPr>
      </w:pPr>
      <w:r>
        <w:rPr>
          <w:b/>
          <w:bCs/>
        </w:rPr>
        <w:t>ONEWAY</w:t>
      </w:r>
      <w:r w:rsidR="00D308FE" w:rsidRPr="00D308FE">
        <w:t xml:space="preserve"> – </w:t>
      </w:r>
      <w:r w:rsidR="000B68BB">
        <w:t>identifies if the route is one way or two-way</w:t>
      </w:r>
    </w:p>
    <w:p w14:paraId="47BCD942" w14:textId="380C80DA" w:rsidR="000B68BB" w:rsidRDefault="00CA6E6B" w:rsidP="00130905">
      <w:pPr>
        <w:pStyle w:val="ListParagraph"/>
        <w:numPr>
          <w:ilvl w:val="0"/>
          <w:numId w:val="26"/>
        </w:numPr>
      </w:pPr>
      <w:proofErr w:type="gramStart"/>
      <w:r w:rsidRPr="00CA6E6B">
        <w:rPr>
          <w:b/>
          <w:bCs/>
        </w:rPr>
        <w:t>HEADWAY[</w:t>
      </w:r>
      <w:proofErr w:type="gramEnd"/>
      <w:r w:rsidRPr="00CA6E6B">
        <w:rPr>
          <w:b/>
          <w:bCs/>
        </w:rPr>
        <w:t>1]</w:t>
      </w:r>
      <w:r w:rsidR="00D308FE" w:rsidRPr="00D308FE">
        <w:t xml:space="preserve"> – </w:t>
      </w:r>
      <w:r w:rsidR="000B68BB">
        <w:t>Peak frequency of the route</w:t>
      </w:r>
    </w:p>
    <w:p w14:paraId="32E7816F" w14:textId="2971ABF1" w:rsidR="000B68BB" w:rsidRDefault="00CA6E6B" w:rsidP="00130905">
      <w:pPr>
        <w:pStyle w:val="ListParagraph"/>
        <w:numPr>
          <w:ilvl w:val="0"/>
          <w:numId w:val="26"/>
        </w:numPr>
      </w:pPr>
      <w:proofErr w:type="gramStart"/>
      <w:r w:rsidRPr="00CA6E6B">
        <w:rPr>
          <w:b/>
          <w:bCs/>
        </w:rPr>
        <w:t>HEADWAY[</w:t>
      </w:r>
      <w:proofErr w:type="gramEnd"/>
      <w:r>
        <w:rPr>
          <w:b/>
          <w:bCs/>
        </w:rPr>
        <w:t>2</w:t>
      </w:r>
      <w:r w:rsidRPr="00CA6E6B">
        <w:rPr>
          <w:b/>
          <w:bCs/>
        </w:rPr>
        <w:t>]</w:t>
      </w:r>
      <w:r w:rsidR="00D308FE" w:rsidRPr="00D308FE">
        <w:t xml:space="preserve"> – </w:t>
      </w:r>
      <w:r w:rsidR="000B68BB">
        <w:t>Off-peak frequency of the route</w:t>
      </w:r>
    </w:p>
    <w:p w14:paraId="14649542" w14:textId="0E95517B" w:rsidR="005B3263" w:rsidRDefault="005B3263" w:rsidP="00130905">
      <w:pPr>
        <w:pStyle w:val="ListParagraph"/>
        <w:numPr>
          <w:ilvl w:val="0"/>
          <w:numId w:val="26"/>
        </w:numPr>
      </w:pPr>
      <w:r>
        <w:rPr>
          <w:b/>
          <w:bCs/>
        </w:rPr>
        <w:t>N</w:t>
      </w:r>
      <w:r w:rsidR="00D308FE" w:rsidRPr="00D308FE">
        <w:t xml:space="preserve"> – </w:t>
      </w:r>
      <w:r>
        <w:t>list of consecutive highway nodes along which the route traverses, positive nodes are stops and negative nodes are non-stops</w:t>
      </w:r>
    </w:p>
    <w:p w14:paraId="366AA5B4" w14:textId="0B710811" w:rsidR="005B3263" w:rsidRDefault="005B3263" w:rsidP="00130905">
      <w:pPr>
        <w:pStyle w:val="ListParagraph"/>
        <w:numPr>
          <w:ilvl w:val="0"/>
          <w:numId w:val="26"/>
        </w:numPr>
      </w:pPr>
      <w:r>
        <w:t xml:space="preserve">Other codes may also be present in the route description (typically placed in the node string), such as </w:t>
      </w:r>
      <w:r>
        <w:rPr>
          <w:b/>
          <w:bCs/>
        </w:rPr>
        <w:t>TF</w:t>
      </w:r>
      <w:r>
        <w:t xml:space="preserve"> </w:t>
      </w:r>
      <w:r w:rsidR="00DF2BFC">
        <w:t>and</w:t>
      </w:r>
      <w:r>
        <w:t xml:space="preserve"> </w:t>
      </w:r>
      <w:r>
        <w:rPr>
          <w:b/>
          <w:bCs/>
        </w:rPr>
        <w:t>SPEED</w:t>
      </w:r>
      <w:r>
        <w:t xml:space="preserve"> which are used to identify speeds for routes with </w:t>
      </w:r>
      <w:r w:rsidR="00DF2BFC">
        <w:t xml:space="preserve">a </w:t>
      </w:r>
      <w:r>
        <w:t>dedicated right of way</w:t>
      </w:r>
    </w:p>
    <w:p w14:paraId="2BA245D3" w14:textId="593D8C65" w:rsidR="00625CF5" w:rsidRDefault="00433181" w:rsidP="0030183C">
      <w:pPr>
        <w:pStyle w:val="Heading3"/>
      </w:pPr>
      <w:bookmarkStart w:id="432" w:name="_Toc95889760"/>
      <w:r>
        <w:t>‘</w:t>
      </w:r>
      <w:proofErr w:type="spellStart"/>
      <w:r w:rsidR="00625CF5">
        <w:t>Readlines</w:t>
      </w:r>
      <w:r>
        <w:t>.b</w:t>
      </w:r>
      <w:r w:rsidR="00625CF5">
        <w:t>lock</w:t>
      </w:r>
      <w:proofErr w:type="spellEnd"/>
      <w:r>
        <w:t>’</w:t>
      </w:r>
      <w:r w:rsidR="00625CF5">
        <w:t xml:space="preserve"> File</w:t>
      </w:r>
      <w:bookmarkEnd w:id="432"/>
    </w:p>
    <w:p w14:paraId="22EF95FC" w14:textId="7A9137EB" w:rsidR="001C062B" w:rsidRDefault="00DF2BFC" w:rsidP="00F51CE4">
      <w:r>
        <w:t>The ‘</w:t>
      </w:r>
      <w:proofErr w:type="spellStart"/>
      <w:r>
        <w:t>Readlines</w:t>
      </w:r>
      <w:r w:rsidR="00433181">
        <w:t>.</w:t>
      </w:r>
      <w:r>
        <w:t>block</w:t>
      </w:r>
      <w:proofErr w:type="spellEnd"/>
      <w:r w:rsidR="00433181">
        <w:t>’</w:t>
      </w:r>
      <w:r>
        <w:t xml:space="preserve"> file identifies which transit line files will be read into the model as part of </w:t>
      </w:r>
      <w:r w:rsidR="00D77E07">
        <w:t>a</w:t>
      </w:r>
      <w:r>
        <w:t xml:space="preserve"> scenario</w:t>
      </w:r>
      <w:r w:rsidR="00192CE2">
        <w:t xml:space="preserve">. </w:t>
      </w:r>
      <w:r>
        <w:t>The transit processing scripts in the model point to the ‘</w:t>
      </w:r>
      <w:proofErr w:type="spellStart"/>
      <w:r>
        <w:t>Readlines.block</w:t>
      </w:r>
      <w:proofErr w:type="spellEnd"/>
      <w:r>
        <w:t>’ file which has a set, unchanging file name</w:t>
      </w:r>
      <w:r w:rsidR="00192CE2">
        <w:t xml:space="preserve">. </w:t>
      </w:r>
      <w:r>
        <w:t>This structure simplifies the coding</w:t>
      </w:r>
      <w:r w:rsidR="00D77E07">
        <w:t xml:space="preserve"> in the model and provides some flexibility so all transit line files do not have to have set names</w:t>
      </w:r>
      <w:r w:rsidR="001C062B" w:rsidRPr="00625CF5">
        <w:t>.</w:t>
      </w:r>
    </w:p>
    <w:p w14:paraId="31434898" w14:textId="72D662AC" w:rsidR="000B68BB" w:rsidRDefault="00D77E07" w:rsidP="0030183C">
      <w:pPr>
        <w:pStyle w:val="Heading3"/>
      </w:pPr>
      <w:bookmarkStart w:id="433" w:name="_Toc95889761"/>
      <w:r>
        <w:t xml:space="preserve">Scenario Specific </w:t>
      </w:r>
      <w:r w:rsidR="000B68BB">
        <w:t>Hand Coded Access Links</w:t>
      </w:r>
      <w:bookmarkEnd w:id="433"/>
    </w:p>
    <w:p w14:paraId="54900129" w14:textId="5ABBC7E5" w:rsidR="001C062B" w:rsidRDefault="00D77E07" w:rsidP="00F51CE4">
      <w:r>
        <w:t xml:space="preserve">If </w:t>
      </w:r>
      <w:r w:rsidR="003D0B16">
        <w:t xml:space="preserve">the </w:t>
      </w:r>
      <w:r w:rsidR="000B68BB">
        <w:t xml:space="preserve">transit </w:t>
      </w:r>
      <w:r w:rsidR="003D0B16">
        <w:t>system</w:t>
      </w:r>
      <w:r w:rsidR="000B68BB">
        <w:t xml:space="preserve"> need</w:t>
      </w:r>
      <w:r>
        <w:t>s</w:t>
      </w:r>
      <w:r w:rsidR="000B68BB">
        <w:t xml:space="preserve"> </w:t>
      </w:r>
      <w:r>
        <w:t xml:space="preserve">additional access links to more accurately describe the accessibility of a TAZ, such as for </w:t>
      </w:r>
      <w:r w:rsidR="003D0B16">
        <w:t xml:space="preserve">a </w:t>
      </w:r>
      <w:r>
        <w:t xml:space="preserve">TAZ with </w:t>
      </w:r>
      <w:r w:rsidR="003D0B16">
        <w:t xml:space="preserve">a </w:t>
      </w:r>
      <w:r w:rsidR="00FB237D">
        <w:t>town-center, the user may specify the links and their associated travel cost</w:t>
      </w:r>
      <w:r w:rsidR="003D0B16">
        <w:t xml:space="preserve"> rather than simply default to the auto generated access links</w:t>
      </w:r>
      <w:r w:rsidR="00192CE2">
        <w:t xml:space="preserve">. </w:t>
      </w:r>
      <w:r w:rsidR="00FB237D">
        <w:t>Two types of hand coded access links are available to c</w:t>
      </w:r>
      <w:r w:rsidR="001C062B">
        <w:t>ustomiz</w:t>
      </w:r>
      <w:r w:rsidR="00FB237D">
        <w:t>e each scenario:</w:t>
      </w:r>
    </w:p>
    <w:p w14:paraId="0DC5CAF4" w14:textId="1F17D401" w:rsidR="00FB237D" w:rsidRDefault="00FB237D" w:rsidP="00130905">
      <w:pPr>
        <w:pStyle w:val="ListParagraph"/>
        <w:numPr>
          <w:ilvl w:val="0"/>
          <w:numId w:val="27"/>
        </w:numPr>
      </w:pPr>
      <w:r>
        <w:t>‘</w:t>
      </w:r>
      <w:proofErr w:type="spellStart"/>
      <w:r w:rsidRPr="00FB237D">
        <w:t>Scenario_hand_coded_drive_links.NTL</w:t>
      </w:r>
      <w:proofErr w:type="spellEnd"/>
      <w:r>
        <w:t>’</w:t>
      </w:r>
    </w:p>
    <w:p w14:paraId="702CDFA2" w14:textId="775BCBDC" w:rsidR="00FB237D" w:rsidRDefault="00FB237D" w:rsidP="00130905">
      <w:pPr>
        <w:pStyle w:val="ListParagraph"/>
        <w:numPr>
          <w:ilvl w:val="0"/>
          <w:numId w:val="27"/>
        </w:numPr>
      </w:pPr>
      <w:r>
        <w:t>‘</w:t>
      </w:r>
      <w:proofErr w:type="spellStart"/>
      <w:r w:rsidRPr="00FB237D">
        <w:t>Scenario_hand_coded_</w:t>
      </w:r>
      <w:r>
        <w:t>walk</w:t>
      </w:r>
      <w:r w:rsidRPr="00FB237D">
        <w:t>_links.NTL</w:t>
      </w:r>
      <w:proofErr w:type="spellEnd"/>
      <w:r>
        <w:t>’</w:t>
      </w:r>
    </w:p>
    <w:p w14:paraId="5F1302D9" w14:textId="3F2C6023" w:rsidR="000B68BB" w:rsidRPr="000B68BB" w:rsidRDefault="000B68BB" w:rsidP="0030183C">
      <w:pPr>
        <w:pStyle w:val="Heading3"/>
      </w:pPr>
      <w:bookmarkStart w:id="434" w:name="_Toc95889762"/>
      <w:r w:rsidRPr="000B68BB">
        <w:t>‘</w:t>
      </w:r>
      <w:proofErr w:type="spellStart"/>
      <w:r w:rsidRPr="000B68BB">
        <w:t>PT</w:t>
      </w:r>
      <w:r w:rsidR="00C95784">
        <w:t>_</w:t>
      </w:r>
      <w:r w:rsidRPr="000B68BB">
        <w:t>Parameter</w:t>
      </w:r>
      <w:proofErr w:type="spellEnd"/>
      <w:r w:rsidRPr="000B68BB">
        <w:t xml:space="preserve">’ </w:t>
      </w:r>
      <w:r>
        <w:t>F</w:t>
      </w:r>
      <w:r w:rsidRPr="000B68BB">
        <w:t>older</w:t>
      </w:r>
      <w:bookmarkEnd w:id="434"/>
    </w:p>
    <w:p w14:paraId="0EAD15CA" w14:textId="2A59849A" w:rsidR="00EB3E1D" w:rsidRDefault="00C95784" w:rsidP="00F51CE4">
      <w:r>
        <w:t>The ‘</w:t>
      </w:r>
      <w:proofErr w:type="spellStart"/>
      <w:r>
        <w:t>PT_Parameter</w:t>
      </w:r>
      <w:proofErr w:type="spellEnd"/>
      <w:r>
        <w:t xml:space="preserve">’ folder contains a collection of files used by the transit module to identify the transit system </w:t>
      </w:r>
      <w:r w:rsidR="00977175">
        <w:t>(</w:t>
      </w:r>
      <w:proofErr w:type="gramStart"/>
      <w:r w:rsidR="00977175">
        <w:t>‘.FAR</w:t>
      </w:r>
      <w:proofErr w:type="gramEnd"/>
      <w:r w:rsidR="00977175">
        <w:t xml:space="preserve">’ and ‘.PTS’ files) </w:t>
      </w:r>
      <w:r>
        <w:t>and the factors and weights used for specific transit skims</w:t>
      </w:r>
      <w:r w:rsidR="00977175">
        <w:t xml:space="preserve"> (‘.FAC’ files)</w:t>
      </w:r>
      <w:r w:rsidR="00192CE2">
        <w:t xml:space="preserve">. </w:t>
      </w:r>
      <w:r>
        <w:t xml:space="preserve">These </w:t>
      </w:r>
      <w:r w:rsidR="00977175">
        <w:t xml:space="preserve">files </w:t>
      </w:r>
      <w:r w:rsidR="00C45B85">
        <w:t>describe</w:t>
      </w:r>
      <w:r>
        <w:t xml:space="preserve"> a transit r</w:t>
      </w:r>
      <w:r w:rsidR="001C062B">
        <w:t>ider</w:t>
      </w:r>
      <w:r w:rsidR="00C45B85">
        <w:t xml:space="preserve">, </w:t>
      </w:r>
      <w:proofErr w:type="gramStart"/>
      <w:r w:rsidR="00C45B85">
        <w:t>i.e.</w:t>
      </w:r>
      <w:proofErr w:type="gramEnd"/>
      <w:r w:rsidR="00C45B85">
        <w:t xml:space="preserve"> how sensitive riders are to walking, driving, transferring, fares, etc</w:t>
      </w:r>
      <w:r w:rsidR="00192CE2">
        <w:t xml:space="preserve">. </w:t>
      </w:r>
      <w:r w:rsidR="00C847C9">
        <w:t>The parameters defining the skim wights are mirrored in the Model’s mode choice logic</w:t>
      </w:r>
      <w:r w:rsidR="00192CE2">
        <w:t xml:space="preserve">. </w:t>
      </w:r>
    </w:p>
    <w:p w14:paraId="541622C2" w14:textId="77777777" w:rsidR="0021233B" w:rsidRDefault="0021233B" w:rsidP="00977175"/>
    <w:p w14:paraId="0F098742" w14:textId="66F96D44" w:rsidR="0021233B" w:rsidRDefault="0021233B" w:rsidP="00F16632">
      <w:pPr>
        <w:pStyle w:val="Heading1"/>
        <w:rPr>
          <w:color w:val="auto"/>
        </w:rPr>
      </w:pPr>
      <w:bookmarkStart w:id="435" w:name="_Toc95889763"/>
      <w:r>
        <w:lastRenderedPageBreak/>
        <w:t>External Data Files</w:t>
      </w:r>
      <w:bookmarkEnd w:id="435"/>
    </w:p>
    <w:p w14:paraId="7B96B76E" w14:textId="6AFFBF31" w:rsidR="0021233B" w:rsidRDefault="0021233B" w:rsidP="008065B1">
      <w:r>
        <w:t>External trips are defined as trips that go beyond the edge of the model space</w:t>
      </w:r>
      <w:r w:rsidR="00192CE2">
        <w:t xml:space="preserve">. </w:t>
      </w:r>
      <w:r>
        <w:t xml:space="preserve">These external trips enter or leave the model’s space from one of the model’s external </w:t>
      </w:r>
      <w:proofErr w:type="gramStart"/>
      <w:r>
        <w:t>gateway</w:t>
      </w:r>
      <w:proofErr w:type="gramEnd"/>
      <w:r>
        <w:t xml:space="preserve"> TAZ</w:t>
      </w:r>
      <w:r w:rsidR="00192CE2">
        <w:t xml:space="preserve">. </w:t>
      </w:r>
      <w:r>
        <w:t>In the Wasatch Front travel model, these zones are mixed in with the internal TAZ numbering</w:t>
      </w:r>
      <w:r w:rsidR="00192CE2">
        <w:t xml:space="preserve">. </w:t>
      </w:r>
      <w:r w:rsidR="00D1497D">
        <w:t>The following shows where each Wasatch Front model external station is located.</w:t>
      </w:r>
    </w:p>
    <w:p w14:paraId="7B8E41F8" w14:textId="275DA11E" w:rsidR="008C42F3" w:rsidRPr="008C42F3" w:rsidRDefault="008C42F3" w:rsidP="008065B1">
      <w:pPr>
        <w:rPr>
          <w:u w:val="single"/>
        </w:rPr>
      </w:pPr>
      <w:r>
        <w:rPr>
          <w:noProof/>
        </w:rPr>
        <w:drawing>
          <wp:anchor distT="0" distB="0" distL="114300" distR="114300" simplePos="0" relativeHeight="251668480" behindDoc="1" locked="0" layoutInCell="1" allowOverlap="1" wp14:anchorId="091A300F" wp14:editId="79382186">
            <wp:simplePos x="0" y="0"/>
            <wp:positionH relativeFrom="column">
              <wp:posOffset>2497455</wp:posOffset>
            </wp:positionH>
            <wp:positionV relativeFrom="paragraph">
              <wp:posOffset>88265</wp:posOffset>
            </wp:positionV>
            <wp:extent cx="3199765" cy="2658110"/>
            <wp:effectExtent l="0" t="0" r="635" b="8890"/>
            <wp:wrapTight wrapText="bothSides">
              <wp:wrapPolygon edited="0">
                <wp:start x="0" y="0"/>
                <wp:lineTo x="0" y="21517"/>
                <wp:lineTo x="21476" y="21517"/>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23405"/>
                    <a:stretch/>
                  </pic:blipFill>
                  <pic:spPr bwMode="auto">
                    <a:xfrm>
                      <a:off x="0" y="0"/>
                      <a:ext cx="3199765" cy="2658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42F3">
        <w:rPr>
          <w:u w:val="single"/>
        </w:rPr>
        <w:t xml:space="preserve">Box Elder </w:t>
      </w:r>
      <w:r>
        <w:rPr>
          <w:u w:val="single"/>
        </w:rPr>
        <w:t xml:space="preserve">County </w:t>
      </w:r>
      <w:r w:rsidRPr="008C42F3">
        <w:rPr>
          <w:u w:val="single"/>
        </w:rPr>
        <w:t>Externals</w:t>
      </w:r>
    </w:p>
    <w:p w14:paraId="12970EC2" w14:textId="4FF8435E" w:rsidR="008C42F3" w:rsidRDefault="008C42F3" w:rsidP="00130905">
      <w:pPr>
        <w:pStyle w:val="ListParagraph"/>
        <w:numPr>
          <w:ilvl w:val="0"/>
          <w:numId w:val="49"/>
        </w:numPr>
      </w:pPr>
      <w:r>
        <w:t>136</w:t>
      </w:r>
      <w:r>
        <w:tab/>
        <w:t>Bird Refuge</w:t>
      </w:r>
    </w:p>
    <w:p w14:paraId="481DDFC6" w14:textId="08CC2954" w:rsidR="008C42F3" w:rsidRDefault="008C42F3" w:rsidP="00130905">
      <w:pPr>
        <w:pStyle w:val="ListParagraph"/>
        <w:numPr>
          <w:ilvl w:val="0"/>
          <w:numId w:val="49"/>
        </w:numPr>
      </w:pPr>
      <w:r>
        <w:t>137</w:t>
      </w:r>
      <w:r>
        <w:tab/>
        <w:t>SR-13/SR-83 to Corinne</w:t>
      </w:r>
    </w:p>
    <w:p w14:paraId="3D1E8AB8" w14:textId="6B321E25" w:rsidR="008C42F3" w:rsidRDefault="008C42F3" w:rsidP="00130905">
      <w:pPr>
        <w:pStyle w:val="ListParagraph"/>
        <w:numPr>
          <w:ilvl w:val="0"/>
          <w:numId w:val="49"/>
        </w:numPr>
      </w:pPr>
      <w:r>
        <w:t>138</w:t>
      </w:r>
      <w:r>
        <w:tab/>
        <w:t>I-15 to Tremonton</w:t>
      </w:r>
    </w:p>
    <w:p w14:paraId="57BC7BE0" w14:textId="77777777" w:rsidR="008C42F3" w:rsidRDefault="008C42F3" w:rsidP="00130905">
      <w:pPr>
        <w:pStyle w:val="ListParagraph"/>
        <w:numPr>
          <w:ilvl w:val="0"/>
          <w:numId w:val="49"/>
        </w:numPr>
      </w:pPr>
      <w:r>
        <w:t>139</w:t>
      </w:r>
      <w:r>
        <w:tab/>
        <w:t>SR-38 to Riverside</w:t>
      </w:r>
    </w:p>
    <w:p w14:paraId="57CC3A3D" w14:textId="5EE6FA3C" w:rsidR="00022061" w:rsidRDefault="008C42F3" w:rsidP="00130905">
      <w:pPr>
        <w:pStyle w:val="ListParagraph"/>
        <w:numPr>
          <w:ilvl w:val="0"/>
          <w:numId w:val="49"/>
        </w:numPr>
      </w:pPr>
      <w:r>
        <w:t>140</w:t>
      </w:r>
      <w:r>
        <w:tab/>
        <w:t>US-89 to Logan</w:t>
      </w:r>
    </w:p>
    <w:p w14:paraId="10608727" w14:textId="796B024B" w:rsidR="00022061" w:rsidRDefault="00022061" w:rsidP="008065B1"/>
    <w:p w14:paraId="1943F7C0" w14:textId="5F844801" w:rsidR="00D63B87" w:rsidRDefault="00D63B87" w:rsidP="008065B1"/>
    <w:p w14:paraId="70CB4499" w14:textId="4113938C" w:rsidR="00D63B87" w:rsidRDefault="00D63B87" w:rsidP="008065B1"/>
    <w:p w14:paraId="27104657" w14:textId="36674156" w:rsidR="00D63B87" w:rsidRDefault="00D63B87" w:rsidP="008065B1"/>
    <w:p w14:paraId="32424FE4" w14:textId="34FFBAE4" w:rsidR="00D63B87" w:rsidRDefault="00D63B87" w:rsidP="008065B1"/>
    <w:p w14:paraId="51B1873B" w14:textId="77777777" w:rsidR="00D63B87" w:rsidRDefault="00D63B87" w:rsidP="008065B1"/>
    <w:p w14:paraId="362DF087" w14:textId="76A61927" w:rsidR="00022061" w:rsidRPr="00D63B87" w:rsidRDefault="00D63B87" w:rsidP="008065B1">
      <w:pPr>
        <w:rPr>
          <w:noProof/>
          <w:u w:val="single"/>
        </w:rPr>
      </w:pPr>
      <w:r>
        <w:rPr>
          <w:noProof/>
        </w:rPr>
        <w:drawing>
          <wp:anchor distT="0" distB="0" distL="114300" distR="114300" simplePos="0" relativeHeight="251669504" behindDoc="1" locked="0" layoutInCell="1" allowOverlap="1" wp14:anchorId="25E9E59A" wp14:editId="55E33D47">
            <wp:simplePos x="0" y="0"/>
            <wp:positionH relativeFrom="column">
              <wp:posOffset>2497455</wp:posOffset>
            </wp:positionH>
            <wp:positionV relativeFrom="paragraph">
              <wp:posOffset>38312</wp:posOffset>
            </wp:positionV>
            <wp:extent cx="3199765" cy="3093085"/>
            <wp:effectExtent l="0" t="0" r="635" b="0"/>
            <wp:wrapTight wrapText="bothSides">
              <wp:wrapPolygon edited="0">
                <wp:start x="0" y="0"/>
                <wp:lineTo x="0" y="21418"/>
                <wp:lineTo x="21476" y="21418"/>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2767" t="6404"/>
                    <a:stretch/>
                  </pic:blipFill>
                  <pic:spPr bwMode="auto">
                    <a:xfrm>
                      <a:off x="0" y="0"/>
                      <a:ext cx="3199765" cy="3093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2F3" w:rsidRPr="00D63B87">
        <w:rPr>
          <w:noProof/>
          <w:u w:val="single"/>
        </w:rPr>
        <w:t>Weber County Externals</w:t>
      </w:r>
    </w:p>
    <w:p w14:paraId="607A0360" w14:textId="3773D3EE" w:rsidR="00D63B87" w:rsidRDefault="00D63B87" w:rsidP="00130905">
      <w:pPr>
        <w:pStyle w:val="ListParagraph"/>
        <w:numPr>
          <w:ilvl w:val="0"/>
          <w:numId w:val="50"/>
        </w:numPr>
        <w:rPr>
          <w:noProof/>
        </w:rPr>
      </w:pPr>
      <w:r>
        <w:rPr>
          <w:noProof/>
        </w:rPr>
        <w:t>421</w:t>
      </w:r>
      <w:r>
        <w:rPr>
          <w:noProof/>
        </w:rPr>
        <w:tab/>
        <w:t>FAR-3462 N Ogden Pass</w:t>
      </w:r>
    </w:p>
    <w:p w14:paraId="43E05BBB" w14:textId="3A969048" w:rsidR="00D63B87" w:rsidRDefault="00D63B87" w:rsidP="00130905">
      <w:pPr>
        <w:pStyle w:val="ListParagraph"/>
        <w:numPr>
          <w:ilvl w:val="0"/>
          <w:numId w:val="50"/>
        </w:numPr>
        <w:rPr>
          <w:noProof/>
        </w:rPr>
      </w:pPr>
      <w:r>
        <w:rPr>
          <w:noProof/>
        </w:rPr>
        <w:t>422</w:t>
      </w:r>
      <w:r>
        <w:rPr>
          <w:noProof/>
        </w:rPr>
        <w:tab/>
        <w:t>SR-39 Ogden Canyon</w:t>
      </w:r>
    </w:p>
    <w:p w14:paraId="112BF751" w14:textId="77777777" w:rsidR="00D63B87" w:rsidRDefault="00D63B87" w:rsidP="00130905">
      <w:pPr>
        <w:pStyle w:val="ListParagraph"/>
        <w:numPr>
          <w:ilvl w:val="0"/>
          <w:numId w:val="50"/>
        </w:numPr>
        <w:rPr>
          <w:noProof/>
        </w:rPr>
      </w:pPr>
      <w:r>
        <w:rPr>
          <w:noProof/>
        </w:rPr>
        <w:t>423</w:t>
      </w:r>
      <w:r>
        <w:rPr>
          <w:noProof/>
        </w:rPr>
        <w:tab/>
        <w:t>I-84 to Summit</w:t>
      </w:r>
    </w:p>
    <w:p w14:paraId="33B5FA89" w14:textId="4329B006" w:rsidR="00D63B87" w:rsidRDefault="00D63B87">
      <w:pPr>
        <w:rPr>
          <w:noProof/>
        </w:rPr>
      </w:pPr>
    </w:p>
    <w:p w14:paraId="31529F50" w14:textId="49B67E54" w:rsidR="00B60C38" w:rsidRDefault="00B60C38">
      <w:pPr>
        <w:rPr>
          <w:noProof/>
        </w:rPr>
      </w:pPr>
    </w:p>
    <w:p w14:paraId="7919342E" w14:textId="56F3B67B" w:rsidR="00B60C38" w:rsidRDefault="00B60C38">
      <w:pPr>
        <w:rPr>
          <w:noProof/>
        </w:rPr>
      </w:pPr>
    </w:p>
    <w:p w14:paraId="5EAC6A91" w14:textId="17812D5F" w:rsidR="00B60C38" w:rsidRDefault="00B60C38">
      <w:pPr>
        <w:rPr>
          <w:noProof/>
        </w:rPr>
      </w:pPr>
    </w:p>
    <w:p w14:paraId="51B6502E" w14:textId="5A2ED72A" w:rsidR="00B60C38" w:rsidRDefault="00B60C38">
      <w:pPr>
        <w:rPr>
          <w:noProof/>
        </w:rPr>
      </w:pPr>
    </w:p>
    <w:p w14:paraId="52015A05" w14:textId="18E76403" w:rsidR="00B60C38" w:rsidRDefault="00B60C38">
      <w:pPr>
        <w:rPr>
          <w:noProof/>
        </w:rPr>
      </w:pPr>
    </w:p>
    <w:p w14:paraId="7FF473AB" w14:textId="60066A3E" w:rsidR="00B60C38" w:rsidRDefault="00B60C38">
      <w:pPr>
        <w:rPr>
          <w:noProof/>
        </w:rPr>
      </w:pPr>
    </w:p>
    <w:p w14:paraId="7126C7ED" w14:textId="77D0D584" w:rsidR="00B60C38" w:rsidRDefault="00B60C38">
      <w:pPr>
        <w:rPr>
          <w:noProof/>
        </w:rPr>
      </w:pPr>
    </w:p>
    <w:p w14:paraId="219C2410" w14:textId="77777777" w:rsidR="00B60C38" w:rsidRDefault="00B60C38">
      <w:pPr>
        <w:rPr>
          <w:noProof/>
        </w:rPr>
      </w:pPr>
    </w:p>
    <w:p w14:paraId="7200ABF4" w14:textId="430CAA05" w:rsidR="00D63B87" w:rsidRPr="00D63B87" w:rsidRDefault="00D63B87" w:rsidP="00D63B87">
      <w:pPr>
        <w:rPr>
          <w:noProof/>
          <w:u w:val="single"/>
        </w:rPr>
      </w:pPr>
      <w:r w:rsidRPr="00D63B87">
        <w:rPr>
          <w:noProof/>
          <w:u w:val="single"/>
        </w:rPr>
        <w:t>Davis County Externals</w:t>
      </w:r>
    </w:p>
    <w:p w14:paraId="1952EA8C" w14:textId="25837260" w:rsidR="00D63B87" w:rsidRDefault="00D63B87" w:rsidP="00130905">
      <w:pPr>
        <w:pStyle w:val="ListParagraph"/>
        <w:numPr>
          <w:ilvl w:val="0"/>
          <w:numId w:val="51"/>
        </w:numPr>
        <w:rPr>
          <w:noProof/>
        </w:rPr>
      </w:pPr>
      <w:r>
        <w:rPr>
          <w:noProof/>
        </w:rPr>
        <w:t>There are no externals in Davis County</w:t>
      </w:r>
    </w:p>
    <w:p w14:paraId="689562CD" w14:textId="7E203E12" w:rsidR="00D63B87" w:rsidRPr="00D63B87" w:rsidRDefault="00B60C38" w:rsidP="00D63B87">
      <w:pPr>
        <w:rPr>
          <w:noProof/>
          <w:u w:val="single"/>
        </w:rPr>
      </w:pPr>
      <w:r>
        <w:rPr>
          <w:noProof/>
        </w:rPr>
        <w:lastRenderedPageBreak/>
        <w:drawing>
          <wp:anchor distT="0" distB="0" distL="114300" distR="114300" simplePos="0" relativeHeight="251670528" behindDoc="1" locked="0" layoutInCell="1" allowOverlap="1" wp14:anchorId="4ED542BC" wp14:editId="45E7E978">
            <wp:simplePos x="0" y="0"/>
            <wp:positionH relativeFrom="column">
              <wp:posOffset>2565400</wp:posOffset>
            </wp:positionH>
            <wp:positionV relativeFrom="paragraph">
              <wp:posOffset>8467</wp:posOffset>
            </wp:positionV>
            <wp:extent cx="3474720" cy="3057983"/>
            <wp:effectExtent l="0" t="0" r="0" b="9525"/>
            <wp:wrapTight wrapText="bothSides">
              <wp:wrapPolygon edited="0">
                <wp:start x="0" y="0"/>
                <wp:lineTo x="0" y="21533"/>
                <wp:lineTo x="21434" y="21533"/>
                <wp:lineTo x="214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409" t="10345" r="4051" b="16619"/>
                    <a:stretch/>
                  </pic:blipFill>
                  <pic:spPr bwMode="auto">
                    <a:xfrm>
                      <a:off x="0" y="0"/>
                      <a:ext cx="3474720" cy="3057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B87" w:rsidRPr="00D63B87">
        <w:rPr>
          <w:noProof/>
          <w:u w:val="single"/>
        </w:rPr>
        <w:t>Salt Lake County Externals</w:t>
      </w:r>
    </w:p>
    <w:p w14:paraId="394A17A3" w14:textId="77777777" w:rsidR="00D63B87" w:rsidRDefault="00D63B87" w:rsidP="00130905">
      <w:pPr>
        <w:pStyle w:val="ListParagraph"/>
        <w:numPr>
          <w:ilvl w:val="0"/>
          <w:numId w:val="50"/>
        </w:numPr>
        <w:rPr>
          <w:noProof/>
        </w:rPr>
      </w:pPr>
      <w:r>
        <w:rPr>
          <w:noProof/>
        </w:rPr>
        <w:t>1782</w:t>
      </w:r>
      <w:r>
        <w:rPr>
          <w:noProof/>
        </w:rPr>
        <w:tab/>
        <w:t>I-80 to Tooele</w:t>
      </w:r>
    </w:p>
    <w:p w14:paraId="3B858F74" w14:textId="3A166DA1" w:rsidR="00D63B87" w:rsidRDefault="00D63B87" w:rsidP="00130905">
      <w:pPr>
        <w:pStyle w:val="ListParagraph"/>
        <w:numPr>
          <w:ilvl w:val="0"/>
          <w:numId w:val="50"/>
        </w:numPr>
        <w:rPr>
          <w:noProof/>
        </w:rPr>
      </w:pPr>
      <w:r>
        <w:rPr>
          <w:noProof/>
        </w:rPr>
        <w:t>1783</w:t>
      </w:r>
      <w:r>
        <w:rPr>
          <w:noProof/>
        </w:rPr>
        <w:tab/>
        <w:t>SR-201 to Tooele</w:t>
      </w:r>
    </w:p>
    <w:p w14:paraId="0BC14C96" w14:textId="77777777" w:rsidR="00D63B87" w:rsidRDefault="00D63B87" w:rsidP="00130905">
      <w:pPr>
        <w:pStyle w:val="ListParagraph"/>
        <w:numPr>
          <w:ilvl w:val="0"/>
          <w:numId w:val="50"/>
        </w:numPr>
        <w:rPr>
          <w:noProof/>
        </w:rPr>
      </w:pPr>
      <w:r>
        <w:rPr>
          <w:noProof/>
        </w:rPr>
        <w:t>1784</w:t>
      </w:r>
      <w:r>
        <w:rPr>
          <w:noProof/>
        </w:rPr>
        <w:tab/>
        <w:t>FAR-2292 Emigration Canyon</w:t>
      </w:r>
    </w:p>
    <w:p w14:paraId="11A3D06A" w14:textId="6F99B448" w:rsidR="00D63B87" w:rsidRDefault="00D63B87" w:rsidP="00130905">
      <w:pPr>
        <w:pStyle w:val="ListParagraph"/>
        <w:numPr>
          <w:ilvl w:val="0"/>
          <w:numId w:val="50"/>
        </w:numPr>
        <w:rPr>
          <w:noProof/>
        </w:rPr>
      </w:pPr>
      <w:r>
        <w:rPr>
          <w:noProof/>
        </w:rPr>
        <w:t>1785</w:t>
      </w:r>
      <w:r>
        <w:rPr>
          <w:noProof/>
        </w:rPr>
        <w:tab/>
        <w:t>I-80 East Parley's</w:t>
      </w:r>
    </w:p>
    <w:p w14:paraId="547F35A5" w14:textId="66312F69" w:rsidR="00D63B87" w:rsidRDefault="00D63B87" w:rsidP="00130905">
      <w:pPr>
        <w:pStyle w:val="ListParagraph"/>
        <w:numPr>
          <w:ilvl w:val="0"/>
          <w:numId w:val="50"/>
        </w:numPr>
        <w:rPr>
          <w:noProof/>
        </w:rPr>
      </w:pPr>
      <w:r>
        <w:rPr>
          <w:noProof/>
        </w:rPr>
        <w:t>1786</w:t>
      </w:r>
      <w:r>
        <w:rPr>
          <w:noProof/>
        </w:rPr>
        <w:tab/>
        <w:t>Millcreek Canyon</w:t>
      </w:r>
    </w:p>
    <w:p w14:paraId="2F39CB31" w14:textId="11C53C64" w:rsidR="00D63B87" w:rsidRDefault="00D63B87" w:rsidP="00130905">
      <w:pPr>
        <w:pStyle w:val="ListParagraph"/>
        <w:numPr>
          <w:ilvl w:val="0"/>
          <w:numId w:val="50"/>
        </w:numPr>
        <w:rPr>
          <w:noProof/>
        </w:rPr>
      </w:pPr>
      <w:r>
        <w:rPr>
          <w:noProof/>
        </w:rPr>
        <w:t>1787</w:t>
      </w:r>
      <w:r>
        <w:rPr>
          <w:noProof/>
        </w:rPr>
        <w:tab/>
        <w:t>SR-190 Big Cottonwood</w:t>
      </w:r>
    </w:p>
    <w:p w14:paraId="5734DEE1" w14:textId="6587A6DE" w:rsidR="00D63B87" w:rsidRDefault="00D63B87" w:rsidP="00130905">
      <w:pPr>
        <w:pStyle w:val="ListParagraph"/>
        <w:numPr>
          <w:ilvl w:val="0"/>
          <w:numId w:val="50"/>
        </w:numPr>
        <w:rPr>
          <w:noProof/>
        </w:rPr>
      </w:pPr>
      <w:r>
        <w:rPr>
          <w:noProof/>
        </w:rPr>
        <w:t>1788</w:t>
      </w:r>
      <w:r>
        <w:rPr>
          <w:noProof/>
        </w:rPr>
        <w:tab/>
        <w:t>SR-210 Little Cottonwood</w:t>
      </w:r>
    </w:p>
    <w:p w14:paraId="201970FC" w14:textId="484239B8" w:rsidR="00D63B87" w:rsidRDefault="00D63B87" w:rsidP="00D63B87">
      <w:pPr>
        <w:rPr>
          <w:noProof/>
        </w:rPr>
      </w:pPr>
    </w:p>
    <w:p w14:paraId="379EB907" w14:textId="585A65A2" w:rsidR="00B60C38" w:rsidRDefault="00B60C38">
      <w:pPr>
        <w:rPr>
          <w:noProof/>
          <w:u w:val="single"/>
        </w:rPr>
      </w:pPr>
    </w:p>
    <w:p w14:paraId="1EF9DB35" w14:textId="725B548C" w:rsidR="00B60C38" w:rsidRDefault="00B60C38">
      <w:pPr>
        <w:rPr>
          <w:noProof/>
          <w:u w:val="single"/>
        </w:rPr>
      </w:pPr>
    </w:p>
    <w:p w14:paraId="34C765F6" w14:textId="609F65CF" w:rsidR="00B60C38" w:rsidRDefault="00B60C38">
      <w:pPr>
        <w:rPr>
          <w:noProof/>
          <w:u w:val="single"/>
        </w:rPr>
      </w:pPr>
    </w:p>
    <w:p w14:paraId="5E118F10" w14:textId="62AA42FC" w:rsidR="00B60C38" w:rsidRDefault="00B60C38">
      <w:pPr>
        <w:rPr>
          <w:noProof/>
          <w:u w:val="single"/>
        </w:rPr>
      </w:pPr>
    </w:p>
    <w:p w14:paraId="1DB3FD11" w14:textId="77777777" w:rsidR="00B60C38" w:rsidRDefault="00B60C38">
      <w:pPr>
        <w:rPr>
          <w:noProof/>
          <w:u w:val="single"/>
        </w:rPr>
      </w:pPr>
    </w:p>
    <w:p w14:paraId="2FAD2E0C" w14:textId="26F7144E" w:rsidR="00D63B87" w:rsidRPr="00D63B87" w:rsidRDefault="00B60C38" w:rsidP="00D63B87">
      <w:pPr>
        <w:rPr>
          <w:noProof/>
          <w:u w:val="single"/>
        </w:rPr>
      </w:pPr>
      <w:r>
        <w:rPr>
          <w:noProof/>
        </w:rPr>
        <w:drawing>
          <wp:anchor distT="0" distB="0" distL="114300" distR="114300" simplePos="0" relativeHeight="251671552" behindDoc="1" locked="0" layoutInCell="1" allowOverlap="1" wp14:anchorId="34192C45" wp14:editId="56CA7CBD">
            <wp:simplePos x="0" y="0"/>
            <wp:positionH relativeFrom="column">
              <wp:posOffset>2568575</wp:posOffset>
            </wp:positionH>
            <wp:positionV relativeFrom="paragraph">
              <wp:posOffset>22225</wp:posOffset>
            </wp:positionV>
            <wp:extent cx="3474720" cy="3586101"/>
            <wp:effectExtent l="0" t="0" r="0" b="0"/>
            <wp:wrapTight wrapText="bothSides">
              <wp:wrapPolygon edited="0">
                <wp:start x="0" y="0"/>
                <wp:lineTo x="0" y="21458"/>
                <wp:lineTo x="21434" y="21458"/>
                <wp:lineTo x="214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1114" t="1931" r="7406" b="10320"/>
                    <a:stretch/>
                  </pic:blipFill>
                  <pic:spPr bwMode="auto">
                    <a:xfrm>
                      <a:off x="0" y="0"/>
                      <a:ext cx="3474720" cy="35861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B87" w:rsidRPr="00D63B87">
        <w:rPr>
          <w:noProof/>
          <w:u w:val="single"/>
        </w:rPr>
        <w:t>Utah County Externals</w:t>
      </w:r>
    </w:p>
    <w:p w14:paraId="225753E7" w14:textId="4F5C898E" w:rsidR="00D63B87" w:rsidRDefault="00D63B87" w:rsidP="00130905">
      <w:pPr>
        <w:pStyle w:val="ListParagraph"/>
        <w:numPr>
          <w:ilvl w:val="0"/>
          <w:numId w:val="50"/>
        </w:numPr>
        <w:rPr>
          <w:noProof/>
        </w:rPr>
      </w:pPr>
      <w:r>
        <w:rPr>
          <w:noProof/>
        </w:rPr>
        <w:t>2874</w:t>
      </w:r>
      <w:r>
        <w:rPr>
          <w:noProof/>
        </w:rPr>
        <w:tab/>
        <w:t>SR-92 AF Canyon</w:t>
      </w:r>
    </w:p>
    <w:p w14:paraId="0B3A898E" w14:textId="196E41FC" w:rsidR="00D63B87" w:rsidRDefault="00D63B87" w:rsidP="00130905">
      <w:pPr>
        <w:pStyle w:val="ListParagraph"/>
        <w:numPr>
          <w:ilvl w:val="0"/>
          <w:numId w:val="50"/>
        </w:numPr>
        <w:rPr>
          <w:noProof/>
        </w:rPr>
      </w:pPr>
      <w:r>
        <w:rPr>
          <w:noProof/>
        </w:rPr>
        <w:t>2875</w:t>
      </w:r>
      <w:r>
        <w:rPr>
          <w:noProof/>
        </w:rPr>
        <w:tab/>
        <w:t>SR-189 Provo Canyon</w:t>
      </w:r>
    </w:p>
    <w:p w14:paraId="5FBBCEBF" w14:textId="4F65C9A2" w:rsidR="00D63B87" w:rsidRDefault="00D63B87" w:rsidP="00130905">
      <w:pPr>
        <w:pStyle w:val="ListParagraph"/>
        <w:numPr>
          <w:ilvl w:val="0"/>
          <w:numId w:val="50"/>
        </w:numPr>
        <w:rPr>
          <w:noProof/>
        </w:rPr>
      </w:pPr>
      <w:r>
        <w:rPr>
          <w:noProof/>
        </w:rPr>
        <w:t>2876</w:t>
      </w:r>
      <w:r>
        <w:rPr>
          <w:noProof/>
        </w:rPr>
        <w:tab/>
        <w:t>FAR-2865 Hobble Creek Canyon</w:t>
      </w:r>
    </w:p>
    <w:p w14:paraId="42F75E23" w14:textId="6D40D987" w:rsidR="00D63B87" w:rsidRDefault="00D63B87" w:rsidP="00130905">
      <w:pPr>
        <w:pStyle w:val="ListParagraph"/>
        <w:numPr>
          <w:ilvl w:val="0"/>
          <w:numId w:val="50"/>
        </w:numPr>
        <w:rPr>
          <w:noProof/>
        </w:rPr>
      </w:pPr>
      <w:r>
        <w:rPr>
          <w:noProof/>
        </w:rPr>
        <w:t>2877</w:t>
      </w:r>
      <w:r>
        <w:rPr>
          <w:noProof/>
        </w:rPr>
        <w:tab/>
        <w:t>US-6 Spanish Fork Canyon</w:t>
      </w:r>
    </w:p>
    <w:p w14:paraId="26E33C02" w14:textId="77777777" w:rsidR="00D63B87" w:rsidRDefault="00D63B87" w:rsidP="00130905">
      <w:pPr>
        <w:pStyle w:val="ListParagraph"/>
        <w:numPr>
          <w:ilvl w:val="0"/>
          <w:numId w:val="50"/>
        </w:numPr>
        <w:rPr>
          <w:noProof/>
        </w:rPr>
      </w:pPr>
      <w:r>
        <w:rPr>
          <w:noProof/>
        </w:rPr>
        <w:t>2878</w:t>
      </w:r>
      <w:r>
        <w:rPr>
          <w:noProof/>
        </w:rPr>
        <w:tab/>
        <w:t>FAR-2822 Payson Canyon</w:t>
      </w:r>
    </w:p>
    <w:p w14:paraId="7681E3A7" w14:textId="77777777" w:rsidR="00D63B87" w:rsidRDefault="00D63B87" w:rsidP="00130905">
      <w:pPr>
        <w:pStyle w:val="ListParagraph"/>
        <w:numPr>
          <w:ilvl w:val="0"/>
          <w:numId w:val="50"/>
        </w:numPr>
        <w:rPr>
          <w:noProof/>
        </w:rPr>
      </w:pPr>
      <w:r>
        <w:rPr>
          <w:noProof/>
        </w:rPr>
        <w:t>2879</w:t>
      </w:r>
      <w:r>
        <w:rPr>
          <w:noProof/>
        </w:rPr>
        <w:tab/>
        <w:t>I-15 to Juab</w:t>
      </w:r>
    </w:p>
    <w:p w14:paraId="70077015" w14:textId="4557D7CD" w:rsidR="00D63B87" w:rsidRDefault="00D63B87" w:rsidP="00130905">
      <w:pPr>
        <w:pStyle w:val="ListParagraph"/>
        <w:numPr>
          <w:ilvl w:val="0"/>
          <w:numId w:val="50"/>
        </w:numPr>
        <w:rPr>
          <w:noProof/>
        </w:rPr>
      </w:pPr>
      <w:r>
        <w:rPr>
          <w:noProof/>
        </w:rPr>
        <w:t>2880</w:t>
      </w:r>
      <w:r>
        <w:rPr>
          <w:noProof/>
        </w:rPr>
        <w:tab/>
        <w:t>US-6 Goshen</w:t>
      </w:r>
    </w:p>
    <w:p w14:paraId="054E5482" w14:textId="27C94661" w:rsidR="00D63B87" w:rsidRDefault="00D63B87" w:rsidP="00130905">
      <w:pPr>
        <w:pStyle w:val="ListParagraph"/>
        <w:numPr>
          <w:ilvl w:val="0"/>
          <w:numId w:val="50"/>
        </w:numPr>
        <w:rPr>
          <w:noProof/>
        </w:rPr>
      </w:pPr>
      <w:r>
        <w:rPr>
          <w:noProof/>
        </w:rPr>
        <w:t>2881</w:t>
      </w:r>
      <w:r>
        <w:rPr>
          <w:noProof/>
        </w:rPr>
        <w:tab/>
        <w:t>SR-73 to Tooele (Cedar Fort)</w:t>
      </w:r>
    </w:p>
    <w:p w14:paraId="566BFBD5" w14:textId="513C23F5" w:rsidR="00022061" w:rsidRDefault="00022061" w:rsidP="008065B1">
      <w:pPr>
        <w:rPr>
          <w:noProof/>
        </w:rPr>
      </w:pPr>
    </w:p>
    <w:p w14:paraId="37B65D1A" w14:textId="062F5219" w:rsidR="00022061" w:rsidRDefault="00022061" w:rsidP="008065B1">
      <w:pPr>
        <w:rPr>
          <w:noProof/>
        </w:rPr>
      </w:pPr>
    </w:p>
    <w:p w14:paraId="2DAA695C" w14:textId="2ED82570" w:rsidR="00022061" w:rsidRDefault="00022061" w:rsidP="008065B1">
      <w:pPr>
        <w:rPr>
          <w:noProof/>
        </w:rPr>
      </w:pPr>
    </w:p>
    <w:p w14:paraId="5660244B" w14:textId="0A7A3FCB" w:rsidR="00022061" w:rsidRDefault="00022061" w:rsidP="008065B1">
      <w:pPr>
        <w:rPr>
          <w:noProof/>
        </w:rPr>
      </w:pPr>
    </w:p>
    <w:p w14:paraId="0EEDFCC1" w14:textId="6B4BA44B" w:rsidR="00B60C38" w:rsidRDefault="00B60C38" w:rsidP="008065B1">
      <w:pPr>
        <w:rPr>
          <w:noProof/>
        </w:rPr>
      </w:pPr>
    </w:p>
    <w:p w14:paraId="4FEACB9A" w14:textId="77777777" w:rsidR="00B60C38" w:rsidRDefault="00B60C38" w:rsidP="008065B1">
      <w:pPr>
        <w:rPr>
          <w:noProof/>
        </w:rPr>
      </w:pPr>
    </w:p>
    <w:p w14:paraId="657F08EE" w14:textId="77777777" w:rsidR="00B60C38" w:rsidRDefault="00B60C38" w:rsidP="008065B1"/>
    <w:p w14:paraId="6007E999" w14:textId="4ACC76F3" w:rsidR="0021233B" w:rsidRDefault="0021233B" w:rsidP="008065B1">
      <w:r>
        <w:t xml:space="preserve">Externals </w:t>
      </w:r>
      <w:r w:rsidR="00D1497D">
        <w:t>trips</w:t>
      </w:r>
      <w:r>
        <w:t xml:space="preserve"> are asserted from exogenous data sources</w:t>
      </w:r>
      <w:r w:rsidR="00192CE2">
        <w:t xml:space="preserve">. </w:t>
      </w:r>
      <w:r>
        <w:t xml:space="preserve">The </w:t>
      </w:r>
      <w:r w:rsidR="00F51CE4">
        <w:t>M</w:t>
      </w:r>
      <w:r>
        <w:t>odel uses two data sources to define external traffic</w:t>
      </w:r>
      <w:r w:rsidR="00D1497D">
        <w:t>:</w:t>
      </w:r>
    </w:p>
    <w:p w14:paraId="2A998F7D" w14:textId="77777777" w:rsidR="0021233B" w:rsidRDefault="0021233B" w:rsidP="00130905">
      <w:pPr>
        <w:pStyle w:val="ListParagraph"/>
        <w:numPr>
          <w:ilvl w:val="0"/>
          <w:numId w:val="47"/>
        </w:numPr>
      </w:pPr>
      <w:r>
        <w:t>External Volume Control Total</w:t>
      </w:r>
    </w:p>
    <w:p w14:paraId="60228061" w14:textId="77777777" w:rsidR="0021233B" w:rsidRPr="00F51CE4" w:rsidRDefault="0021233B" w:rsidP="00130905">
      <w:pPr>
        <w:pStyle w:val="ListParagraph"/>
        <w:numPr>
          <w:ilvl w:val="0"/>
          <w:numId w:val="47"/>
        </w:numPr>
      </w:pPr>
      <w:r w:rsidRPr="00F51CE4">
        <w:t>External Trip Table Matrix</w:t>
      </w:r>
    </w:p>
    <w:p w14:paraId="23BEFF90" w14:textId="77777777" w:rsidR="0021233B" w:rsidRDefault="0021233B" w:rsidP="00E83E7B">
      <w:pPr>
        <w:pStyle w:val="Heading2"/>
      </w:pPr>
      <w:bookmarkStart w:id="436" w:name="_Toc95889764"/>
      <w:r>
        <w:lastRenderedPageBreak/>
        <w:t>External Volume Control Total</w:t>
      </w:r>
      <w:bookmarkEnd w:id="436"/>
    </w:p>
    <w:p w14:paraId="715EF547" w14:textId="205E7538" w:rsidR="0021233B" w:rsidRDefault="0021233B" w:rsidP="00AE748A">
      <w:r>
        <w:t xml:space="preserve">Control totals are </w:t>
      </w:r>
      <w:r w:rsidR="0098237A">
        <w:t>provided</w:t>
      </w:r>
      <w:r>
        <w:t xml:space="preserve"> for each external for each year between 2010 and 2060</w:t>
      </w:r>
      <w:r w:rsidR="00192CE2">
        <w:t xml:space="preserve">. </w:t>
      </w:r>
      <w:r w:rsidR="00575C54">
        <w:t>These totals establish the amount of traffic that will be passing through each external</w:t>
      </w:r>
      <w:r w:rsidR="00192CE2">
        <w:t xml:space="preserve">. </w:t>
      </w:r>
      <w:r w:rsidR="00575C54">
        <w:t xml:space="preserve">The input control totals </w:t>
      </w:r>
      <w:r>
        <w:t xml:space="preserve">are found in </w:t>
      </w:r>
      <w:r w:rsidR="00575C54">
        <w:t>an input file,</w:t>
      </w:r>
      <w:r>
        <w:t xml:space="preserve"> </w:t>
      </w:r>
      <w:r w:rsidR="001C21D0">
        <w:t>‘</w:t>
      </w:r>
      <w:r w:rsidRPr="001C21D0">
        <w:t>external_year_vol.csv</w:t>
      </w:r>
      <w:r w:rsidR="001C21D0" w:rsidRPr="001C21D0">
        <w:t>’</w:t>
      </w:r>
      <w:r w:rsidR="00575C54">
        <w:t xml:space="preserve">, </w:t>
      </w:r>
      <w:r w:rsidR="001C21D0">
        <w:t xml:space="preserve">located </w:t>
      </w:r>
      <w:r>
        <w:t>in the</w:t>
      </w:r>
      <w:r>
        <w:rPr>
          <w:b/>
          <w:bCs/>
        </w:rPr>
        <w:t xml:space="preserve"> </w:t>
      </w:r>
      <w:r w:rsidR="001C21D0">
        <w:rPr>
          <w:b/>
          <w:bCs/>
        </w:rPr>
        <w:t>‘</w:t>
      </w:r>
      <w:r w:rsidRPr="001C21D0">
        <w:t>1_Inputs\5_External\</w:t>
      </w:r>
      <w:proofErr w:type="spellStart"/>
      <w:r w:rsidRPr="001C21D0">
        <w:t>Ext_Vol_Control</w:t>
      </w:r>
      <w:proofErr w:type="spellEnd"/>
      <w:r w:rsidR="001C21D0">
        <w:t>’ folder</w:t>
      </w:r>
      <w:r w:rsidR="00192CE2">
        <w:t xml:space="preserve">. </w:t>
      </w:r>
      <w:r>
        <w:t xml:space="preserve">The file contains the following </w:t>
      </w:r>
      <w:r w:rsidR="0098237A">
        <w:t>information</w:t>
      </w:r>
      <w:r>
        <w:t>:</w:t>
      </w:r>
    </w:p>
    <w:p w14:paraId="62F486F2" w14:textId="7B36CA0F" w:rsidR="0021233B" w:rsidRDefault="0021233B" w:rsidP="00130905">
      <w:pPr>
        <w:pStyle w:val="ListParagraph"/>
        <w:numPr>
          <w:ilvl w:val="0"/>
          <w:numId w:val="48"/>
        </w:numPr>
      </w:pPr>
      <w:proofErr w:type="spellStart"/>
      <w:r w:rsidRPr="001C21D0">
        <w:rPr>
          <w:b/>
          <w:bCs/>
        </w:rPr>
        <w:t>Idx_WF</w:t>
      </w:r>
      <w:proofErr w:type="spellEnd"/>
      <w:r w:rsidR="00D308FE" w:rsidRPr="00D308FE">
        <w:t xml:space="preserve"> – </w:t>
      </w:r>
      <w:r>
        <w:t xml:space="preserve">Unique ID, combination of </w:t>
      </w:r>
      <w:proofErr w:type="spellStart"/>
      <w:r>
        <w:t>WF_Ext</w:t>
      </w:r>
      <w:proofErr w:type="spellEnd"/>
      <w:r>
        <w:t xml:space="preserve"> and Year</w:t>
      </w:r>
    </w:p>
    <w:p w14:paraId="59E9F051" w14:textId="2533BB32" w:rsidR="0021233B" w:rsidRDefault="0021233B" w:rsidP="00130905">
      <w:pPr>
        <w:pStyle w:val="ListParagraph"/>
        <w:numPr>
          <w:ilvl w:val="0"/>
          <w:numId w:val="48"/>
        </w:numPr>
      </w:pPr>
      <w:proofErr w:type="spellStart"/>
      <w:r w:rsidRPr="001C21D0">
        <w:rPr>
          <w:b/>
          <w:bCs/>
        </w:rPr>
        <w:t>WF_Ext</w:t>
      </w:r>
      <w:proofErr w:type="spellEnd"/>
      <w:r w:rsidR="00D308FE" w:rsidRPr="00D308FE">
        <w:t xml:space="preserve"> – </w:t>
      </w:r>
      <w:r>
        <w:t>Wasatch Front External TAZ ID</w:t>
      </w:r>
    </w:p>
    <w:p w14:paraId="7EB53DAC" w14:textId="0DE3360B" w:rsidR="0021233B" w:rsidRPr="001C21D0" w:rsidRDefault="0021233B" w:rsidP="00130905">
      <w:pPr>
        <w:pStyle w:val="ListParagraph"/>
        <w:numPr>
          <w:ilvl w:val="0"/>
          <w:numId w:val="48"/>
        </w:numPr>
        <w:rPr>
          <w:b/>
          <w:bCs/>
        </w:rPr>
      </w:pPr>
      <w:r w:rsidRPr="001C21D0">
        <w:rPr>
          <w:b/>
          <w:bCs/>
        </w:rPr>
        <w:t>Year</w:t>
      </w:r>
      <w:r w:rsidR="00D308FE" w:rsidRPr="00D308FE">
        <w:t xml:space="preserve"> – </w:t>
      </w:r>
      <w:r w:rsidR="00575C54">
        <w:t>year of the analysis</w:t>
      </w:r>
    </w:p>
    <w:p w14:paraId="0A0BDF0E" w14:textId="2A394F9D" w:rsidR="0021233B" w:rsidRDefault="0021233B" w:rsidP="00130905">
      <w:pPr>
        <w:pStyle w:val="ListParagraph"/>
        <w:numPr>
          <w:ilvl w:val="0"/>
          <w:numId w:val="48"/>
        </w:numPr>
      </w:pPr>
      <w:r w:rsidRPr="001C21D0">
        <w:rPr>
          <w:b/>
          <w:bCs/>
        </w:rPr>
        <w:t>AWDT</w:t>
      </w:r>
      <w:r w:rsidR="00D308FE" w:rsidRPr="00D308FE">
        <w:t xml:space="preserve"> – </w:t>
      </w:r>
      <w:r>
        <w:t>annual weekday traffic volume</w:t>
      </w:r>
    </w:p>
    <w:p w14:paraId="0478E166" w14:textId="270A43F2" w:rsidR="0021233B" w:rsidRDefault="0021233B" w:rsidP="00130905">
      <w:pPr>
        <w:pStyle w:val="ListParagraph"/>
        <w:numPr>
          <w:ilvl w:val="0"/>
          <w:numId w:val="48"/>
        </w:numPr>
      </w:pPr>
      <w:r w:rsidRPr="001C21D0">
        <w:rPr>
          <w:b/>
          <w:bCs/>
        </w:rPr>
        <w:t>PASS_VOL</w:t>
      </w:r>
      <w:r w:rsidR="00D308FE" w:rsidRPr="00D308FE">
        <w:t xml:space="preserve"> – </w:t>
      </w:r>
      <w:r>
        <w:t>annual weekday passenger car volume</w:t>
      </w:r>
    </w:p>
    <w:p w14:paraId="2C6BBA35" w14:textId="640A695F" w:rsidR="0021233B" w:rsidRDefault="0021233B" w:rsidP="00130905">
      <w:pPr>
        <w:pStyle w:val="ListParagraph"/>
        <w:numPr>
          <w:ilvl w:val="0"/>
          <w:numId w:val="48"/>
        </w:numPr>
      </w:pPr>
      <w:r w:rsidRPr="001C21D0">
        <w:rPr>
          <w:b/>
          <w:bCs/>
        </w:rPr>
        <w:t>TRUCK_MD</w:t>
      </w:r>
      <w:r w:rsidR="00D308FE" w:rsidRPr="00D308FE">
        <w:t xml:space="preserve"> – </w:t>
      </w:r>
      <w:r>
        <w:t>annual weekday medium truck volume</w:t>
      </w:r>
    </w:p>
    <w:p w14:paraId="3BD346EA" w14:textId="0C6E7578" w:rsidR="0021233B" w:rsidRDefault="0021233B" w:rsidP="00130905">
      <w:pPr>
        <w:pStyle w:val="ListParagraph"/>
        <w:numPr>
          <w:ilvl w:val="0"/>
          <w:numId w:val="48"/>
        </w:numPr>
      </w:pPr>
      <w:r w:rsidRPr="001C21D0">
        <w:rPr>
          <w:b/>
          <w:bCs/>
        </w:rPr>
        <w:t>TRUCK_HV</w:t>
      </w:r>
      <w:r w:rsidR="00D308FE" w:rsidRPr="00D308FE">
        <w:t xml:space="preserve"> – </w:t>
      </w:r>
      <w:r>
        <w:t>annual weekday heavy truck volume</w:t>
      </w:r>
    </w:p>
    <w:p w14:paraId="335459AC" w14:textId="6E7ED21C" w:rsidR="0021233B" w:rsidRDefault="0021233B" w:rsidP="00130905">
      <w:pPr>
        <w:pStyle w:val="ListParagraph"/>
        <w:numPr>
          <w:ilvl w:val="0"/>
          <w:numId w:val="48"/>
        </w:numPr>
      </w:pPr>
      <w:r w:rsidRPr="00FB7AF3">
        <w:rPr>
          <w:b/>
          <w:bCs/>
        </w:rPr>
        <w:t>AWDT_FAC</w:t>
      </w:r>
      <w:r w:rsidR="00D308FE" w:rsidRPr="00D308FE">
        <w:t xml:space="preserve"> – </w:t>
      </w:r>
      <w:r>
        <w:t>weekday factor for converting AADT to AWDT</w:t>
      </w:r>
    </w:p>
    <w:p w14:paraId="4600ED15" w14:textId="73D4E387" w:rsidR="0021233B" w:rsidRDefault="0021233B" w:rsidP="00130905">
      <w:pPr>
        <w:pStyle w:val="ListParagraph"/>
        <w:numPr>
          <w:ilvl w:val="0"/>
          <w:numId w:val="48"/>
        </w:numPr>
      </w:pPr>
      <w:r w:rsidRPr="00FB7AF3">
        <w:rPr>
          <w:b/>
          <w:bCs/>
        </w:rPr>
        <w:t>AADT</w:t>
      </w:r>
      <w:r w:rsidR="00D308FE" w:rsidRPr="00D308FE">
        <w:t xml:space="preserve"> – </w:t>
      </w:r>
      <w:r>
        <w:t>annual average daily traffic volume</w:t>
      </w:r>
    </w:p>
    <w:p w14:paraId="2C94110D" w14:textId="05DE5714" w:rsidR="0021233B" w:rsidRDefault="0021233B" w:rsidP="00130905">
      <w:pPr>
        <w:pStyle w:val="ListParagraph"/>
        <w:numPr>
          <w:ilvl w:val="0"/>
          <w:numId w:val="48"/>
        </w:numPr>
      </w:pPr>
      <w:r w:rsidRPr="00FB7AF3">
        <w:rPr>
          <w:b/>
          <w:bCs/>
        </w:rPr>
        <w:t>PASSENGER</w:t>
      </w:r>
      <w:r w:rsidR="00D308FE" w:rsidRPr="00D308FE">
        <w:t xml:space="preserve"> – </w:t>
      </w:r>
      <w:r>
        <w:t>annual average passenger volume</w:t>
      </w:r>
    </w:p>
    <w:p w14:paraId="475EF212" w14:textId="1B78457A" w:rsidR="0021233B" w:rsidRDefault="0021233B" w:rsidP="00130905">
      <w:pPr>
        <w:pStyle w:val="ListParagraph"/>
        <w:numPr>
          <w:ilvl w:val="0"/>
          <w:numId w:val="48"/>
        </w:numPr>
      </w:pPr>
      <w:r w:rsidRPr="00FB7AF3">
        <w:rPr>
          <w:b/>
          <w:bCs/>
        </w:rPr>
        <w:t>TRUCK_SU</w:t>
      </w:r>
      <w:r w:rsidR="00D308FE" w:rsidRPr="00D308FE">
        <w:t xml:space="preserve"> – </w:t>
      </w:r>
      <w:r>
        <w:t>annual average single-unit truck volume</w:t>
      </w:r>
    </w:p>
    <w:p w14:paraId="207967EB" w14:textId="385D69E6" w:rsidR="0021233B" w:rsidRDefault="0021233B" w:rsidP="00130905">
      <w:pPr>
        <w:pStyle w:val="ListParagraph"/>
        <w:numPr>
          <w:ilvl w:val="0"/>
          <w:numId w:val="48"/>
        </w:numPr>
      </w:pPr>
      <w:r w:rsidRPr="00FB7AF3">
        <w:rPr>
          <w:b/>
          <w:bCs/>
        </w:rPr>
        <w:t>TRUCK_MU</w:t>
      </w:r>
      <w:r w:rsidR="00D308FE" w:rsidRPr="00D308FE">
        <w:t xml:space="preserve"> – </w:t>
      </w:r>
      <w:r>
        <w:t>annual average multi-unit truck volume</w:t>
      </w:r>
    </w:p>
    <w:p w14:paraId="6C9471DE" w14:textId="6B899DF7" w:rsidR="0021233B" w:rsidRDefault="0021233B" w:rsidP="00130905">
      <w:pPr>
        <w:pStyle w:val="ListParagraph"/>
        <w:numPr>
          <w:ilvl w:val="0"/>
          <w:numId w:val="48"/>
        </w:numPr>
      </w:pPr>
      <w:proofErr w:type="spellStart"/>
      <w:r w:rsidRPr="00FB7AF3">
        <w:rPr>
          <w:b/>
          <w:bCs/>
        </w:rPr>
        <w:t>PctTrk_SU</w:t>
      </w:r>
      <w:proofErr w:type="spellEnd"/>
      <w:r w:rsidR="00D308FE" w:rsidRPr="00D308FE">
        <w:t xml:space="preserve"> – </w:t>
      </w:r>
      <w:r>
        <w:t>percent of single-unit trucks</w:t>
      </w:r>
    </w:p>
    <w:p w14:paraId="15E14724" w14:textId="2A7D0FB1" w:rsidR="0021233B" w:rsidRDefault="0021233B" w:rsidP="00130905">
      <w:pPr>
        <w:pStyle w:val="ListParagraph"/>
        <w:numPr>
          <w:ilvl w:val="0"/>
          <w:numId w:val="48"/>
        </w:numPr>
      </w:pPr>
      <w:proofErr w:type="spellStart"/>
      <w:r w:rsidRPr="00FB7AF3">
        <w:rPr>
          <w:b/>
          <w:bCs/>
        </w:rPr>
        <w:t>PctTrk_MU</w:t>
      </w:r>
      <w:proofErr w:type="spellEnd"/>
      <w:r w:rsidR="00D308FE" w:rsidRPr="00D308FE">
        <w:t xml:space="preserve"> – </w:t>
      </w:r>
      <w:r>
        <w:t>percent of multi-unit trucks</w:t>
      </w:r>
    </w:p>
    <w:p w14:paraId="5FA7360D" w14:textId="6A9D90F9" w:rsidR="0021233B" w:rsidRPr="00BF4CA8" w:rsidRDefault="0021233B" w:rsidP="0021233B">
      <w:pPr>
        <w:rPr>
          <w:rFonts w:ascii="Times New Roman" w:hAnsi="Times New Roman" w:cs="Times New Roman"/>
          <w:color w:val="auto"/>
          <w:sz w:val="24"/>
          <w:szCs w:val="24"/>
        </w:rPr>
      </w:pPr>
      <w:r>
        <w:t>Control total</w:t>
      </w:r>
      <w:r w:rsidR="006D34B4">
        <w:t xml:space="preserve"> volume</w:t>
      </w:r>
      <w:r>
        <w:t>s for each external are generated based on historic trends</w:t>
      </w:r>
      <w:r w:rsidR="00192CE2">
        <w:t xml:space="preserve">. </w:t>
      </w:r>
      <w:r>
        <w:t xml:space="preserve">Historical data is taken from UDOT’s </w:t>
      </w:r>
      <w:r w:rsidR="00E85612">
        <w:t xml:space="preserve">published count data found in the </w:t>
      </w:r>
      <w:r>
        <w:t>master segment</w:t>
      </w:r>
      <w:r w:rsidR="00E85612">
        <w:t xml:space="preserve"> shapefile</w:t>
      </w:r>
      <w:r w:rsidR="00192CE2">
        <w:t xml:space="preserve">. </w:t>
      </w:r>
      <w:r>
        <w:t>Truck volume fields are generated using the truck percent factors for single-unit and multi-unit trucks</w:t>
      </w:r>
      <w:r w:rsidR="00192CE2">
        <w:t xml:space="preserve">. </w:t>
      </w:r>
      <w:r w:rsidR="00BF4CA8">
        <w:t xml:space="preserve">A spreadsheet used to generate the </w:t>
      </w:r>
      <w:r w:rsidR="007508AA">
        <w:t>external volume</w:t>
      </w:r>
      <w:r w:rsidR="00BF4CA8">
        <w:t xml:space="preserve"> input </w:t>
      </w:r>
      <w:r w:rsidR="007508AA">
        <w:t xml:space="preserve">file </w:t>
      </w:r>
      <w:r w:rsidR="00BF4CA8">
        <w:t xml:space="preserve">is also provided in </w:t>
      </w:r>
      <w:r w:rsidR="007508AA">
        <w:t xml:space="preserve">the </w:t>
      </w:r>
      <w:r w:rsidR="007508AA">
        <w:rPr>
          <w:b/>
          <w:bCs/>
        </w:rPr>
        <w:t>‘</w:t>
      </w:r>
      <w:r w:rsidR="007508AA" w:rsidRPr="001C21D0">
        <w:t>1_Inputs\5_External\</w:t>
      </w:r>
      <w:proofErr w:type="spellStart"/>
      <w:r w:rsidR="007508AA" w:rsidRPr="001C21D0">
        <w:t>Ext_Vol_Control</w:t>
      </w:r>
      <w:proofErr w:type="spellEnd"/>
      <w:r w:rsidR="007508AA">
        <w:t>’ folder.</w:t>
      </w:r>
    </w:p>
    <w:p w14:paraId="2CD18816" w14:textId="77777777" w:rsidR="0021233B" w:rsidRDefault="0021233B" w:rsidP="00E83E7B">
      <w:pPr>
        <w:pStyle w:val="Heading2"/>
      </w:pPr>
      <w:bookmarkStart w:id="437" w:name="_Toc95889765"/>
      <w:r>
        <w:t>External Trip Table Matrix</w:t>
      </w:r>
      <w:bookmarkEnd w:id="437"/>
    </w:p>
    <w:p w14:paraId="7DF23E62" w14:textId="28254885" w:rsidR="00575C54" w:rsidRDefault="0021233B" w:rsidP="003A5181">
      <w:r>
        <w:t>External trip table matrices are developed from USTM</w:t>
      </w:r>
      <w:r w:rsidR="00192CE2">
        <w:t xml:space="preserve">. </w:t>
      </w:r>
      <w:r w:rsidR="00575C54">
        <w:t>These matrices establish the pattern of the traffic passing through each external, specifically:</w:t>
      </w:r>
    </w:p>
    <w:p w14:paraId="0DC26ADC" w14:textId="2540D99F" w:rsidR="00575C54" w:rsidRDefault="00575C54" w:rsidP="00130905">
      <w:pPr>
        <w:pStyle w:val="ListParagraph"/>
        <w:numPr>
          <w:ilvl w:val="0"/>
          <w:numId w:val="52"/>
        </w:numPr>
      </w:pPr>
      <w:r>
        <w:t>Share of trips by purpose</w:t>
      </w:r>
    </w:p>
    <w:p w14:paraId="0E8C1D4F" w14:textId="0E894027" w:rsidR="00575C54" w:rsidRDefault="00575C54" w:rsidP="00130905">
      <w:pPr>
        <w:pStyle w:val="ListParagraph"/>
        <w:numPr>
          <w:ilvl w:val="0"/>
          <w:numId w:val="52"/>
        </w:numPr>
      </w:pPr>
      <w:r>
        <w:t>Share of trips by movement (IX, XI and XX)</w:t>
      </w:r>
    </w:p>
    <w:p w14:paraId="49015574" w14:textId="3772B6FE" w:rsidR="00E04778" w:rsidRDefault="0021233B" w:rsidP="003A5181">
      <w:r>
        <w:t>Th</w:t>
      </w:r>
      <w:r w:rsidR="00E04778">
        <w:t>e external trip matrix, ‘</w:t>
      </w:r>
      <w:proofErr w:type="spellStart"/>
      <w:r w:rsidR="00E04778" w:rsidRPr="00E04778">
        <w:t>WF_ExtTripTable_DY.mtx</w:t>
      </w:r>
      <w:proofErr w:type="spellEnd"/>
      <w:r w:rsidR="00E04778" w:rsidRPr="00E04778">
        <w:t xml:space="preserve"> </w:t>
      </w:r>
      <w:r w:rsidR="00E04778">
        <w:t xml:space="preserve">‘, is </w:t>
      </w:r>
      <w:proofErr w:type="gramStart"/>
      <w:r w:rsidR="00E04778">
        <w:t xml:space="preserve">located </w:t>
      </w:r>
      <w:r>
        <w:t xml:space="preserve"> the</w:t>
      </w:r>
      <w:proofErr w:type="gramEnd"/>
      <w:r>
        <w:t xml:space="preserve"> </w:t>
      </w:r>
      <w:r w:rsidR="003A5181">
        <w:t>‘</w:t>
      </w:r>
      <w:r w:rsidRPr="003A5181">
        <w:t>1_Inputs\5_External\</w:t>
      </w:r>
      <w:proofErr w:type="spellStart"/>
      <w:r w:rsidRPr="003A5181">
        <w:t>WF_External</w:t>
      </w:r>
      <w:proofErr w:type="spellEnd"/>
      <w:r w:rsidR="003A5181">
        <w:t>’</w:t>
      </w:r>
      <w:r>
        <w:rPr>
          <w:b/>
          <w:bCs/>
        </w:rPr>
        <w:t xml:space="preserve"> </w:t>
      </w:r>
      <w:r>
        <w:t>folder</w:t>
      </w:r>
      <w:r w:rsidR="00192CE2">
        <w:t xml:space="preserve">. </w:t>
      </w:r>
      <w:r w:rsidR="00E04778">
        <w:t>There is one folder for each year of the plan to be modeled:</w:t>
      </w:r>
    </w:p>
    <w:p w14:paraId="29F923A7" w14:textId="36120C0D" w:rsidR="00E04778" w:rsidRDefault="00E04778" w:rsidP="00130905">
      <w:pPr>
        <w:pStyle w:val="ListParagraph"/>
        <w:numPr>
          <w:ilvl w:val="0"/>
          <w:numId w:val="53"/>
        </w:numPr>
      </w:pPr>
      <w:r>
        <w:t>2015</w:t>
      </w:r>
    </w:p>
    <w:p w14:paraId="6D65202B" w14:textId="69879D33" w:rsidR="00E04778" w:rsidRDefault="00E04778" w:rsidP="00130905">
      <w:pPr>
        <w:pStyle w:val="ListParagraph"/>
        <w:numPr>
          <w:ilvl w:val="0"/>
          <w:numId w:val="53"/>
        </w:numPr>
      </w:pPr>
      <w:r>
        <w:t>2019</w:t>
      </w:r>
    </w:p>
    <w:p w14:paraId="12A69BC0" w14:textId="397B6595" w:rsidR="00E04778" w:rsidRDefault="00E04778" w:rsidP="00130905">
      <w:pPr>
        <w:pStyle w:val="ListParagraph"/>
        <w:numPr>
          <w:ilvl w:val="0"/>
          <w:numId w:val="53"/>
        </w:numPr>
      </w:pPr>
      <w:r>
        <w:t>2024</w:t>
      </w:r>
    </w:p>
    <w:p w14:paraId="4DF4CA70" w14:textId="63EEA3F9" w:rsidR="00E04778" w:rsidRDefault="00E04778" w:rsidP="00130905">
      <w:pPr>
        <w:pStyle w:val="ListParagraph"/>
        <w:numPr>
          <w:ilvl w:val="0"/>
          <w:numId w:val="53"/>
        </w:numPr>
      </w:pPr>
      <w:r>
        <w:t>2030</w:t>
      </w:r>
    </w:p>
    <w:p w14:paraId="551577EC" w14:textId="2BE5C61C" w:rsidR="00E04778" w:rsidRDefault="00E04778" w:rsidP="00130905">
      <w:pPr>
        <w:pStyle w:val="ListParagraph"/>
        <w:numPr>
          <w:ilvl w:val="0"/>
          <w:numId w:val="53"/>
        </w:numPr>
      </w:pPr>
      <w:r>
        <w:t>2040</w:t>
      </w:r>
    </w:p>
    <w:p w14:paraId="28EDF751" w14:textId="07EF3527" w:rsidR="00E04778" w:rsidRDefault="00E04778" w:rsidP="00130905">
      <w:pPr>
        <w:pStyle w:val="ListParagraph"/>
        <w:numPr>
          <w:ilvl w:val="0"/>
          <w:numId w:val="53"/>
        </w:numPr>
      </w:pPr>
      <w:r>
        <w:t>2050</w:t>
      </w:r>
    </w:p>
    <w:p w14:paraId="033BB4F6" w14:textId="22F04FA5" w:rsidR="00E04778" w:rsidRDefault="00E04778" w:rsidP="00E04778">
      <w:r>
        <w:lastRenderedPageBreak/>
        <w:t>If the user wants to model a different year than the ones provided, the closest year to the one being modeled should suffice to provide the external trip pattern</w:t>
      </w:r>
      <w:r w:rsidR="00192CE2">
        <w:t xml:space="preserve">. </w:t>
      </w:r>
      <w:r w:rsidR="0021233B">
        <w:t xml:space="preserve">Each </w:t>
      </w:r>
      <w:r>
        <w:t>folder</w:t>
      </w:r>
      <w:r w:rsidR="0021233B">
        <w:t xml:space="preserve"> contains five trip tables files for each model period (AM, MD, PM, EV) and daily (DY)</w:t>
      </w:r>
      <w:r w:rsidR="00192CE2">
        <w:t xml:space="preserve">. </w:t>
      </w:r>
      <w:r w:rsidR="0021233B">
        <w:t>Currently, only the daily matrix is used; the four period files are for reference and potential use in a future model version</w:t>
      </w:r>
      <w:r w:rsidR="00192CE2">
        <w:t xml:space="preserve">. </w:t>
      </w:r>
      <w:r>
        <w:t>Each matrix contains the following tables used to establish external trip patterns:</w:t>
      </w:r>
    </w:p>
    <w:p w14:paraId="79A84060" w14:textId="55BE5E7D" w:rsidR="0021233B" w:rsidRPr="00E04778" w:rsidRDefault="0021233B" w:rsidP="00130905">
      <w:pPr>
        <w:pStyle w:val="ListParagraph"/>
        <w:numPr>
          <w:ilvl w:val="0"/>
          <w:numId w:val="54"/>
        </w:numPr>
      </w:pPr>
      <w:r w:rsidRPr="00E04778">
        <w:t>1 Total (Total of All Vehicles)</w:t>
      </w:r>
    </w:p>
    <w:p w14:paraId="46BA9584" w14:textId="77777777" w:rsidR="0021233B" w:rsidRPr="00E04778" w:rsidRDefault="0021233B" w:rsidP="00130905">
      <w:pPr>
        <w:pStyle w:val="ListParagraph"/>
        <w:numPr>
          <w:ilvl w:val="0"/>
          <w:numId w:val="54"/>
        </w:numPr>
      </w:pPr>
      <w:r w:rsidRPr="00E04778">
        <w:t xml:space="preserve">2 </w:t>
      </w:r>
      <w:proofErr w:type="spellStart"/>
      <w:r w:rsidRPr="00E04778">
        <w:t>Pass_LT</w:t>
      </w:r>
      <w:proofErr w:type="spellEnd"/>
      <w:r w:rsidRPr="00E04778">
        <w:t xml:space="preserve"> (Passenger Cars and Light Trucks)</w:t>
      </w:r>
    </w:p>
    <w:p w14:paraId="7F06BF7E" w14:textId="77777777" w:rsidR="0021233B" w:rsidRPr="00E04778" w:rsidRDefault="0021233B" w:rsidP="00130905">
      <w:pPr>
        <w:pStyle w:val="ListParagraph"/>
        <w:numPr>
          <w:ilvl w:val="0"/>
          <w:numId w:val="54"/>
        </w:numPr>
      </w:pPr>
      <w:r w:rsidRPr="00E04778">
        <w:t xml:space="preserve">3 </w:t>
      </w:r>
      <w:proofErr w:type="spellStart"/>
      <w:r w:rsidRPr="00E04778">
        <w:t>MD_Truck</w:t>
      </w:r>
      <w:proofErr w:type="spellEnd"/>
      <w:r w:rsidRPr="00E04778">
        <w:t xml:space="preserve"> (Medium Trucks)</w:t>
      </w:r>
    </w:p>
    <w:p w14:paraId="40ED3D1C" w14:textId="77777777" w:rsidR="0021233B" w:rsidRPr="00E04778" w:rsidRDefault="0021233B" w:rsidP="00130905">
      <w:pPr>
        <w:pStyle w:val="ListParagraph"/>
        <w:numPr>
          <w:ilvl w:val="0"/>
          <w:numId w:val="54"/>
        </w:numPr>
      </w:pPr>
      <w:r w:rsidRPr="00E04778">
        <w:t xml:space="preserve">4 </w:t>
      </w:r>
      <w:proofErr w:type="spellStart"/>
      <w:r w:rsidRPr="00E04778">
        <w:t>HV_Truck</w:t>
      </w:r>
      <w:proofErr w:type="spellEnd"/>
      <w:r w:rsidRPr="00E04778">
        <w:t xml:space="preserve"> (Heavy Trucks)</w:t>
      </w:r>
    </w:p>
    <w:p w14:paraId="684E2A38" w14:textId="77777777" w:rsidR="0021233B" w:rsidRPr="00E04778" w:rsidRDefault="0021233B" w:rsidP="00130905">
      <w:pPr>
        <w:pStyle w:val="ListParagraph"/>
        <w:numPr>
          <w:ilvl w:val="0"/>
          <w:numId w:val="54"/>
        </w:numPr>
      </w:pPr>
      <w:r w:rsidRPr="00E04778">
        <w:t>5 II_LH_MD (Internal-to-Internal Long-Haul Medium Trucks)</w:t>
      </w:r>
    </w:p>
    <w:p w14:paraId="19B69863" w14:textId="77777777" w:rsidR="0021233B" w:rsidRPr="00E04778" w:rsidRDefault="0021233B" w:rsidP="00130905">
      <w:pPr>
        <w:pStyle w:val="ListParagraph"/>
        <w:numPr>
          <w:ilvl w:val="0"/>
          <w:numId w:val="54"/>
        </w:numPr>
      </w:pPr>
      <w:r w:rsidRPr="00E04778">
        <w:t>6 II_LH_HV (Internal-to-Internal Long-Haul Heavy Trucks)</w:t>
      </w:r>
    </w:p>
    <w:p w14:paraId="0D00D2FA" w14:textId="77777777" w:rsidR="0021233B" w:rsidRPr="00E04778" w:rsidRDefault="0021233B" w:rsidP="00130905">
      <w:pPr>
        <w:pStyle w:val="ListParagraph"/>
        <w:numPr>
          <w:ilvl w:val="0"/>
          <w:numId w:val="54"/>
        </w:numPr>
      </w:pPr>
      <w:r w:rsidRPr="00E04778">
        <w:t>7 IX_HBW (Internal-to-External Home-Based Work trips)</w:t>
      </w:r>
    </w:p>
    <w:p w14:paraId="73AA7F75" w14:textId="77777777" w:rsidR="0021233B" w:rsidRPr="00E04778" w:rsidRDefault="0021233B" w:rsidP="00130905">
      <w:pPr>
        <w:pStyle w:val="ListParagraph"/>
        <w:numPr>
          <w:ilvl w:val="0"/>
          <w:numId w:val="54"/>
        </w:numPr>
      </w:pPr>
      <w:r w:rsidRPr="00E04778">
        <w:t>8 IX_HBO (Internal-to-External Home-Based Other trips)</w:t>
      </w:r>
    </w:p>
    <w:p w14:paraId="6EE8A602" w14:textId="77777777" w:rsidR="0021233B" w:rsidRPr="00E04778" w:rsidRDefault="0021233B" w:rsidP="00130905">
      <w:pPr>
        <w:pStyle w:val="ListParagraph"/>
        <w:numPr>
          <w:ilvl w:val="0"/>
          <w:numId w:val="54"/>
        </w:numPr>
      </w:pPr>
      <w:r w:rsidRPr="00E04778">
        <w:t>9 IX_NHB (Internal-to-External Non-Home-Based trips)</w:t>
      </w:r>
    </w:p>
    <w:p w14:paraId="6E359A54" w14:textId="77777777" w:rsidR="0021233B" w:rsidRPr="00E04778" w:rsidRDefault="0021233B" w:rsidP="00130905">
      <w:pPr>
        <w:pStyle w:val="ListParagraph"/>
        <w:numPr>
          <w:ilvl w:val="0"/>
          <w:numId w:val="54"/>
        </w:numPr>
      </w:pPr>
      <w:r w:rsidRPr="00E04778">
        <w:t>10 IX_HBS (Internal-to-External Home-Based School trips)</w:t>
      </w:r>
    </w:p>
    <w:p w14:paraId="196E6F3F" w14:textId="77777777" w:rsidR="0021233B" w:rsidRPr="00E04778" w:rsidRDefault="0021233B" w:rsidP="00130905">
      <w:pPr>
        <w:pStyle w:val="ListParagraph"/>
        <w:numPr>
          <w:ilvl w:val="0"/>
          <w:numId w:val="54"/>
        </w:numPr>
      </w:pPr>
      <w:r w:rsidRPr="00E04778">
        <w:t>11 IX_HBC (Internal-to-External Home-Based College trips)</w:t>
      </w:r>
    </w:p>
    <w:p w14:paraId="3CAE7890" w14:textId="77777777" w:rsidR="0021233B" w:rsidRPr="00E04778" w:rsidRDefault="0021233B" w:rsidP="00130905">
      <w:pPr>
        <w:pStyle w:val="ListParagraph"/>
        <w:numPr>
          <w:ilvl w:val="0"/>
          <w:numId w:val="54"/>
        </w:numPr>
      </w:pPr>
      <w:r w:rsidRPr="00E04778">
        <w:t>12 IX_REC (Internal-to-External Recreation trips)</w:t>
      </w:r>
    </w:p>
    <w:p w14:paraId="0C53FA64" w14:textId="77777777" w:rsidR="0021233B" w:rsidRPr="00E04778" w:rsidRDefault="0021233B" w:rsidP="00130905">
      <w:pPr>
        <w:pStyle w:val="ListParagraph"/>
        <w:numPr>
          <w:ilvl w:val="0"/>
          <w:numId w:val="54"/>
        </w:numPr>
      </w:pPr>
      <w:r w:rsidRPr="00E04778">
        <w:t xml:space="preserve">13 </w:t>
      </w:r>
      <w:proofErr w:type="spellStart"/>
      <w:r w:rsidRPr="00E04778">
        <w:t>IX_Ext_Bus</w:t>
      </w:r>
      <w:proofErr w:type="spellEnd"/>
      <w:r w:rsidRPr="00E04778">
        <w:t xml:space="preserve"> (Internal-to-External-of-State Business trips)</w:t>
      </w:r>
    </w:p>
    <w:p w14:paraId="0CB98C26" w14:textId="77777777" w:rsidR="0021233B" w:rsidRPr="00E04778" w:rsidRDefault="0021233B" w:rsidP="00130905">
      <w:pPr>
        <w:pStyle w:val="ListParagraph"/>
        <w:numPr>
          <w:ilvl w:val="0"/>
          <w:numId w:val="54"/>
        </w:numPr>
      </w:pPr>
      <w:r w:rsidRPr="00E04778">
        <w:t xml:space="preserve">14 </w:t>
      </w:r>
      <w:proofErr w:type="spellStart"/>
      <w:r w:rsidRPr="00E04778">
        <w:t>IX_Ext_Oth</w:t>
      </w:r>
      <w:proofErr w:type="spellEnd"/>
      <w:r w:rsidRPr="00E04778">
        <w:t xml:space="preserve"> (Internal-to-External-of-State Other trips)</w:t>
      </w:r>
    </w:p>
    <w:p w14:paraId="45423BA9" w14:textId="77777777" w:rsidR="0021233B" w:rsidRPr="00E04778" w:rsidRDefault="0021233B" w:rsidP="00130905">
      <w:pPr>
        <w:pStyle w:val="ListParagraph"/>
        <w:numPr>
          <w:ilvl w:val="0"/>
          <w:numId w:val="54"/>
        </w:numPr>
      </w:pPr>
      <w:r w:rsidRPr="00E04778">
        <w:t xml:space="preserve">15 </w:t>
      </w:r>
      <w:proofErr w:type="spellStart"/>
      <w:r w:rsidRPr="00E04778">
        <w:t>IX_Ext_Rec</w:t>
      </w:r>
      <w:proofErr w:type="spellEnd"/>
      <w:r w:rsidRPr="00E04778">
        <w:t xml:space="preserve"> (Internal-to-External-of-State Recreation trips)</w:t>
      </w:r>
    </w:p>
    <w:p w14:paraId="18F7A288" w14:textId="77777777" w:rsidR="0021233B" w:rsidRPr="00E04778" w:rsidRDefault="0021233B" w:rsidP="00130905">
      <w:pPr>
        <w:pStyle w:val="ListParagraph"/>
        <w:numPr>
          <w:ilvl w:val="0"/>
          <w:numId w:val="54"/>
        </w:numPr>
      </w:pPr>
      <w:r w:rsidRPr="00E04778">
        <w:t xml:space="preserve">16 </w:t>
      </w:r>
      <w:proofErr w:type="spellStart"/>
      <w:r w:rsidRPr="00E04778">
        <w:t>IX_Ext_MD</w:t>
      </w:r>
      <w:proofErr w:type="spellEnd"/>
      <w:r w:rsidRPr="00E04778">
        <w:t xml:space="preserve"> (Internal-to-External-of-State Medium Truck trips)</w:t>
      </w:r>
    </w:p>
    <w:p w14:paraId="6F22F09A" w14:textId="77777777" w:rsidR="0021233B" w:rsidRPr="00E04778" w:rsidRDefault="0021233B" w:rsidP="00130905">
      <w:pPr>
        <w:pStyle w:val="ListParagraph"/>
        <w:numPr>
          <w:ilvl w:val="0"/>
          <w:numId w:val="54"/>
        </w:numPr>
      </w:pPr>
      <w:r w:rsidRPr="00E04778">
        <w:t>17 IX_SH_LT (Internal-to-External Short-Haul Light Trucks)</w:t>
      </w:r>
    </w:p>
    <w:p w14:paraId="2A7542CD" w14:textId="77777777" w:rsidR="0021233B" w:rsidRPr="00E04778" w:rsidRDefault="0021233B" w:rsidP="00130905">
      <w:pPr>
        <w:pStyle w:val="ListParagraph"/>
        <w:numPr>
          <w:ilvl w:val="0"/>
          <w:numId w:val="54"/>
        </w:numPr>
      </w:pPr>
      <w:r w:rsidRPr="00E04778">
        <w:t>18 IX_SH_MD (Internal-to-External Short-Haul Medium Trucks)</w:t>
      </w:r>
    </w:p>
    <w:p w14:paraId="6F9079E0" w14:textId="77777777" w:rsidR="0021233B" w:rsidRPr="00E04778" w:rsidRDefault="0021233B" w:rsidP="00130905">
      <w:pPr>
        <w:pStyle w:val="ListParagraph"/>
        <w:numPr>
          <w:ilvl w:val="0"/>
          <w:numId w:val="54"/>
        </w:numPr>
      </w:pPr>
      <w:r w:rsidRPr="00E04778">
        <w:t>19 IX_SH_HV (Internal-to-External Short-Haul Heavy Trucks)</w:t>
      </w:r>
    </w:p>
    <w:p w14:paraId="14A08A8D" w14:textId="77777777" w:rsidR="0021233B" w:rsidRPr="00E04778" w:rsidRDefault="0021233B" w:rsidP="00130905">
      <w:pPr>
        <w:pStyle w:val="ListParagraph"/>
        <w:numPr>
          <w:ilvl w:val="0"/>
          <w:numId w:val="54"/>
        </w:numPr>
      </w:pPr>
      <w:r w:rsidRPr="00E04778">
        <w:t>20 IX_LH_MD (Internal-to-External Long-Haul Medium Trucks)</w:t>
      </w:r>
    </w:p>
    <w:p w14:paraId="6DF00695" w14:textId="77777777" w:rsidR="0021233B" w:rsidRPr="00E04778" w:rsidRDefault="0021233B" w:rsidP="00130905">
      <w:pPr>
        <w:pStyle w:val="ListParagraph"/>
        <w:numPr>
          <w:ilvl w:val="0"/>
          <w:numId w:val="54"/>
        </w:numPr>
      </w:pPr>
      <w:r w:rsidRPr="00E04778">
        <w:t>21 IX_LH_HV (Internal-to-External Long-Haul Heavy Trucks)</w:t>
      </w:r>
    </w:p>
    <w:p w14:paraId="2C396749" w14:textId="77777777" w:rsidR="0021233B" w:rsidRPr="00E04778" w:rsidRDefault="0021233B" w:rsidP="00130905">
      <w:pPr>
        <w:pStyle w:val="ListParagraph"/>
        <w:numPr>
          <w:ilvl w:val="0"/>
          <w:numId w:val="54"/>
        </w:numPr>
      </w:pPr>
      <w:r w:rsidRPr="00E04778">
        <w:t>22 XI_HBW (External-to-Internal Home-Based Work trips)</w:t>
      </w:r>
    </w:p>
    <w:p w14:paraId="313C1763" w14:textId="77777777" w:rsidR="0021233B" w:rsidRPr="00E04778" w:rsidRDefault="0021233B" w:rsidP="00130905">
      <w:pPr>
        <w:pStyle w:val="ListParagraph"/>
        <w:numPr>
          <w:ilvl w:val="0"/>
          <w:numId w:val="54"/>
        </w:numPr>
      </w:pPr>
      <w:r w:rsidRPr="00E04778">
        <w:t>23 XI_HBO (External-to-Internal Home-Based Other trips)</w:t>
      </w:r>
    </w:p>
    <w:p w14:paraId="695A0FD2" w14:textId="77777777" w:rsidR="0021233B" w:rsidRPr="00E04778" w:rsidRDefault="0021233B" w:rsidP="00130905">
      <w:pPr>
        <w:pStyle w:val="ListParagraph"/>
        <w:numPr>
          <w:ilvl w:val="0"/>
          <w:numId w:val="54"/>
        </w:numPr>
      </w:pPr>
      <w:r w:rsidRPr="00E04778">
        <w:t>24 XI_NHB (External-to-Internal Non-Home-Based trips)</w:t>
      </w:r>
    </w:p>
    <w:p w14:paraId="3F1DE9D8" w14:textId="77777777" w:rsidR="0021233B" w:rsidRPr="00E04778" w:rsidRDefault="0021233B" w:rsidP="00130905">
      <w:pPr>
        <w:pStyle w:val="ListParagraph"/>
        <w:numPr>
          <w:ilvl w:val="0"/>
          <w:numId w:val="54"/>
        </w:numPr>
      </w:pPr>
      <w:r w:rsidRPr="00E04778">
        <w:t>25 XI_HBS (External-to-Internal Home-Based School trips)</w:t>
      </w:r>
    </w:p>
    <w:p w14:paraId="79A0D54A" w14:textId="77777777" w:rsidR="0021233B" w:rsidRPr="00E04778" w:rsidRDefault="0021233B" w:rsidP="00130905">
      <w:pPr>
        <w:pStyle w:val="ListParagraph"/>
        <w:numPr>
          <w:ilvl w:val="0"/>
          <w:numId w:val="54"/>
        </w:numPr>
      </w:pPr>
      <w:r w:rsidRPr="00E04778">
        <w:t>26 XI_HBC (External-to-Internal Home-Based College trips)</w:t>
      </w:r>
    </w:p>
    <w:p w14:paraId="2A235F36" w14:textId="77777777" w:rsidR="0021233B" w:rsidRPr="00E04778" w:rsidRDefault="0021233B" w:rsidP="00130905">
      <w:pPr>
        <w:pStyle w:val="ListParagraph"/>
        <w:numPr>
          <w:ilvl w:val="0"/>
          <w:numId w:val="54"/>
        </w:numPr>
      </w:pPr>
      <w:r w:rsidRPr="00E04778">
        <w:t>27 XI_REC (External-to-Internal Recreation trips)</w:t>
      </w:r>
    </w:p>
    <w:p w14:paraId="2A0860AD" w14:textId="77777777" w:rsidR="0021233B" w:rsidRPr="00E04778" w:rsidRDefault="0021233B" w:rsidP="00130905">
      <w:pPr>
        <w:pStyle w:val="ListParagraph"/>
        <w:numPr>
          <w:ilvl w:val="0"/>
          <w:numId w:val="54"/>
        </w:numPr>
      </w:pPr>
      <w:r w:rsidRPr="00E04778">
        <w:t xml:space="preserve">28 </w:t>
      </w:r>
      <w:proofErr w:type="spellStart"/>
      <w:r w:rsidRPr="00E04778">
        <w:t>XI_Ext_Bus</w:t>
      </w:r>
      <w:proofErr w:type="spellEnd"/>
      <w:r w:rsidRPr="00E04778">
        <w:t xml:space="preserve"> (External-of-State-to-Internal Business trips)</w:t>
      </w:r>
    </w:p>
    <w:p w14:paraId="1E71A052" w14:textId="77777777" w:rsidR="0021233B" w:rsidRPr="00E04778" w:rsidRDefault="0021233B" w:rsidP="00130905">
      <w:pPr>
        <w:pStyle w:val="ListParagraph"/>
        <w:numPr>
          <w:ilvl w:val="0"/>
          <w:numId w:val="54"/>
        </w:numPr>
      </w:pPr>
      <w:r w:rsidRPr="00E04778">
        <w:t xml:space="preserve">29 </w:t>
      </w:r>
      <w:proofErr w:type="spellStart"/>
      <w:r w:rsidRPr="00E04778">
        <w:t>XI_Ext_Oth</w:t>
      </w:r>
      <w:proofErr w:type="spellEnd"/>
      <w:r w:rsidRPr="00E04778">
        <w:t xml:space="preserve"> (External-of-State-to-Internal Other trips)</w:t>
      </w:r>
    </w:p>
    <w:p w14:paraId="08202A9B" w14:textId="77777777" w:rsidR="0021233B" w:rsidRPr="00E04778" w:rsidRDefault="0021233B" w:rsidP="00130905">
      <w:pPr>
        <w:pStyle w:val="ListParagraph"/>
        <w:numPr>
          <w:ilvl w:val="0"/>
          <w:numId w:val="54"/>
        </w:numPr>
      </w:pPr>
      <w:r w:rsidRPr="00E04778">
        <w:t xml:space="preserve">30 </w:t>
      </w:r>
      <w:proofErr w:type="spellStart"/>
      <w:r w:rsidRPr="00E04778">
        <w:t>IX_Ext_Rec</w:t>
      </w:r>
      <w:proofErr w:type="spellEnd"/>
      <w:r w:rsidRPr="00E04778">
        <w:t xml:space="preserve"> (External-of-State-to-Internal Recreation trips)</w:t>
      </w:r>
    </w:p>
    <w:p w14:paraId="550F345B" w14:textId="77777777" w:rsidR="0021233B" w:rsidRPr="00E04778" w:rsidRDefault="0021233B" w:rsidP="00130905">
      <w:pPr>
        <w:pStyle w:val="ListParagraph"/>
        <w:numPr>
          <w:ilvl w:val="0"/>
          <w:numId w:val="54"/>
        </w:numPr>
      </w:pPr>
      <w:r w:rsidRPr="00E04778">
        <w:t xml:space="preserve">31 </w:t>
      </w:r>
      <w:proofErr w:type="spellStart"/>
      <w:r w:rsidRPr="00E04778">
        <w:t>XI_Ext_MD</w:t>
      </w:r>
      <w:proofErr w:type="spellEnd"/>
      <w:r w:rsidRPr="00E04778">
        <w:t xml:space="preserve"> (External-of-State-to-Internal Other trips)</w:t>
      </w:r>
    </w:p>
    <w:p w14:paraId="43585BCD" w14:textId="77777777" w:rsidR="0021233B" w:rsidRPr="00E04778" w:rsidRDefault="0021233B" w:rsidP="00130905">
      <w:pPr>
        <w:pStyle w:val="ListParagraph"/>
        <w:numPr>
          <w:ilvl w:val="0"/>
          <w:numId w:val="54"/>
        </w:numPr>
      </w:pPr>
      <w:r w:rsidRPr="00E04778">
        <w:t>32 XI_SH_LT (External-to-Internal Short-Haul Light Trucks)</w:t>
      </w:r>
    </w:p>
    <w:p w14:paraId="2FC6B206" w14:textId="77777777" w:rsidR="0021233B" w:rsidRPr="00E04778" w:rsidRDefault="0021233B" w:rsidP="00130905">
      <w:pPr>
        <w:pStyle w:val="ListParagraph"/>
        <w:numPr>
          <w:ilvl w:val="0"/>
          <w:numId w:val="54"/>
        </w:numPr>
      </w:pPr>
      <w:r w:rsidRPr="00E04778">
        <w:t>33 XI_SH_MD (External-to-Internal Short-Haul Medium Trucks)</w:t>
      </w:r>
    </w:p>
    <w:p w14:paraId="74A84EE4" w14:textId="77777777" w:rsidR="0021233B" w:rsidRPr="00E04778" w:rsidRDefault="0021233B" w:rsidP="00130905">
      <w:pPr>
        <w:pStyle w:val="ListParagraph"/>
        <w:numPr>
          <w:ilvl w:val="0"/>
          <w:numId w:val="54"/>
        </w:numPr>
      </w:pPr>
      <w:r w:rsidRPr="00E04778">
        <w:t>34 XI_SH_HV (External-to-Internal Short-Haul Heavy Trucks)</w:t>
      </w:r>
    </w:p>
    <w:p w14:paraId="77E7824D" w14:textId="77777777" w:rsidR="0021233B" w:rsidRPr="00E04778" w:rsidRDefault="0021233B" w:rsidP="00130905">
      <w:pPr>
        <w:pStyle w:val="ListParagraph"/>
        <w:numPr>
          <w:ilvl w:val="0"/>
          <w:numId w:val="54"/>
        </w:numPr>
      </w:pPr>
      <w:r w:rsidRPr="00E04778">
        <w:t>35 XI_LH_MD (External-to-Internal Long-Haul Medium Trucks)</w:t>
      </w:r>
    </w:p>
    <w:p w14:paraId="077EBF62" w14:textId="77777777" w:rsidR="0021233B" w:rsidRPr="00E04778" w:rsidRDefault="0021233B" w:rsidP="00130905">
      <w:pPr>
        <w:pStyle w:val="ListParagraph"/>
        <w:numPr>
          <w:ilvl w:val="0"/>
          <w:numId w:val="54"/>
        </w:numPr>
      </w:pPr>
      <w:r w:rsidRPr="00E04778">
        <w:t>36 XI_LH_HV (External-to-Internal Long-Haul Heavy Trucks)</w:t>
      </w:r>
    </w:p>
    <w:p w14:paraId="2480CC60" w14:textId="77777777" w:rsidR="0021233B" w:rsidRPr="00E04778" w:rsidRDefault="0021233B" w:rsidP="00130905">
      <w:pPr>
        <w:pStyle w:val="ListParagraph"/>
        <w:numPr>
          <w:ilvl w:val="0"/>
          <w:numId w:val="54"/>
        </w:numPr>
      </w:pPr>
      <w:r w:rsidRPr="00E04778">
        <w:t>37 XX_HBW (External-to-External Home-Based Work trips)</w:t>
      </w:r>
    </w:p>
    <w:p w14:paraId="7C2D3412" w14:textId="77777777" w:rsidR="0021233B" w:rsidRPr="00E04778" w:rsidRDefault="0021233B" w:rsidP="00130905">
      <w:pPr>
        <w:pStyle w:val="ListParagraph"/>
        <w:numPr>
          <w:ilvl w:val="0"/>
          <w:numId w:val="54"/>
        </w:numPr>
      </w:pPr>
      <w:r w:rsidRPr="00E04778">
        <w:t>38 XX_HBO (External-to-External Home-Based Other trips)</w:t>
      </w:r>
    </w:p>
    <w:p w14:paraId="6D339564" w14:textId="77777777" w:rsidR="0021233B" w:rsidRPr="00E04778" w:rsidRDefault="0021233B" w:rsidP="00130905">
      <w:pPr>
        <w:pStyle w:val="ListParagraph"/>
        <w:numPr>
          <w:ilvl w:val="0"/>
          <w:numId w:val="54"/>
        </w:numPr>
      </w:pPr>
      <w:r w:rsidRPr="00E04778">
        <w:t>39 XX_NHB (External-to-External Non-Home-Based trips)</w:t>
      </w:r>
    </w:p>
    <w:p w14:paraId="6EF70B18" w14:textId="77777777" w:rsidR="0021233B" w:rsidRPr="00E04778" w:rsidRDefault="0021233B" w:rsidP="00130905">
      <w:pPr>
        <w:pStyle w:val="ListParagraph"/>
        <w:numPr>
          <w:ilvl w:val="0"/>
          <w:numId w:val="54"/>
        </w:numPr>
      </w:pPr>
      <w:r w:rsidRPr="00E04778">
        <w:lastRenderedPageBreak/>
        <w:t>40 XX_HBS (External-to-External Home-Based School trips)</w:t>
      </w:r>
    </w:p>
    <w:p w14:paraId="16719BF8" w14:textId="77777777" w:rsidR="0021233B" w:rsidRPr="00E04778" w:rsidRDefault="0021233B" w:rsidP="00130905">
      <w:pPr>
        <w:pStyle w:val="ListParagraph"/>
        <w:numPr>
          <w:ilvl w:val="0"/>
          <w:numId w:val="54"/>
        </w:numPr>
      </w:pPr>
      <w:r w:rsidRPr="00E04778">
        <w:t>41 XX_HBC (External-to-External Home-Based College trips)</w:t>
      </w:r>
    </w:p>
    <w:p w14:paraId="1F794380" w14:textId="77777777" w:rsidR="0021233B" w:rsidRPr="00E04778" w:rsidRDefault="0021233B" w:rsidP="00130905">
      <w:pPr>
        <w:pStyle w:val="ListParagraph"/>
        <w:numPr>
          <w:ilvl w:val="0"/>
          <w:numId w:val="54"/>
        </w:numPr>
      </w:pPr>
      <w:r w:rsidRPr="00E04778">
        <w:t>42 XX_REC (External-to-External Recreation trips)</w:t>
      </w:r>
    </w:p>
    <w:p w14:paraId="0A1F4724" w14:textId="77777777" w:rsidR="0021233B" w:rsidRPr="00E04778" w:rsidRDefault="0021233B" w:rsidP="00130905">
      <w:pPr>
        <w:pStyle w:val="ListParagraph"/>
        <w:numPr>
          <w:ilvl w:val="0"/>
          <w:numId w:val="54"/>
        </w:numPr>
      </w:pPr>
      <w:r w:rsidRPr="00E04778">
        <w:t xml:space="preserve">43 </w:t>
      </w:r>
      <w:proofErr w:type="spellStart"/>
      <w:r w:rsidRPr="00E04778">
        <w:t>XX_Ext_Bus</w:t>
      </w:r>
      <w:proofErr w:type="spellEnd"/>
      <w:r w:rsidRPr="00E04778">
        <w:t xml:space="preserve"> (External-of-State-to-External-of-State Business trips)</w:t>
      </w:r>
    </w:p>
    <w:p w14:paraId="6CF8E80C" w14:textId="77777777" w:rsidR="0021233B" w:rsidRPr="00E04778" w:rsidRDefault="0021233B" w:rsidP="00130905">
      <w:pPr>
        <w:pStyle w:val="ListParagraph"/>
        <w:numPr>
          <w:ilvl w:val="0"/>
          <w:numId w:val="54"/>
        </w:numPr>
      </w:pPr>
      <w:r w:rsidRPr="00E04778">
        <w:t xml:space="preserve">44 </w:t>
      </w:r>
      <w:proofErr w:type="spellStart"/>
      <w:r w:rsidRPr="00E04778">
        <w:t>XX_Ext_Oth</w:t>
      </w:r>
      <w:proofErr w:type="spellEnd"/>
      <w:r w:rsidRPr="00E04778">
        <w:t xml:space="preserve"> (External-of-State-to-External-of-State Other trips)</w:t>
      </w:r>
    </w:p>
    <w:p w14:paraId="23EB0880" w14:textId="77777777" w:rsidR="0021233B" w:rsidRPr="00E04778" w:rsidRDefault="0021233B" w:rsidP="00130905">
      <w:pPr>
        <w:pStyle w:val="ListParagraph"/>
        <w:numPr>
          <w:ilvl w:val="0"/>
          <w:numId w:val="54"/>
        </w:numPr>
      </w:pPr>
      <w:r w:rsidRPr="00E04778">
        <w:t xml:space="preserve">45 </w:t>
      </w:r>
      <w:proofErr w:type="spellStart"/>
      <w:r w:rsidRPr="00E04778">
        <w:t>XX_Ext_Rec</w:t>
      </w:r>
      <w:proofErr w:type="spellEnd"/>
      <w:r w:rsidRPr="00E04778">
        <w:t xml:space="preserve"> (External-of-State-to-External-of-State Recreation trips)</w:t>
      </w:r>
    </w:p>
    <w:p w14:paraId="0AB1DEF6" w14:textId="77777777" w:rsidR="0021233B" w:rsidRPr="00E04778" w:rsidRDefault="0021233B" w:rsidP="00130905">
      <w:pPr>
        <w:pStyle w:val="ListParagraph"/>
        <w:numPr>
          <w:ilvl w:val="0"/>
          <w:numId w:val="54"/>
        </w:numPr>
      </w:pPr>
      <w:r w:rsidRPr="00E04778">
        <w:t xml:space="preserve">46 </w:t>
      </w:r>
      <w:proofErr w:type="spellStart"/>
      <w:r w:rsidRPr="00E04778">
        <w:t>XX_Ext_MD</w:t>
      </w:r>
      <w:proofErr w:type="spellEnd"/>
      <w:r w:rsidRPr="00E04778">
        <w:t xml:space="preserve"> (External-of-State-to-External-of-State Medium Truck trips)</w:t>
      </w:r>
    </w:p>
    <w:p w14:paraId="64C32947" w14:textId="77777777" w:rsidR="0021233B" w:rsidRPr="00E04778" w:rsidRDefault="0021233B" w:rsidP="00130905">
      <w:pPr>
        <w:pStyle w:val="ListParagraph"/>
        <w:numPr>
          <w:ilvl w:val="0"/>
          <w:numId w:val="54"/>
        </w:numPr>
      </w:pPr>
      <w:r w:rsidRPr="00E04778">
        <w:t>47 XX_SH_LT (External-to-External Short-Haul Light Trucks)</w:t>
      </w:r>
    </w:p>
    <w:p w14:paraId="2E13858D" w14:textId="77777777" w:rsidR="0021233B" w:rsidRPr="00E04778" w:rsidRDefault="0021233B" w:rsidP="00130905">
      <w:pPr>
        <w:pStyle w:val="ListParagraph"/>
        <w:numPr>
          <w:ilvl w:val="0"/>
          <w:numId w:val="54"/>
        </w:numPr>
      </w:pPr>
      <w:r w:rsidRPr="00E04778">
        <w:t>48 XX_SH_MD (External-to-External Short-Haul Medium Trucks)</w:t>
      </w:r>
    </w:p>
    <w:p w14:paraId="3DF73642" w14:textId="77777777" w:rsidR="0021233B" w:rsidRPr="00E04778" w:rsidRDefault="0021233B" w:rsidP="00130905">
      <w:pPr>
        <w:pStyle w:val="ListParagraph"/>
        <w:numPr>
          <w:ilvl w:val="0"/>
          <w:numId w:val="54"/>
        </w:numPr>
      </w:pPr>
      <w:r w:rsidRPr="00E04778">
        <w:t>49 XX_SH_HV (External-to-External Short-Haul Heavy Trucks)</w:t>
      </w:r>
    </w:p>
    <w:p w14:paraId="4FE9591E" w14:textId="77777777" w:rsidR="0021233B" w:rsidRPr="00E04778" w:rsidRDefault="0021233B" w:rsidP="00130905">
      <w:pPr>
        <w:pStyle w:val="ListParagraph"/>
        <w:numPr>
          <w:ilvl w:val="0"/>
          <w:numId w:val="54"/>
        </w:numPr>
      </w:pPr>
      <w:r w:rsidRPr="00E04778">
        <w:t>50 XX_LH_MD (External-to-External Long-Haul Medium Trucks)</w:t>
      </w:r>
    </w:p>
    <w:p w14:paraId="460CB741" w14:textId="77777777" w:rsidR="0021233B" w:rsidRPr="00E04778" w:rsidRDefault="0021233B" w:rsidP="00130905">
      <w:pPr>
        <w:pStyle w:val="ListParagraph"/>
        <w:numPr>
          <w:ilvl w:val="0"/>
          <w:numId w:val="54"/>
        </w:numPr>
      </w:pPr>
      <w:r w:rsidRPr="00E04778">
        <w:t>51 XX_LH_HV (External-to-External Long-Haul Heavy Trucks)</w:t>
      </w:r>
    </w:p>
    <w:p w14:paraId="36D738BB" w14:textId="77777777" w:rsidR="00934CE8" w:rsidRDefault="00934CE8" w:rsidP="00F16632">
      <w:pPr>
        <w:pStyle w:val="Heading1"/>
      </w:pPr>
      <w:bookmarkStart w:id="438" w:name="_Toc95889766"/>
      <w:r>
        <w:lastRenderedPageBreak/>
        <w:t>Roadway Planning Segments</w:t>
      </w:r>
      <w:bookmarkEnd w:id="438"/>
    </w:p>
    <w:p w14:paraId="00B37BB9" w14:textId="0FC810EE" w:rsidR="00E80CD1" w:rsidRDefault="00E80CD1" w:rsidP="00E80CD1">
      <w:r>
        <w:t>In WFRC and MAG, in coordination with UDOT, maintain a statewide roadway segment shapefile</w:t>
      </w:r>
      <w:r w:rsidR="00192CE2">
        <w:t xml:space="preserve">. </w:t>
      </w:r>
      <w:r>
        <w:t>This layer serves multiple purposes:</w:t>
      </w:r>
    </w:p>
    <w:p w14:paraId="23F3D739" w14:textId="5DABBDE7" w:rsidR="00E80CD1" w:rsidRDefault="00E80CD1" w:rsidP="00130905">
      <w:pPr>
        <w:pStyle w:val="ListParagraph"/>
        <w:numPr>
          <w:ilvl w:val="0"/>
          <w:numId w:val="55"/>
        </w:numPr>
      </w:pPr>
      <w:r>
        <w:t>Provides a geometry to summarize model output data, in particular the loaded highway network.</w:t>
      </w:r>
    </w:p>
    <w:p w14:paraId="009E09EE" w14:textId="0082EB67" w:rsidR="00E80CD1" w:rsidRDefault="00E80CD1" w:rsidP="00130905">
      <w:pPr>
        <w:pStyle w:val="ListParagraph"/>
        <w:numPr>
          <w:ilvl w:val="0"/>
          <w:numId w:val="55"/>
        </w:numPr>
      </w:pPr>
      <w:r>
        <w:t>Provides volume adjustment factors for weekday, weekend, month, and season to adjust daily volumes for TDM links. These factors are typically from the last five years of observed data prepared from UDOT continuous count station (CCS) data</w:t>
      </w:r>
      <w:r w:rsidR="00192CE2">
        <w:t xml:space="preserve">. </w:t>
      </w:r>
    </w:p>
    <w:p w14:paraId="2C51BDF9" w14:textId="798C6E9E" w:rsidR="00E80CD1" w:rsidRDefault="00E80CD1" w:rsidP="00130905">
      <w:pPr>
        <w:pStyle w:val="ListParagraph"/>
        <w:numPr>
          <w:ilvl w:val="0"/>
          <w:numId w:val="55"/>
        </w:numPr>
      </w:pPr>
      <w:r>
        <w:t xml:space="preserve">Provides linkage </w:t>
      </w:r>
      <w:r w:rsidR="004D7398">
        <w:t>to UDOT’s historical, observed count data set and truck percent.</w:t>
      </w:r>
    </w:p>
    <w:p w14:paraId="49EF98E6" w14:textId="5BA0106E" w:rsidR="00E80CD1" w:rsidRDefault="00E80CD1" w:rsidP="00130905">
      <w:pPr>
        <w:pStyle w:val="ListParagraph"/>
        <w:numPr>
          <w:ilvl w:val="0"/>
          <w:numId w:val="55"/>
        </w:numPr>
      </w:pPr>
      <w:r>
        <w:t>Provides a true-shape format to better display TDM results. This layer is used when displaying results in a GIS environment for a wider audience</w:t>
      </w:r>
      <w:r w:rsidR="004D7398">
        <w:t xml:space="preserve"> (</w:t>
      </w:r>
      <w:proofErr w:type="gramStart"/>
      <w:r w:rsidR="004D7398">
        <w:t>e.g.</w:t>
      </w:r>
      <w:proofErr w:type="gramEnd"/>
      <w:r w:rsidR="004D7398">
        <w:t xml:space="preserve"> </w:t>
      </w:r>
      <w:r>
        <w:t xml:space="preserve">when </w:t>
      </w:r>
      <w:r w:rsidR="004D7398">
        <w:t>displaying volume</w:t>
      </w:r>
      <w:r>
        <w:t xml:space="preserve"> forecasts</w:t>
      </w:r>
      <w:r w:rsidR="004D7398">
        <w:t>).</w:t>
      </w:r>
    </w:p>
    <w:p w14:paraId="046AF8C0" w14:textId="12838925" w:rsidR="0081515E" w:rsidRDefault="00E80CD1" w:rsidP="0081515E">
      <w:pPr>
        <w:rPr>
          <w:rFonts w:cs="Times New Roman"/>
        </w:rPr>
      </w:pPr>
      <w:r>
        <w:t>This shapefile contains state and federal-aid routes throughout the state of Utah</w:t>
      </w:r>
      <w:r w:rsidR="004D7398">
        <w:t xml:space="preserve"> and future roadway corridors</w:t>
      </w:r>
      <w:r w:rsidR="00192CE2">
        <w:t xml:space="preserve">. </w:t>
      </w:r>
    </w:p>
    <w:p w14:paraId="1F28C593" w14:textId="02F529D9" w:rsidR="0081515E" w:rsidRPr="0081515E" w:rsidRDefault="00E80CD1" w:rsidP="0081515E">
      <w:pPr>
        <w:rPr>
          <w:rFonts w:cs="Times New Roman"/>
        </w:rPr>
      </w:pPr>
      <w:r>
        <w:rPr>
          <w:noProof/>
        </w:rPr>
        <w:drawing>
          <wp:inline distT="0" distB="0" distL="0" distR="0" wp14:anchorId="125309AE" wp14:editId="26480189">
            <wp:extent cx="1800351" cy="5257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803" t="1544" r="16201" b="1103"/>
                    <a:stretch/>
                  </pic:blipFill>
                  <pic:spPr bwMode="auto">
                    <a:xfrm>
                      <a:off x="0" y="0"/>
                      <a:ext cx="1800351" cy="5257800"/>
                    </a:xfrm>
                    <a:prstGeom prst="rect">
                      <a:avLst/>
                    </a:prstGeom>
                    <a:ln>
                      <a:noFill/>
                    </a:ln>
                    <a:extLst>
                      <a:ext uri="{53640926-AAD7-44D8-BBD7-CCE9431645EC}">
                        <a14:shadowObscured xmlns:a14="http://schemas.microsoft.com/office/drawing/2010/main"/>
                      </a:ext>
                    </a:extLst>
                  </pic:spPr>
                </pic:pic>
              </a:graphicData>
            </a:graphic>
          </wp:inline>
        </w:drawing>
      </w:r>
    </w:p>
    <w:p w14:paraId="68527055" w14:textId="6B203F8D" w:rsidR="00CB7930" w:rsidRDefault="004D7398" w:rsidP="0081515E">
      <w:pPr>
        <w:rPr>
          <w:rFonts w:cs="Times New Roman"/>
        </w:rPr>
      </w:pPr>
      <w:r>
        <w:rPr>
          <w:rFonts w:cs="Times New Roman"/>
        </w:rPr>
        <w:lastRenderedPageBreak/>
        <w:t>The segment shapefile is found i</w:t>
      </w:r>
      <w:r w:rsidR="0081515E" w:rsidRPr="0081515E">
        <w:rPr>
          <w:rFonts w:cs="Times New Roman"/>
        </w:rPr>
        <w:t>n the ‘1_Inputs\6_Segment’ folder</w:t>
      </w:r>
      <w:r w:rsidR="00192CE2">
        <w:rPr>
          <w:rFonts w:cs="Times New Roman"/>
        </w:rPr>
        <w:t xml:space="preserve">. </w:t>
      </w:r>
      <w:r w:rsidR="0081515E" w:rsidRPr="0081515E">
        <w:rPr>
          <w:rFonts w:cs="Times New Roman"/>
        </w:rPr>
        <w:t xml:space="preserve">This shapefile contains the segment geography </w:t>
      </w:r>
      <w:r>
        <w:rPr>
          <w:rFonts w:cs="Times New Roman"/>
        </w:rPr>
        <w:t>and</w:t>
      </w:r>
      <w:r w:rsidR="0081515E" w:rsidRPr="0081515E">
        <w:rPr>
          <w:rFonts w:cs="Times New Roman"/>
        </w:rPr>
        <w:t xml:space="preserve"> data</w:t>
      </w:r>
      <w:r>
        <w:rPr>
          <w:rFonts w:cs="Times New Roman"/>
        </w:rPr>
        <w:t xml:space="preserve"> (observed counts, factors, etc.)</w:t>
      </w:r>
      <w:r w:rsidR="00192CE2">
        <w:rPr>
          <w:rFonts w:cs="Times New Roman"/>
        </w:rPr>
        <w:t xml:space="preserve">. </w:t>
      </w:r>
      <w:r w:rsidR="0081515E" w:rsidRPr="0081515E">
        <w:rPr>
          <w:rFonts w:cs="Times New Roman"/>
        </w:rPr>
        <w:t xml:space="preserve">Each segment has a unique SEGID which </w:t>
      </w:r>
      <w:r w:rsidR="00CB7930">
        <w:rPr>
          <w:rFonts w:cs="Times New Roman"/>
        </w:rPr>
        <w:t>is a text field composed of the segment’s route number and approximate beginning milepost</w:t>
      </w:r>
      <w:r w:rsidR="00192CE2">
        <w:rPr>
          <w:rFonts w:cs="Times New Roman"/>
        </w:rPr>
        <w:t xml:space="preserve">. </w:t>
      </w:r>
    </w:p>
    <w:p w14:paraId="16D58FBB" w14:textId="1B49DF40" w:rsidR="0081515E" w:rsidRPr="0081515E" w:rsidRDefault="00CB7930" w:rsidP="0081515E">
      <w:pPr>
        <w:rPr>
          <w:rFonts w:cs="Times New Roman"/>
        </w:rPr>
      </w:pPr>
      <w:r>
        <w:rPr>
          <w:rFonts w:cs="Times New Roman"/>
        </w:rPr>
        <w:t xml:space="preserve">The SEGID </w:t>
      </w:r>
      <w:r w:rsidR="0081515E" w:rsidRPr="0081515E">
        <w:rPr>
          <w:rFonts w:cs="Times New Roman"/>
        </w:rPr>
        <w:t>has been stamped onto appropriate links on the master highway network</w:t>
      </w:r>
      <w:r w:rsidR="00192CE2">
        <w:rPr>
          <w:rFonts w:cs="Times New Roman"/>
        </w:rPr>
        <w:t xml:space="preserve">. </w:t>
      </w:r>
      <w:r w:rsidR="0081515E" w:rsidRPr="0081515E">
        <w:rPr>
          <w:rFonts w:cs="Times New Roman"/>
        </w:rPr>
        <w:t>Given the complex geometry in certain areas in the highway network, such as those found near freeway system-to-system interchanges, a polygon shapefile located in the ‘</w:t>
      </w:r>
      <w:r w:rsidRPr="0081515E">
        <w:rPr>
          <w:rFonts w:cs="Times New Roman"/>
        </w:rPr>
        <w:t>1_Inputs\6_Segment</w:t>
      </w:r>
      <w:r>
        <w:rPr>
          <w:rFonts w:cs="Times New Roman"/>
        </w:rPr>
        <w:t>\</w:t>
      </w:r>
      <w:proofErr w:type="spellStart"/>
      <w:r w:rsidR="0081515E" w:rsidRPr="0081515E">
        <w:rPr>
          <w:rFonts w:cs="Times New Roman"/>
        </w:rPr>
        <w:t>Stamping_Polygons</w:t>
      </w:r>
      <w:proofErr w:type="spellEnd"/>
      <w:r w:rsidR="0081515E" w:rsidRPr="0081515E">
        <w:rPr>
          <w:rFonts w:cs="Times New Roman"/>
        </w:rPr>
        <w:t>’ folder was created to aid in the SEGID transfer from the segment shapefile onto the highway network links</w:t>
      </w:r>
      <w:r w:rsidR="00192CE2">
        <w:rPr>
          <w:rFonts w:cs="Times New Roman"/>
        </w:rPr>
        <w:t xml:space="preserve">. </w:t>
      </w:r>
      <w:r w:rsidR="0081515E" w:rsidRPr="0081515E">
        <w:rPr>
          <w:rFonts w:cs="Times New Roman"/>
        </w:rPr>
        <w:t>Note in many cases not all model links in a segment currently receive a SEGID; rather, a sufficient number of links have been identified to represent the segment for data averaging</w:t>
      </w:r>
      <w:r w:rsidR="00192CE2">
        <w:rPr>
          <w:rFonts w:cs="Times New Roman"/>
        </w:rPr>
        <w:t xml:space="preserve">. </w:t>
      </w:r>
    </w:p>
    <w:p w14:paraId="19F7B255" w14:textId="32D83303" w:rsidR="0081515E" w:rsidRDefault="0081515E" w:rsidP="0081515E">
      <w:pPr>
        <w:rPr>
          <w:rFonts w:cs="Times New Roman"/>
        </w:rPr>
      </w:pPr>
      <w:r w:rsidRPr="0081515E">
        <w:rPr>
          <w:rFonts w:cs="Times New Roman"/>
        </w:rPr>
        <w:t>The ‘1_Inputs\6_Segment’ folder also contains a polygon shapefile located in the ‘</w:t>
      </w:r>
      <w:proofErr w:type="spellStart"/>
      <w:r w:rsidRPr="0081515E">
        <w:rPr>
          <w:rFonts w:cs="Times New Roman"/>
        </w:rPr>
        <w:t>SeasFac_Geog</w:t>
      </w:r>
      <w:proofErr w:type="spellEnd"/>
      <w:r w:rsidRPr="0081515E">
        <w:rPr>
          <w:rFonts w:cs="Times New Roman"/>
        </w:rPr>
        <w:t>’ folder that contains geographic information that can be spatially joined onto the model highway links so that seasonal factors can be calculated for every link</w:t>
      </w:r>
      <w:r w:rsidR="00192CE2">
        <w:rPr>
          <w:rFonts w:cs="Times New Roman"/>
        </w:rPr>
        <w:t xml:space="preserve">. </w:t>
      </w:r>
      <w:r w:rsidRPr="0081515E">
        <w:rPr>
          <w:rFonts w:cs="Times New Roman"/>
        </w:rPr>
        <w:t>This data is used by the air quality TDM2MOVES script located in the ‘2_ModelScripts\7_PostProcessing\1_TDM_2_MOVES\1_TDM_2_MOVES</w:t>
      </w:r>
      <w:r w:rsidR="00D308FE" w:rsidRPr="00D308FE">
        <w:rPr>
          <w:rFonts w:cs="Times New Roman"/>
        </w:rPr>
        <w:t xml:space="preserve"> – </w:t>
      </w:r>
      <w:r w:rsidRPr="0081515E">
        <w:rPr>
          <w:rFonts w:cs="Times New Roman"/>
        </w:rPr>
        <w:t>v1’ folder.</w:t>
      </w:r>
    </w:p>
    <w:p w14:paraId="07B6371B" w14:textId="0454C2F3" w:rsidR="00F16632" w:rsidRDefault="00F16632">
      <w:pPr>
        <w:rPr>
          <w:ins w:id="439" w:author="Bill Hereth" w:date="2022-01-21T13:43:00Z"/>
          <w:rFonts w:cs="Times New Roman"/>
        </w:rPr>
      </w:pPr>
      <w:ins w:id="440" w:author="Bill Hereth" w:date="2022-01-21T13:43:00Z">
        <w:r>
          <w:rPr>
            <w:rFonts w:cs="Times New Roman"/>
          </w:rPr>
          <w:br w:type="page"/>
        </w:r>
      </w:ins>
    </w:p>
    <w:p w14:paraId="554C758D" w14:textId="77777777" w:rsidR="00F16632" w:rsidRDefault="00F16632" w:rsidP="00F16632">
      <w:pPr>
        <w:pStyle w:val="Heading1"/>
        <w:rPr>
          <w:ins w:id="441" w:author="Bill Hereth" w:date="2022-01-21T13:43:00Z"/>
        </w:rPr>
      </w:pPr>
      <w:bookmarkStart w:id="442" w:name="_Toc95889767"/>
      <w:ins w:id="443" w:author="Bill Hereth" w:date="2022-01-21T13:43:00Z">
        <w:r>
          <w:lastRenderedPageBreak/>
          <w:t>Global Data</w:t>
        </w:r>
        <w:bookmarkEnd w:id="442"/>
      </w:ins>
    </w:p>
    <w:p w14:paraId="71467504" w14:textId="77777777" w:rsidR="00F16632" w:rsidRDefault="00F16632" w:rsidP="00F16632">
      <w:pPr>
        <w:rPr>
          <w:ins w:id="444" w:author="Bill Hereth" w:date="2022-01-21T13:43:00Z"/>
        </w:rPr>
      </w:pPr>
      <w:ins w:id="445" w:author="Bill Hereth" w:date="2022-01-21T13:43:00Z">
        <w:r>
          <w:t xml:space="preserve">The </w:t>
        </w:r>
        <w:r w:rsidRPr="004C0EA5">
          <w:t>0_GlobalData</w:t>
        </w:r>
        <w:r>
          <w:t xml:space="preserve"> folder of the model inputs, contains several lookup tables and data for use throughout the model. The subfolders are divided by sequence in the model:</w:t>
        </w:r>
      </w:ins>
    </w:p>
    <w:p w14:paraId="37040FA4" w14:textId="77777777" w:rsidR="00F16632" w:rsidRDefault="00F16632" w:rsidP="00F16632">
      <w:pPr>
        <w:pStyle w:val="ListParagraph"/>
        <w:numPr>
          <w:ilvl w:val="0"/>
          <w:numId w:val="69"/>
        </w:numPr>
        <w:rPr>
          <w:ins w:id="446" w:author="Bill Hereth" w:date="2022-01-21T13:43:00Z"/>
        </w:rPr>
      </w:pPr>
      <w:ins w:id="447" w:author="Bill Hereth" w:date="2022-01-21T13:43:00Z">
        <w:r>
          <w:t>Speed and Capacity</w:t>
        </w:r>
      </w:ins>
    </w:p>
    <w:p w14:paraId="31D8E3B7" w14:textId="77777777" w:rsidR="00F16632" w:rsidRDefault="00F16632" w:rsidP="00F16632">
      <w:pPr>
        <w:pStyle w:val="ListParagraph"/>
        <w:numPr>
          <w:ilvl w:val="0"/>
          <w:numId w:val="69"/>
        </w:numPr>
        <w:rPr>
          <w:ins w:id="448" w:author="Bill Hereth" w:date="2022-01-21T13:43:00Z"/>
        </w:rPr>
      </w:pPr>
      <w:ins w:id="449" w:author="Bill Hereth" w:date="2022-01-21T13:43:00Z">
        <w:r>
          <w:t>Trip Tables</w:t>
        </w:r>
      </w:ins>
    </w:p>
    <w:p w14:paraId="68A4B4DA" w14:textId="77777777" w:rsidR="00F16632" w:rsidRDefault="00F16632" w:rsidP="00F16632">
      <w:pPr>
        <w:pStyle w:val="ListParagraph"/>
        <w:numPr>
          <w:ilvl w:val="0"/>
          <w:numId w:val="69"/>
        </w:numPr>
        <w:rPr>
          <w:ins w:id="450" w:author="Bill Hereth" w:date="2022-01-21T13:43:00Z"/>
        </w:rPr>
      </w:pPr>
      <w:ins w:id="451" w:author="Bill Hereth" w:date="2022-01-21T13:43:00Z">
        <w:r>
          <w:t>Household Disaggregation and Auto Ownership</w:t>
        </w:r>
      </w:ins>
    </w:p>
    <w:p w14:paraId="11BAF314" w14:textId="77777777" w:rsidR="00F16632" w:rsidRDefault="00F16632" w:rsidP="00F16632">
      <w:pPr>
        <w:pStyle w:val="ListParagraph"/>
        <w:numPr>
          <w:ilvl w:val="0"/>
          <w:numId w:val="69"/>
        </w:numPr>
        <w:rPr>
          <w:ins w:id="452" w:author="Bill Hereth" w:date="2022-01-21T13:43:00Z"/>
        </w:rPr>
      </w:pPr>
      <w:ins w:id="453" w:author="Bill Hereth" w:date="2022-01-21T13:43:00Z">
        <w:r>
          <w:t>Trip Generation</w:t>
        </w:r>
      </w:ins>
    </w:p>
    <w:p w14:paraId="4C0BFE9C" w14:textId="77777777" w:rsidR="00F16632" w:rsidRDefault="00F16632" w:rsidP="00F16632">
      <w:pPr>
        <w:pStyle w:val="ListParagraph"/>
        <w:numPr>
          <w:ilvl w:val="0"/>
          <w:numId w:val="69"/>
        </w:numPr>
        <w:rPr>
          <w:ins w:id="454" w:author="Bill Hereth" w:date="2022-01-21T13:43:00Z"/>
        </w:rPr>
      </w:pPr>
      <w:ins w:id="455" w:author="Bill Hereth" w:date="2022-01-21T13:43:00Z">
        <w:r>
          <w:t>Distribution</w:t>
        </w:r>
      </w:ins>
    </w:p>
    <w:p w14:paraId="0333974B" w14:textId="77777777" w:rsidR="00F16632" w:rsidRDefault="00F16632" w:rsidP="00F16632">
      <w:pPr>
        <w:pStyle w:val="ListParagraph"/>
        <w:numPr>
          <w:ilvl w:val="0"/>
          <w:numId w:val="69"/>
        </w:numPr>
        <w:rPr>
          <w:ins w:id="456" w:author="Bill Hereth" w:date="2022-01-21T13:43:00Z"/>
        </w:rPr>
      </w:pPr>
      <w:ins w:id="457" w:author="Bill Hereth" w:date="2022-01-21T13:43:00Z">
        <w:r>
          <w:t>Mode Choice</w:t>
        </w:r>
      </w:ins>
    </w:p>
    <w:p w14:paraId="6D3FCBF2" w14:textId="77777777" w:rsidR="00F16632" w:rsidRDefault="00F16632" w:rsidP="00F16632">
      <w:pPr>
        <w:pStyle w:val="ListParagraph"/>
        <w:numPr>
          <w:ilvl w:val="0"/>
          <w:numId w:val="69"/>
        </w:numPr>
        <w:rPr>
          <w:ins w:id="458" w:author="Bill Hereth" w:date="2022-01-21T13:43:00Z"/>
        </w:rPr>
      </w:pPr>
      <w:ins w:id="459" w:author="Bill Hereth" w:date="2022-01-21T13:43:00Z">
        <w:r>
          <w:t>Assignment</w:t>
        </w:r>
      </w:ins>
    </w:p>
    <w:p w14:paraId="437FE97E" w14:textId="77777777" w:rsidR="00F16632" w:rsidRDefault="00F16632" w:rsidP="00E83E7B">
      <w:pPr>
        <w:pStyle w:val="Heading2"/>
        <w:rPr>
          <w:ins w:id="460" w:author="Bill Hereth" w:date="2022-01-21T13:43:00Z"/>
        </w:rPr>
      </w:pPr>
      <w:bookmarkStart w:id="461" w:name="_Toc95889768"/>
      <w:ins w:id="462" w:author="Bill Hereth" w:date="2022-01-21T13:43:00Z">
        <w:r>
          <w:t>Speed and Capacity</w:t>
        </w:r>
        <w:bookmarkEnd w:id="461"/>
      </w:ins>
    </w:p>
    <w:p w14:paraId="1D2D6ACE" w14:textId="6B90BC08" w:rsidR="00F16632" w:rsidRDefault="00F16632" w:rsidP="00F16632">
      <w:pPr>
        <w:rPr>
          <w:ins w:id="463" w:author="Bill Hereth" w:date="2022-02-16T07:45:00Z"/>
        </w:rPr>
      </w:pPr>
      <w:ins w:id="464" w:author="Bill Hereth" w:date="2022-01-21T13:43:00Z">
        <w:r>
          <w:t xml:space="preserve">The speed and capacity folder contains </w:t>
        </w:r>
      </w:ins>
      <w:ins w:id="465" w:author="Bill Hereth" w:date="2022-02-16T07:48:00Z">
        <w:r w:rsidR="005A7954">
          <w:t xml:space="preserve">a </w:t>
        </w:r>
      </w:ins>
      <w:ins w:id="466" w:author="Bill Hereth" w:date="2022-01-21T13:43:00Z">
        <w:r>
          <w:t xml:space="preserve">lookup </w:t>
        </w:r>
      </w:ins>
      <w:ins w:id="467" w:author="Bill Hereth" w:date="2022-02-16T07:49:00Z">
        <w:r w:rsidR="005A7954">
          <w:t>file</w:t>
        </w:r>
      </w:ins>
      <w:ins w:id="468" w:author="Bill Hereth" w:date="2022-01-21T13:43:00Z">
        <w:r>
          <w:t xml:space="preserve"> for speed/capacity and </w:t>
        </w:r>
      </w:ins>
      <w:ins w:id="469" w:author="Bill Hereth" w:date="2022-02-16T07:48:00Z">
        <w:r w:rsidR="005A7954">
          <w:t xml:space="preserve">two </w:t>
        </w:r>
      </w:ins>
      <w:ins w:id="470" w:author="Bill Hereth" w:date="2022-02-16T07:49:00Z">
        <w:r w:rsidR="005A7954">
          <w:t>files</w:t>
        </w:r>
      </w:ins>
      <w:ins w:id="471" w:author="Bill Hereth" w:date="2022-02-16T07:48:00Z">
        <w:r w:rsidR="005A7954">
          <w:t xml:space="preserve"> for </w:t>
        </w:r>
      </w:ins>
      <w:ins w:id="472" w:author="Bill Hereth" w:date="2022-01-21T13:43:00Z">
        <w:r>
          <w:t xml:space="preserve">connected and autonomous vehicle (CAV) adjustments. </w:t>
        </w:r>
      </w:ins>
      <w:ins w:id="473" w:author="Bill Hereth" w:date="2022-02-16T07:46:00Z">
        <w:r w:rsidR="005A7954">
          <w:t xml:space="preserve">This section describes </w:t>
        </w:r>
      </w:ins>
      <w:ins w:id="474" w:author="Bill Hereth" w:date="2022-02-16T07:47:00Z">
        <w:r w:rsidR="005A7954">
          <w:t xml:space="preserve">these </w:t>
        </w:r>
      </w:ins>
      <w:ins w:id="475" w:author="Bill Hereth" w:date="2022-02-16T07:46:00Z">
        <w:r w:rsidR="005A7954">
          <w:t>files</w:t>
        </w:r>
      </w:ins>
      <w:ins w:id="476" w:author="Bill Hereth" w:date="2022-02-16T07:47:00Z">
        <w:r w:rsidR="005A7954">
          <w:t xml:space="preserve"> followed by a discussion of the </w:t>
        </w:r>
      </w:ins>
      <w:ins w:id="477" w:author="Bill Hereth" w:date="2022-02-16T07:48:00Z">
        <w:r w:rsidR="005A7954">
          <w:t xml:space="preserve">two </w:t>
        </w:r>
      </w:ins>
      <w:ins w:id="478" w:author="Bill Hereth" w:date="2022-02-16T07:47:00Z">
        <w:r w:rsidR="005A7954">
          <w:t xml:space="preserve">CAV input </w:t>
        </w:r>
      </w:ins>
      <w:ins w:id="479" w:author="Bill Hereth" w:date="2022-02-16T07:48:00Z">
        <w:r w:rsidR="005A7954">
          <w:t xml:space="preserve">files </w:t>
        </w:r>
      </w:ins>
      <w:ins w:id="480" w:author="Bill Hereth" w:date="2022-02-16T07:47:00Z">
        <w:r w:rsidR="005A7954">
          <w:t>in more detail.</w:t>
        </w:r>
      </w:ins>
    </w:p>
    <w:p w14:paraId="116B4AE8" w14:textId="566267C8" w:rsidR="005A7954" w:rsidRDefault="005A7954" w:rsidP="0030183C">
      <w:pPr>
        <w:pStyle w:val="Heading3"/>
        <w:rPr>
          <w:ins w:id="481" w:author="Bill Hereth" w:date="2022-02-16T07:46:00Z"/>
        </w:rPr>
      </w:pPr>
      <w:ins w:id="482" w:author="Bill Hereth" w:date="2022-02-16T07:45:00Z">
        <w:r>
          <w:t>Files</w:t>
        </w:r>
      </w:ins>
    </w:p>
    <w:p w14:paraId="7267271E" w14:textId="6E6D5078" w:rsidR="00F16632" w:rsidRDefault="00F16632" w:rsidP="00F16632">
      <w:pPr>
        <w:rPr>
          <w:ins w:id="483" w:author="Bill Hereth" w:date="2022-01-21T13:43:00Z"/>
        </w:rPr>
      </w:pPr>
      <w:ins w:id="484" w:author="Bill Hereth" w:date="2022-01-21T13:43:00Z">
        <w:r>
          <w:t>‘</w:t>
        </w:r>
        <w:proofErr w:type="spellStart"/>
        <w:r w:rsidRPr="00776059">
          <w:t>Lookup_Speed_Capacity.dbf</w:t>
        </w:r>
        <w:proofErr w:type="spellEnd"/>
        <w:r>
          <w:t>’</w:t>
        </w:r>
      </w:ins>
      <w:ins w:id="485" w:author="Bill Hereth" w:date="2022-02-16T07:51:00Z">
        <w:r w:rsidR="00605BDF">
          <w:t xml:space="preserve"> is a lookup</w:t>
        </w:r>
      </w:ins>
      <w:ins w:id="486" w:author="Bill Hereth" w:date="2022-01-21T13:43:00Z">
        <w:r>
          <w:t xml:space="preserve"> file contains the following fields:</w:t>
        </w:r>
      </w:ins>
    </w:p>
    <w:p w14:paraId="7A549245" w14:textId="77777777" w:rsidR="00F16632" w:rsidRDefault="00F16632" w:rsidP="00F16632">
      <w:pPr>
        <w:pStyle w:val="ListParagraph"/>
        <w:numPr>
          <w:ilvl w:val="0"/>
          <w:numId w:val="71"/>
        </w:numPr>
        <w:rPr>
          <w:ins w:id="487" w:author="Bill Hereth" w:date="2022-01-21T13:43:00Z"/>
        </w:rPr>
      </w:pPr>
      <w:ins w:id="488" w:author="Bill Hereth" w:date="2022-01-21T13:43:00Z">
        <w:r w:rsidRPr="00776059">
          <w:t>F_FT</w:t>
        </w:r>
        <w:r>
          <w:t xml:space="preserve"> – functional type index</w:t>
        </w:r>
      </w:ins>
    </w:p>
    <w:p w14:paraId="197C6252" w14:textId="77777777" w:rsidR="00F16632" w:rsidRDefault="00F16632" w:rsidP="00F16632">
      <w:pPr>
        <w:pStyle w:val="ListParagraph"/>
        <w:numPr>
          <w:ilvl w:val="0"/>
          <w:numId w:val="71"/>
        </w:numPr>
        <w:rPr>
          <w:ins w:id="489" w:author="Bill Hereth" w:date="2022-01-21T13:43:00Z"/>
        </w:rPr>
      </w:pPr>
      <w:ins w:id="490" w:author="Bill Hereth" w:date="2022-01-21T13:43:00Z">
        <w:r w:rsidRPr="00776059">
          <w:t>SPDAT1</w:t>
        </w:r>
        <w:r>
          <w:t xml:space="preserve"> – free-flow speed for rural areas (Area Type 1)</w:t>
        </w:r>
      </w:ins>
    </w:p>
    <w:p w14:paraId="53D4A400" w14:textId="77777777" w:rsidR="00F16632" w:rsidRDefault="00F16632" w:rsidP="00F16632">
      <w:pPr>
        <w:pStyle w:val="ListParagraph"/>
        <w:numPr>
          <w:ilvl w:val="0"/>
          <w:numId w:val="71"/>
        </w:numPr>
        <w:rPr>
          <w:ins w:id="491" w:author="Bill Hereth" w:date="2022-01-21T13:43:00Z"/>
        </w:rPr>
      </w:pPr>
      <w:ins w:id="492" w:author="Bill Hereth" w:date="2022-01-21T13:43:00Z">
        <w:r w:rsidRPr="00776059">
          <w:t>SPDAT2</w:t>
        </w:r>
        <w:r>
          <w:t xml:space="preserve"> – free-flow speed for transition areas (Area Type 2)</w:t>
        </w:r>
      </w:ins>
    </w:p>
    <w:p w14:paraId="1FA48764" w14:textId="77777777" w:rsidR="00F16632" w:rsidRDefault="00F16632" w:rsidP="00F16632">
      <w:pPr>
        <w:pStyle w:val="ListParagraph"/>
        <w:numPr>
          <w:ilvl w:val="0"/>
          <w:numId w:val="71"/>
        </w:numPr>
        <w:rPr>
          <w:ins w:id="493" w:author="Bill Hereth" w:date="2022-01-21T13:43:00Z"/>
        </w:rPr>
      </w:pPr>
      <w:ins w:id="494" w:author="Bill Hereth" w:date="2022-01-21T13:43:00Z">
        <w:r w:rsidRPr="00776059">
          <w:t>SPDAT3</w:t>
        </w:r>
        <w:r>
          <w:t xml:space="preserve"> – free-flow speed for suburban areas (Area Type 3)</w:t>
        </w:r>
      </w:ins>
    </w:p>
    <w:p w14:paraId="05EAD6AE" w14:textId="77777777" w:rsidR="00F16632" w:rsidRDefault="00F16632" w:rsidP="00F16632">
      <w:pPr>
        <w:pStyle w:val="ListParagraph"/>
        <w:numPr>
          <w:ilvl w:val="0"/>
          <w:numId w:val="71"/>
        </w:numPr>
        <w:rPr>
          <w:ins w:id="495" w:author="Bill Hereth" w:date="2022-01-21T13:43:00Z"/>
        </w:rPr>
      </w:pPr>
      <w:ins w:id="496" w:author="Bill Hereth" w:date="2022-01-21T13:43:00Z">
        <w:r w:rsidRPr="00776059">
          <w:t>SPDAT4</w:t>
        </w:r>
        <w:r>
          <w:t xml:space="preserve"> – free-flow speed for urban areas (Area Type 4)</w:t>
        </w:r>
      </w:ins>
    </w:p>
    <w:p w14:paraId="1D3A9267" w14:textId="77777777" w:rsidR="00F16632" w:rsidRDefault="00F16632" w:rsidP="00F16632">
      <w:pPr>
        <w:pStyle w:val="ListParagraph"/>
        <w:numPr>
          <w:ilvl w:val="0"/>
          <w:numId w:val="71"/>
        </w:numPr>
        <w:rPr>
          <w:ins w:id="497" w:author="Bill Hereth" w:date="2022-01-21T13:43:00Z"/>
        </w:rPr>
      </w:pPr>
      <w:ins w:id="498" w:author="Bill Hereth" w:date="2022-01-21T13:43:00Z">
        <w:r w:rsidRPr="00776059">
          <w:t>SPDAT5</w:t>
        </w:r>
        <w:r>
          <w:t xml:space="preserve"> – free-flow speed for CBD-like areas (Area Type 5)</w:t>
        </w:r>
      </w:ins>
    </w:p>
    <w:p w14:paraId="6B0F2DF1" w14:textId="77777777" w:rsidR="00F16632" w:rsidRDefault="00F16632" w:rsidP="00F16632">
      <w:pPr>
        <w:pStyle w:val="ListParagraph"/>
        <w:numPr>
          <w:ilvl w:val="0"/>
          <w:numId w:val="71"/>
        </w:numPr>
        <w:rPr>
          <w:ins w:id="499" w:author="Bill Hereth" w:date="2022-01-21T13:43:00Z"/>
        </w:rPr>
      </w:pPr>
      <w:ins w:id="500" w:author="Bill Hereth" w:date="2022-01-21T13:43:00Z">
        <w:r w:rsidRPr="00776059">
          <w:t>CAPLN1</w:t>
        </w:r>
        <w:r>
          <w:t xml:space="preserve"> – capacity per hour per lane for one-lane facilities</w:t>
        </w:r>
      </w:ins>
    </w:p>
    <w:p w14:paraId="40625D0E" w14:textId="77777777" w:rsidR="00F16632" w:rsidRDefault="00F16632" w:rsidP="00F16632">
      <w:pPr>
        <w:pStyle w:val="ListParagraph"/>
        <w:numPr>
          <w:ilvl w:val="0"/>
          <w:numId w:val="71"/>
        </w:numPr>
        <w:rPr>
          <w:ins w:id="501" w:author="Bill Hereth" w:date="2022-01-21T13:43:00Z"/>
        </w:rPr>
      </w:pPr>
      <w:ins w:id="502" w:author="Bill Hereth" w:date="2022-01-21T13:43:00Z">
        <w:r w:rsidRPr="00776059">
          <w:t>CAPLN2</w:t>
        </w:r>
        <w:r>
          <w:t xml:space="preserve"> – capacity per hour per lane for two-lane facilities</w:t>
        </w:r>
      </w:ins>
    </w:p>
    <w:p w14:paraId="1898A826" w14:textId="77777777" w:rsidR="00F16632" w:rsidRDefault="00F16632" w:rsidP="00F16632">
      <w:pPr>
        <w:pStyle w:val="ListParagraph"/>
        <w:numPr>
          <w:ilvl w:val="0"/>
          <w:numId w:val="71"/>
        </w:numPr>
        <w:rPr>
          <w:ins w:id="503" w:author="Bill Hereth" w:date="2022-01-21T13:43:00Z"/>
        </w:rPr>
      </w:pPr>
      <w:ins w:id="504" w:author="Bill Hereth" w:date="2022-01-21T13:43:00Z">
        <w:r w:rsidRPr="00776059">
          <w:t>CAPLN3</w:t>
        </w:r>
        <w:r>
          <w:t xml:space="preserve"> – capacity per hour per lane for three-lane facilities</w:t>
        </w:r>
      </w:ins>
    </w:p>
    <w:p w14:paraId="337766EA" w14:textId="77777777" w:rsidR="00F16632" w:rsidRDefault="00F16632" w:rsidP="00F16632">
      <w:pPr>
        <w:pStyle w:val="ListParagraph"/>
        <w:numPr>
          <w:ilvl w:val="0"/>
          <w:numId w:val="71"/>
        </w:numPr>
        <w:rPr>
          <w:ins w:id="505" w:author="Bill Hereth" w:date="2022-01-21T13:43:00Z"/>
        </w:rPr>
      </w:pPr>
      <w:ins w:id="506" w:author="Bill Hereth" w:date="2022-01-21T13:43:00Z">
        <w:r w:rsidRPr="00776059">
          <w:t>CAPLN4</w:t>
        </w:r>
        <w:r>
          <w:t xml:space="preserve"> – capacity per hour per lane for four-lane facilities</w:t>
        </w:r>
      </w:ins>
    </w:p>
    <w:p w14:paraId="06B3DFD3" w14:textId="77777777" w:rsidR="00F16632" w:rsidRDefault="00F16632" w:rsidP="00F16632">
      <w:pPr>
        <w:pStyle w:val="ListParagraph"/>
        <w:numPr>
          <w:ilvl w:val="0"/>
          <w:numId w:val="71"/>
        </w:numPr>
        <w:rPr>
          <w:ins w:id="507" w:author="Bill Hereth" w:date="2022-01-21T13:43:00Z"/>
        </w:rPr>
      </w:pPr>
      <w:ins w:id="508" w:author="Bill Hereth" w:date="2022-01-21T13:43:00Z">
        <w:r w:rsidRPr="00776059">
          <w:t>CAPLN5</w:t>
        </w:r>
        <w:r>
          <w:t xml:space="preserve"> – capacity per hour per lane for five-lane facilities</w:t>
        </w:r>
      </w:ins>
    </w:p>
    <w:p w14:paraId="3D9E59B3" w14:textId="77777777" w:rsidR="00F16632" w:rsidRDefault="00F16632" w:rsidP="00F16632">
      <w:pPr>
        <w:pStyle w:val="ListParagraph"/>
        <w:numPr>
          <w:ilvl w:val="0"/>
          <w:numId w:val="71"/>
        </w:numPr>
        <w:rPr>
          <w:ins w:id="509" w:author="Bill Hereth" w:date="2022-01-21T13:43:00Z"/>
        </w:rPr>
      </w:pPr>
      <w:ins w:id="510" w:author="Bill Hereth" w:date="2022-01-21T13:43:00Z">
        <w:r w:rsidRPr="00776059">
          <w:t>CAPLN6</w:t>
        </w:r>
        <w:r>
          <w:t xml:space="preserve"> – capacity per hour per lane for six-lane facilities</w:t>
        </w:r>
      </w:ins>
    </w:p>
    <w:p w14:paraId="7EE3FCC5" w14:textId="77777777" w:rsidR="00F16632" w:rsidRDefault="00F16632" w:rsidP="00F16632">
      <w:pPr>
        <w:pStyle w:val="ListParagraph"/>
        <w:numPr>
          <w:ilvl w:val="0"/>
          <w:numId w:val="71"/>
        </w:numPr>
        <w:rPr>
          <w:ins w:id="511" w:author="Bill Hereth" w:date="2022-01-21T13:43:00Z"/>
        </w:rPr>
      </w:pPr>
      <w:ins w:id="512" w:author="Bill Hereth" w:date="2022-01-21T13:43:00Z">
        <w:r w:rsidRPr="00776059">
          <w:t>CAPLN7</w:t>
        </w:r>
        <w:r>
          <w:t xml:space="preserve"> – capacity per hour per lane for seven-lane facilities</w:t>
        </w:r>
      </w:ins>
    </w:p>
    <w:p w14:paraId="0B64FC1E" w14:textId="77777777" w:rsidR="00F16632" w:rsidRDefault="00F16632" w:rsidP="00F16632">
      <w:pPr>
        <w:rPr>
          <w:ins w:id="513" w:author="Bill Hereth" w:date="2022-01-21T13:43:00Z"/>
        </w:rPr>
      </w:pPr>
      <w:ins w:id="514" w:author="Bill Hereth" w:date="2022-01-21T13:43:00Z">
        <w:r>
          <w:t>The ‘</w:t>
        </w:r>
        <w:r w:rsidRPr="00E10FAA">
          <w:t xml:space="preserve">CAV </w:t>
        </w:r>
        <w:proofErr w:type="spellStart"/>
        <w:r w:rsidRPr="00E10FAA">
          <w:t>CapFac</w:t>
        </w:r>
        <w:proofErr w:type="spellEnd"/>
        <w:r w:rsidRPr="00E10FAA">
          <w:t xml:space="preserve"> by MPR </w:t>
        </w:r>
        <w:r>
          <w:t>–</w:t>
        </w:r>
        <w:r w:rsidRPr="00E10FAA">
          <w:t xml:space="preserve"> 2 Lanes.csv</w:t>
        </w:r>
        <w:r>
          <w:t>’ is a lookup file for freeway facilities with 2 travel lanes per direction. It contains the following fields:</w:t>
        </w:r>
      </w:ins>
    </w:p>
    <w:p w14:paraId="3C28C9C4" w14:textId="77777777" w:rsidR="00F16632" w:rsidRDefault="00F16632" w:rsidP="00F16632">
      <w:pPr>
        <w:pStyle w:val="ListParagraph"/>
        <w:numPr>
          <w:ilvl w:val="0"/>
          <w:numId w:val="70"/>
        </w:numPr>
        <w:rPr>
          <w:ins w:id="515" w:author="Bill Hereth" w:date="2022-01-21T13:43:00Z"/>
        </w:rPr>
      </w:pPr>
      <w:ins w:id="516" w:author="Bill Hereth" w:date="2022-01-21T13:43:00Z">
        <w:r w:rsidRPr="00B82E3F">
          <w:t>index_2Ln</w:t>
        </w:r>
        <w:r>
          <w:t xml:space="preserve"> – Lookup index based on per lane capacity for 2-lane facilities</w:t>
        </w:r>
      </w:ins>
    </w:p>
    <w:p w14:paraId="03D126E5" w14:textId="77777777" w:rsidR="00F16632" w:rsidRDefault="00F16632" w:rsidP="00F16632">
      <w:pPr>
        <w:pStyle w:val="ListParagraph"/>
        <w:numPr>
          <w:ilvl w:val="0"/>
          <w:numId w:val="70"/>
        </w:numPr>
        <w:rPr>
          <w:ins w:id="517" w:author="Bill Hereth" w:date="2022-01-21T13:43:00Z"/>
        </w:rPr>
      </w:pPr>
      <w:ins w:id="518" w:author="Bill Hereth" w:date="2022-01-21T13:43:00Z">
        <w:r w:rsidRPr="00B82E3F">
          <w:t>MPR_ 0%</w:t>
        </w:r>
        <w:r>
          <w:t xml:space="preserve"> – Capacity adjustment based on 0% market penetration of CAV vehicles</w:t>
        </w:r>
      </w:ins>
    </w:p>
    <w:p w14:paraId="09CDC5A2" w14:textId="77777777" w:rsidR="00F16632" w:rsidRDefault="00F16632" w:rsidP="00F16632">
      <w:pPr>
        <w:pStyle w:val="ListParagraph"/>
        <w:numPr>
          <w:ilvl w:val="0"/>
          <w:numId w:val="70"/>
        </w:numPr>
        <w:rPr>
          <w:ins w:id="519" w:author="Bill Hereth" w:date="2022-01-21T13:43:00Z"/>
        </w:rPr>
      </w:pPr>
      <w:ins w:id="520" w:author="Bill Hereth" w:date="2022-01-21T13:43:00Z">
        <w:r w:rsidRPr="00B82E3F">
          <w:t>MPR_ 5%</w:t>
        </w:r>
        <w:r>
          <w:t xml:space="preserve"> – Capacity adjustment based on 5% market penetration of CAV vehicles</w:t>
        </w:r>
      </w:ins>
    </w:p>
    <w:p w14:paraId="3623924C" w14:textId="77777777" w:rsidR="00F16632" w:rsidRDefault="00F16632" w:rsidP="00F16632">
      <w:pPr>
        <w:pStyle w:val="ListParagraph"/>
        <w:numPr>
          <w:ilvl w:val="0"/>
          <w:numId w:val="70"/>
        </w:numPr>
        <w:rPr>
          <w:ins w:id="521" w:author="Bill Hereth" w:date="2022-01-21T13:43:00Z"/>
        </w:rPr>
      </w:pPr>
      <w:ins w:id="522" w:author="Bill Hereth" w:date="2022-01-21T13:43:00Z">
        <w:r>
          <w:t>…</w:t>
        </w:r>
      </w:ins>
    </w:p>
    <w:p w14:paraId="0DB03B2A" w14:textId="77777777" w:rsidR="00F16632" w:rsidRDefault="00F16632" w:rsidP="00F16632">
      <w:pPr>
        <w:pStyle w:val="ListParagraph"/>
        <w:numPr>
          <w:ilvl w:val="0"/>
          <w:numId w:val="70"/>
        </w:numPr>
        <w:rPr>
          <w:ins w:id="523" w:author="Bill Hereth" w:date="2022-01-21T13:43:00Z"/>
        </w:rPr>
      </w:pPr>
      <w:ins w:id="524" w:author="Bill Hereth" w:date="2022-01-21T13:43:00Z">
        <w:r w:rsidRPr="00B82E3F">
          <w:t>MPR_ 100%</w:t>
        </w:r>
        <w:r>
          <w:t xml:space="preserve"> – Capacity adjustment based on 100% market penetration of CAV vehicles</w:t>
        </w:r>
      </w:ins>
    </w:p>
    <w:p w14:paraId="3CDA6DA9" w14:textId="77777777" w:rsidR="00F16632" w:rsidRDefault="00F16632" w:rsidP="00F16632">
      <w:pPr>
        <w:rPr>
          <w:ins w:id="525" w:author="Bill Hereth" w:date="2022-01-21T13:43:00Z"/>
        </w:rPr>
      </w:pPr>
    </w:p>
    <w:p w14:paraId="22ADB71A" w14:textId="77777777" w:rsidR="00F16632" w:rsidRDefault="00F16632" w:rsidP="00F16632">
      <w:pPr>
        <w:rPr>
          <w:ins w:id="526" w:author="Bill Hereth" w:date="2022-01-21T13:43:00Z"/>
        </w:rPr>
      </w:pPr>
      <w:ins w:id="527" w:author="Bill Hereth" w:date="2022-01-21T13:43:00Z">
        <w:r>
          <w:t>The ‘</w:t>
        </w:r>
        <w:r w:rsidRPr="00E10FAA">
          <w:t xml:space="preserve">CAV </w:t>
        </w:r>
        <w:proofErr w:type="spellStart"/>
        <w:r w:rsidRPr="00E10FAA">
          <w:t>CapFac</w:t>
        </w:r>
        <w:proofErr w:type="spellEnd"/>
        <w:r w:rsidRPr="00E10FAA">
          <w:t xml:space="preserve"> by MPR </w:t>
        </w:r>
        <w:r>
          <w:t>–</w:t>
        </w:r>
        <w:r w:rsidRPr="00E10FAA">
          <w:t xml:space="preserve"> </w:t>
        </w:r>
        <w:r>
          <w:t>3p</w:t>
        </w:r>
        <w:r w:rsidRPr="00E10FAA">
          <w:t xml:space="preserve"> Lanes.csv</w:t>
        </w:r>
        <w:r>
          <w:t>’ is a lookup file for freeway facilities with 3 or more travel lanes per direction. It contains the following fields:</w:t>
        </w:r>
      </w:ins>
    </w:p>
    <w:p w14:paraId="7D561797" w14:textId="77777777" w:rsidR="00F16632" w:rsidRDefault="00F16632" w:rsidP="00F16632">
      <w:pPr>
        <w:pStyle w:val="ListParagraph"/>
        <w:numPr>
          <w:ilvl w:val="0"/>
          <w:numId w:val="70"/>
        </w:numPr>
        <w:rPr>
          <w:ins w:id="528" w:author="Bill Hereth" w:date="2022-01-21T13:43:00Z"/>
        </w:rPr>
      </w:pPr>
      <w:ins w:id="529" w:author="Bill Hereth" w:date="2022-01-21T13:43:00Z">
        <w:r w:rsidRPr="00B82E3F">
          <w:t>index_</w:t>
        </w:r>
        <w:r>
          <w:t>3p</w:t>
        </w:r>
        <w:r w:rsidRPr="00B82E3F">
          <w:t>Ln</w:t>
        </w:r>
        <w:r>
          <w:t xml:space="preserve"> – Lookup index based on per lane capacity for 3-or-more-lane facilities</w:t>
        </w:r>
      </w:ins>
    </w:p>
    <w:p w14:paraId="6AD3F011" w14:textId="77777777" w:rsidR="00F16632" w:rsidRDefault="00F16632" w:rsidP="00F16632">
      <w:pPr>
        <w:pStyle w:val="ListParagraph"/>
        <w:numPr>
          <w:ilvl w:val="0"/>
          <w:numId w:val="70"/>
        </w:numPr>
        <w:rPr>
          <w:ins w:id="530" w:author="Bill Hereth" w:date="2022-01-21T13:43:00Z"/>
        </w:rPr>
      </w:pPr>
      <w:ins w:id="531" w:author="Bill Hereth" w:date="2022-01-21T13:43:00Z">
        <w:r w:rsidRPr="00B82E3F">
          <w:t>MPR_ 0%</w:t>
        </w:r>
        <w:r>
          <w:t xml:space="preserve"> – Capacity adjustment based on 0% market penetration of CAV vehicles</w:t>
        </w:r>
      </w:ins>
    </w:p>
    <w:p w14:paraId="5FADB1E3" w14:textId="77777777" w:rsidR="00F16632" w:rsidRDefault="00F16632" w:rsidP="00F16632">
      <w:pPr>
        <w:pStyle w:val="ListParagraph"/>
        <w:numPr>
          <w:ilvl w:val="0"/>
          <w:numId w:val="70"/>
        </w:numPr>
        <w:rPr>
          <w:ins w:id="532" w:author="Bill Hereth" w:date="2022-01-21T13:43:00Z"/>
        </w:rPr>
      </w:pPr>
      <w:ins w:id="533" w:author="Bill Hereth" w:date="2022-01-21T13:43:00Z">
        <w:r w:rsidRPr="00B82E3F">
          <w:t>MPR_ 5%</w:t>
        </w:r>
        <w:r>
          <w:t xml:space="preserve"> – Capacity adjustment based on 5% market penetration of CAV vehicles</w:t>
        </w:r>
      </w:ins>
    </w:p>
    <w:p w14:paraId="258E3918" w14:textId="77777777" w:rsidR="00F16632" w:rsidRDefault="00F16632" w:rsidP="00F16632">
      <w:pPr>
        <w:pStyle w:val="ListParagraph"/>
        <w:numPr>
          <w:ilvl w:val="0"/>
          <w:numId w:val="70"/>
        </w:numPr>
        <w:rPr>
          <w:ins w:id="534" w:author="Bill Hereth" w:date="2022-01-21T13:43:00Z"/>
        </w:rPr>
      </w:pPr>
      <w:ins w:id="535" w:author="Bill Hereth" w:date="2022-01-21T13:43:00Z">
        <w:r>
          <w:t>…</w:t>
        </w:r>
      </w:ins>
    </w:p>
    <w:p w14:paraId="5C310936" w14:textId="77777777" w:rsidR="00F16632" w:rsidRDefault="00F16632" w:rsidP="00F16632">
      <w:pPr>
        <w:pStyle w:val="ListParagraph"/>
        <w:numPr>
          <w:ilvl w:val="0"/>
          <w:numId w:val="70"/>
        </w:numPr>
        <w:rPr>
          <w:ins w:id="536" w:author="Bill Hereth" w:date="2022-01-21T13:43:00Z"/>
        </w:rPr>
      </w:pPr>
      <w:ins w:id="537" w:author="Bill Hereth" w:date="2022-01-21T13:43:00Z">
        <w:r w:rsidRPr="00B82E3F">
          <w:t>MPR_ 100%</w:t>
        </w:r>
        <w:r>
          <w:t xml:space="preserve"> – Capacity adjustment based on 100% market penetration of CAV vehicles</w:t>
        </w:r>
      </w:ins>
    </w:p>
    <w:p w14:paraId="603B3EFF" w14:textId="77777777" w:rsidR="00F16632" w:rsidRDefault="00F16632" w:rsidP="00F16632">
      <w:pPr>
        <w:rPr>
          <w:ins w:id="538" w:author="Bill Hereth" w:date="2022-01-21T13:43:00Z"/>
        </w:rPr>
      </w:pPr>
    </w:p>
    <w:p w14:paraId="5BECA96E" w14:textId="77777777" w:rsidR="00F16632" w:rsidRDefault="00F16632" w:rsidP="0030183C">
      <w:pPr>
        <w:pStyle w:val="Heading3"/>
        <w:rPr>
          <w:ins w:id="539" w:author="Bill Hereth" w:date="2022-01-21T13:43:00Z"/>
        </w:rPr>
      </w:pPr>
      <w:bookmarkStart w:id="540" w:name="_Toc95889769"/>
      <w:ins w:id="541" w:author="Bill Hereth" w:date="2022-01-21T13:43:00Z">
        <w:r>
          <w:t>Connected and Autonomous Vehicles</w:t>
        </w:r>
        <w:bookmarkEnd w:id="540"/>
      </w:ins>
    </w:p>
    <w:p w14:paraId="212CD746" w14:textId="569E12A1" w:rsidR="00F16632" w:rsidRDefault="005A7954" w:rsidP="00F16632">
      <w:pPr>
        <w:rPr>
          <w:ins w:id="542" w:author="Bill Hereth" w:date="2022-01-21T13:43:00Z"/>
        </w:rPr>
      </w:pPr>
      <w:ins w:id="543" w:author="Bill Hereth" w:date="2022-02-16T07:48:00Z">
        <w:r>
          <w:t xml:space="preserve">The </w:t>
        </w:r>
      </w:ins>
      <w:ins w:id="544" w:author="Bill Hereth" w:date="2022-02-16T07:52:00Z">
        <w:r w:rsidR="00605BDF">
          <w:t>data behind th</w:t>
        </w:r>
      </w:ins>
      <w:ins w:id="545" w:author="Bill Hereth" w:date="2022-02-16T07:48:00Z">
        <w:r>
          <w:t xml:space="preserve">e </w:t>
        </w:r>
      </w:ins>
      <w:ins w:id="546" w:author="Bill Hereth" w:date="2022-02-16T07:49:00Z">
        <w:r>
          <w:t xml:space="preserve">two </w:t>
        </w:r>
      </w:ins>
      <w:ins w:id="547" w:author="Bill Hereth" w:date="2022-02-16T07:48:00Z">
        <w:r>
          <w:t xml:space="preserve">CAV input files </w:t>
        </w:r>
      </w:ins>
      <w:ins w:id="548" w:author="Bill Hereth" w:date="2022-02-16T07:49:00Z">
        <w:r>
          <w:t>i</w:t>
        </w:r>
      </w:ins>
      <w:ins w:id="549" w:author="Bill Hereth" w:date="2022-02-16T07:52:00Z">
        <w:r w:rsidR="00605BDF">
          <w:t xml:space="preserve">s </w:t>
        </w:r>
      </w:ins>
      <w:ins w:id="550" w:author="Bill Hereth" w:date="2022-02-16T07:49:00Z">
        <w:r>
          <w:t xml:space="preserve">described in this section. Connected </w:t>
        </w:r>
      </w:ins>
      <w:ins w:id="551" w:author="Bill Hereth" w:date="2022-01-21T13:43:00Z">
        <w:r w:rsidR="00F16632">
          <w:t>Autonomous vehicles (AVs) are vehicles that are capable of driving without human intervention (also called self-driving or driverless vehicles). A connected vehicle (CV) is one that communicates with other vehicles (V2V), infrastructure (V2I), and other road users (V2X) via wireless technology.</w:t>
        </w:r>
      </w:ins>
    </w:p>
    <w:p w14:paraId="504B6B00" w14:textId="77777777" w:rsidR="00F16632" w:rsidRDefault="00F16632" w:rsidP="00664F43">
      <w:pPr>
        <w:pStyle w:val="Heading4"/>
        <w:rPr>
          <w:ins w:id="552" w:author="Bill Hereth" w:date="2022-01-21T13:43:00Z"/>
        </w:rPr>
      </w:pPr>
      <w:ins w:id="553" w:author="Bill Hereth" w:date="2022-01-21T13:43:00Z">
        <w:r>
          <w:t>General Trends</w:t>
        </w:r>
      </w:ins>
    </w:p>
    <w:p w14:paraId="7854BF48" w14:textId="77777777" w:rsidR="00F16632" w:rsidRDefault="00F16632" w:rsidP="00F16632">
      <w:pPr>
        <w:rPr>
          <w:ins w:id="554" w:author="Bill Hereth" w:date="2022-01-21T13:43:00Z"/>
        </w:rPr>
      </w:pPr>
      <w:ins w:id="555" w:author="Bill Hereth" w:date="2022-01-21T13:43:00Z">
        <w:r>
          <w:t>CAV has six levels of automation which are rated on a zero-to-five scale, as indicated in Figure 2. The levels of vehicle automation are significant because they will influence how these technologies can be implemented and deployed in the near- and long-term and how these types of technologies will affect the built environment. Most vehicles on the road today are on the spectrum of automation. Level 1 automation may include technologies such as automatic transmission, lane-keeping technologies, and assisted cruise control. Level 2 includes some of these technologies working in conjunction (such as in Tesla's Full Self-Driving (FSD) autopilot mode) with the driver. When FSD is engaged on a Tesla, the vehicle can change lanes, navigate, and change speed without driver intervention. However, the driver must still hold the steering wheel and monitor traffic for safety.</w:t>
        </w:r>
      </w:ins>
    </w:p>
    <w:p w14:paraId="663B16A7" w14:textId="77777777" w:rsidR="00F16632" w:rsidRDefault="00F16632" w:rsidP="00F16632">
      <w:pPr>
        <w:rPr>
          <w:ins w:id="556" w:author="Bill Hereth" w:date="2022-01-21T13:43:00Z"/>
        </w:rPr>
      </w:pPr>
      <w:ins w:id="557" w:author="Bill Hereth" w:date="2022-01-21T13:43:00Z">
        <w:r>
          <w:t>UDOT has prioritized connected vehicle technology research and programming. UDOT and Panasonic launched a partnership in 2019 to further expand V2X technology in the state. The state transportation department has also sponsored CV technology studies, with roadside units (RSUs) installed on some corridors to allow for transit and snowplow pre-emption. Additional studies are underway to increase the deployment of RSUs in the Region, as well as the number of state-owned vehicles with on-board units (OBUs), which allows vehicles to collect and gather important information on road conditions, weather, congestion, and other factors which may be of interest to the passenger and vehicle to make routing decisions. </w:t>
        </w:r>
      </w:ins>
    </w:p>
    <w:p w14:paraId="03E0FB49" w14:textId="77777777" w:rsidR="00F16632" w:rsidRDefault="00F16632" w:rsidP="00F16632">
      <w:pPr>
        <w:pStyle w:val="NormalWeb"/>
        <w:spacing w:before="0" w:beforeAutospacing="0" w:after="0" w:afterAutospacing="0"/>
        <w:ind w:right="270"/>
        <w:rPr>
          <w:ins w:id="558" w:author="Bill Hereth" w:date="2022-01-21T13:43:00Z"/>
          <w:rFonts w:ascii="Roboto" w:hAnsi="Roboto"/>
          <w:b/>
          <w:bCs/>
          <w:color w:val="45818E"/>
          <w:sz w:val="18"/>
          <w:szCs w:val="18"/>
        </w:rPr>
      </w:pPr>
    </w:p>
    <w:p w14:paraId="6914C13C" w14:textId="77777777" w:rsidR="00F16632" w:rsidRDefault="00F16632">
      <w:pPr>
        <w:pStyle w:val="NormalWeb"/>
        <w:keepNext/>
        <w:spacing w:before="0" w:beforeAutospacing="0" w:after="0" w:afterAutospacing="0"/>
        <w:ind w:right="274"/>
        <w:rPr>
          <w:ins w:id="559" w:author="Bill Hereth" w:date="2022-01-21T13:43:00Z"/>
        </w:rPr>
        <w:pPrChange w:id="560" w:author="Bill Hereth" w:date="2022-02-16T07:50:00Z">
          <w:pPr>
            <w:pStyle w:val="NormalWeb"/>
            <w:spacing w:before="0" w:beforeAutospacing="0" w:after="0" w:afterAutospacing="0"/>
            <w:ind w:right="270"/>
          </w:pPr>
        </w:pPrChange>
      </w:pPr>
      <w:ins w:id="561" w:author="Bill Hereth" w:date="2022-01-21T13:43:00Z">
        <w:r>
          <w:rPr>
            <w:rFonts w:ascii="Roboto" w:hAnsi="Roboto"/>
            <w:b/>
            <w:bCs/>
            <w:color w:val="45818E"/>
            <w:sz w:val="18"/>
            <w:szCs w:val="18"/>
          </w:rPr>
          <w:lastRenderedPageBreak/>
          <w:t>Figure 2.</w:t>
        </w:r>
        <w:r>
          <w:rPr>
            <w:rFonts w:ascii="Roboto" w:hAnsi="Roboto"/>
            <w:color w:val="45818E"/>
            <w:sz w:val="18"/>
            <w:szCs w:val="18"/>
          </w:rPr>
          <w:t xml:space="preserve"> Levels Of Automation</w:t>
        </w:r>
      </w:ins>
    </w:p>
    <w:p w14:paraId="5C4610F5" w14:textId="77777777" w:rsidR="00F16632" w:rsidRDefault="00F16632" w:rsidP="00F16632">
      <w:pPr>
        <w:pStyle w:val="NormalWeb"/>
        <w:spacing w:before="0" w:beforeAutospacing="0" w:after="0" w:afterAutospacing="0"/>
        <w:rPr>
          <w:ins w:id="562" w:author="Bill Hereth" w:date="2022-01-21T13:43:00Z"/>
        </w:rPr>
      </w:pPr>
      <w:ins w:id="563" w:author="Bill Hereth" w:date="2022-01-21T13:43:00Z">
        <w:r>
          <w:rPr>
            <w:rFonts w:ascii="Roboto" w:hAnsi="Roboto"/>
            <w:noProof/>
            <w:color w:val="000000"/>
            <w:sz w:val="20"/>
            <w:szCs w:val="20"/>
            <w:bdr w:val="none" w:sz="0" w:space="0" w:color="auto" w:frame="1"/>
          </w:rPr>
          <w:drawing>
            <wp:inline distT="0" distB="0" distL="0" distR="0" wp14:anchorId="31A15FFA" wp14:editId="16EBD550">
              <wp:extent cx="5943600" cy="2751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ins>
    </w:p>
    <w:p w14:paraId="07057201" w14:textId="77777777" w:rsidR="00F16632" w:rsidRDefault="00F16632" w:rsidP="00F16632">
      <w:pPr>
        <w:pStyle w:val="NormalWeb"/>
        <w:spacing w:before="0" w:beforeAutospacing="0" w:after="0" w:afterAutospacing="0"/>
        <w:ind w:left="90"/>
        <w:rPr>
          <w:ins w:id="564" w:author="Bill Hereth" w:date="2022-01-21T13:43:00Z"/>
        </w:rPr>
      </w:pPr>
      <w:ins w:id="565" w:author="Bill Hereth" w:date="2022-01-21T13:43:00Z">
        <w:r>
          <w:rPr>
            <w:rFonts w:ascii="Roboto" w:hAnsi="Roboto"/>
            <w:color w:val="000000"/>
            <w:sz w:val="16"/>
            <w:szCs w:val="16"/>
          </w:rPr>
          <w:t xml:space="preserve">Source: National Highway Traffic Safety Administration, Levels of Vehicle Automation: </w:t>
        </w:r>
        <w:r>
          <w:fldChar w:fldCharType="begin"/>
        </w:r>
        <w:r>
          <w:instrText xml:space="preserve"> HYPERLINK "https://www.nhtsa.gov/technology-innovation/automated-vehicles-safety" </w:instrText>
        </w:r>
        <w:r>
          <w:fldChar w:fldCharType="separate"/>
        </w:r>
        <w:r>
          <w:rPr>
            <w:rStyle w:val="Hyperlink"/>
            <w:rFonts w:ascii="Roboto" w:eastAsiaTheme="majorEastAsia" w:hAnsi="Roboto"/>
            <w:color w:val="1155CC"/>
            <w:sz w:val="16"/>
            <w:szCs w:val="16"/>
          </w:rPr>
          <w:t>https://www.nhtsa.gov/technology-innovation/automated-vehicles-safety</w:t>
        </w:r>
        <w:r>
          <w:fldChar w:fldCharType="end"/>
        </w:r>
        <w:r>
          <w:rPr>
            <w:rFonts w:ascii="Roboto" w:hAnsi="Roboto"/>
            <w:color w:val="000000"/>
            <w:sz w:val="16"/>
            <w:szCs w:val="16"/>
          </w:rPr>
          <w:t> </w:t>
        </w:r>
      </w:ins>
    </w:p>
    <w:p w14:paraId="76F35286" w14:textId="77777777" w:rsidR="00F16632" w:rsidRDefault="00F16632" w:rsidP="00F16632">
      <w:pPr>
        <w:spacing w:after="240"/>
        <w:rPr>
          <w:ins w:id="566" w:author="Bill Hereth" w:date="2022-01-21T13:43:00Z"/>
        </w:rPr>
      </w:pPr>
    </w:p>
    <w:p w14:paraId="6FB1C76D" w14:textId="77777777" w:rsidR="00F16632" w:rsidRDefault="00F16632" w:rsidP="00664F43">
      <w:pPr>
        <w:pStyle w:val="Heading4"/>
        <w:rPr>
          <w:ins w:id="567" w:author="Bill Hereth" w:date="2022-01-21T13:43:00Z"/>
        </w:rPr>
      </w:pPr>
      <w:ins w:id="568" w:author="Bill Hereth" w:date="2022-01-21T13:43:00Z">
        <w:r>
          <w:t>Implementation</w:t>
        </w:r>
      </w:ins>
    </w:p>
    <w:p w14:paraId="123C9E68" w14:textId="77777777" w:rsidR="00F16632" w:rsidRDefault="00F16632" w:rsidP="00F16632">
      <w:pPr>
        <w:rPr>
          <w:ins w:id="569" w:author="Bill Hereth" w:date="2022-01-21T13:43:00Z"/>
        </w:rPr>
      </w:pPr>
      <w:ins w:id="570" w:author="Bill Hereth" w:date="2022-01-21T13:43:00Z">
        <w:r>
          <w:t>Implementation of CAV will rely on several factors. Many industry experts have different timelines for AV market penetration and full adoption that vary between the upcoming decades. Regardless of the uncertainty in technology implementation, one of the touted benefits of CAV, in addition to safety improvements, is increased capacity on highways through the vehicles’ ability to communicate with each other and perform Cooperative Adaptive Cruise Control (CACC) that will allow for the platooning of vehicles. </w:t>
        </w:r>
      </w:ins>
    </w:p>
    <w:p w14:paraId="3A95AE5C" w14:textId="77777777" w:rsidR="00F16632" w:rsidRDefault="00F16632" w:rsidP="00F16632">
      <w:pPr>
        <w:rPr>
          <w:ins w:id="571" w:author="Bill Hereth" w:date="2022-01-21T13:43:00Z"/>
        </w:rPr>
      </w:pPr>
      <w:ins w:id="572" w:author="Bill Hereth" w:date="2022-01-21T13:43:00Z">
        <w:r>
          <w:t>All telematic applications fall under the overall transportation system concept of ITS. Wireless communication of CVs is made possible through the evolution of OBUs in vehicles that are able to communicate wirelessly with other vehicles and RSUs. With this technology, vehicles are able to capture information about road conditions, speed, weather events, highway debris, and other necessary information about the roadway which can be shared with other vehicles. </w:t>
        </w:r>
      </w:ins>
    </w:p>
    <w:p w14:paraId="1B4ECA34" w14:textId="77777777" w:rsidR="00F16632" w:rsidRDefault="00F16632" w:rsidP="00F16632">
      <w:pPr>
        <w:rPr>
          <w:ins w:id="573" w:author="Bill Hereth" w:date="2022-01-21T13:43:00Z"/>
        </w:rPr>
      </w:pPr>
      <w:ins w:id="574" w:author="Bill Hereth" w:date="2022-01-21T13:43:00Z">
        <w:r>
          <w:t xml:space="preserve">Although future development of connected and autonomous vehicles will have some level of </w:t>
        </w:r>
        <w:proofErr w:type="spellStart"/>
        <w:r>
          <w:t>connectability</w:t>
        </w:r>
        <w:proofErr w:type="spellEnd"/>
        <w:r>
          <w:t>— either with the infrastructure, network, or other vehicles— it is not automatically guaranteed that all future vehicles will have these capabilities. Although CV and AV technology are related, a vehicle can have automation functions and not communicate with the road infrastructure technology. Connected vehicle technologies are readily implemented on roadways today, but a larger range of uncertainties exist with regards to when full automation of connected vehicles will be adopted in the United States. WFRC staff initially discussed with partners and other experts the potential to separate connected vehicles from vehicle automation, but ultimately determined to analyze CAV as one external force. </w:t>
        </w:r>
      </w:ins>
    </w:p>
    <w:p w14:paraId="38AFEB02" w14:textId="77777777" w:rsidR="00F16632" w:rsidRDefault="00F16632" w:rsidP="00F16632">
      <w:pPr>
        <w:rPr>
          <w:ins w:id="575" w:author="Bill Hereth" w:date="2022-01-21T13:43:00Z"/>
        </w:rPr>
      </w:pPr>
    </w:p>
    <w:p w14:paraId="4FD77575" w14:textId="77777777" w:rsidR="00F16632" w:rsidRPr="00D35F76" w:rsidRDefault="00F16632" w:rsidP="00F16632">
      <w:pPr>
        <w:pStyle w:val="NormalWeb"/>
        <w:spacing w:before="0" w:beforeAutospacing="0" w:after="0" w:afterAutospacing="0"/>
        <w:ind w:right="270"/>
        <w:jc w:val="center"/>
        <w:rPr>
          <w:ins w:id="576" w:author="Bill Hereth" w:date="2022-01-21T13:43:00Z"/>
          <w:b/>
          <w:bCs/>
        </w:rPr>
      </w:pPr>
      <w:ins w:id="577" w:author="Bill Hereth" w:date="2022-01-21T13:43:00Z">
        <w:r w:rsidRPr="00D35F76">
          <w:rPr>
            <w:rFonts w:ascii="Roboto" w:hAnsi="Roboto"/>
            <w:b/>
            <w:bCs/>
            <w:color w:val="45818E"/>
          </w:rPr>
          <w:t>Connected and Autonomous Vehicle Implementation Ranges</w:t>
        </w:r>
      </w:ins>
    </w:p>
    <w:tbl>
      <w:tblPr>
        <w:tblW w:w="0" w:type="auto"/>
        <w:tblCellMar>
          <w:top w:w="15" w:type="dxa"/>
          <w:left w:w="15" w:type="dxa"/>
          <w:bottom w:w="15" w:type="dxa"/>
          <w:right w:w="15" w:type="dxa"/>
        </w:tblCellMar>
        <w:tblLook w:val="04A0" w:firstRow="1" w:lastRow="0" w:firstColumn="1" w:lastColumn="0" w:noHBand="0" w:noVBand="1"/>
      </w:tblPr>
      <w:tblGrid>
        <w:gridCol w:w="1541"/>
        <w:gridCol w:w="3362"/>
        <w:gridCol w:w="4427"/>
      </w:tblGrid>
      <w:tr w:rsidR="00F16632" w14:paraId="0790D0C0" w14:textId="77777777" w:rsidTr="00111FDE">
        <w:trPr>
          <w:trHeight w:val="450"/>
          <w:ins w:id="578" w:author="Bill Hereth" w:date="2022-01-21T13:43:00Z"/>
        </w:trPr>
        <w:tc>
          <w:tcPr>
            <w:tcW w:w="0" w:type="auto"/>
            <w:tcBorders>
              <w:top w:val="single" w:sz="12" w:space="0" w:color="FFFFFF"/>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17C1D928" w14:textId="77777777" w:rsidR="00F16632" w:rsidRPr="00D35F76" w:rsidRDefault="00F16632" w:rsidP="00111FDE">
            <w:pPr>
              <w:pStyle w:val="NormalWeb"/>
              <w:spacing w:before="0" w:beforeAutospacing="0" w:after="0" w:afterAutospacing="0"/>
              <w:rPr>
                <w:ins w:id="579" w:author="Bill Hereth" w:date="2022-01-21T13:43:00Z"/>
                <w:sz w:val="18"/>
                <w:szCs w:val="18"/>
              </w:rPr>
            </w:pPr>
            <w:ins w:id="580" w:author="Bill Hereth" w:date="2022-01-21T13:43:00Z">
              <w:r w:rsidRPr="00D35F76">
                <w:rPr>
                  <w:rFonts w:ascii="Roboto" w:hAnsi="Roboto"/>
                  <w:color w:val="000000"/>
                  <w:sz w:val="18"/>
                  <w:szCs w:val="18"/>
                </w:rPr>
                <w:t>SCENARIO</w:t>
              </w:r>
            </w:ins>
          </w:p>
        </w:tc>
        <w:tc>
          <w:tcPr>
            <w:tcW w:w="0" w:type="auto"/>
            <w:tcBorders>
              <w:top w:val="single" w:sz="12" w:space="0" w:color="FFFFFF"/>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02B48A3C" w14:textId="77777777" w:rsidR="00F16632" w:rsidRPr="00D35F76" w:rsidRDefault="00F16632" w:rsidP="00111FDE">
            <w:pPr>
              <w:pStyle w:val="NormalWeb"/>
              <w:spacing w:before="0" w:beforeAutospacing="0" w:after="0" w:afterAutospacing="0"/>
              <w:rPr>
                <w:ins w:id="581" w:author="Bill Hereth" w:date="2022-01-21T13:43:00Z"/>
                <w:sz w:val="18"/>
                <w:szCs w:val="18"/>
              </w:rPr>
            </w:pPr>
            <w:ins w:id="582" w:author="Bill Hereth" w:date="2022-01-21T13:43:00Z">
              <w:r w:rsidRPr="00D35F76">
                <w:rPr>
                  <w:rFonts w:ascii="Roboto" w:hAnsi="Roboto"/>
                  <w:color w:val="000000"/>
                  <w:sz w:val="18"/>
                  <w:szCs w:val="18"/>
                </w:rPr>
                <w:t>RANGE</w:t>
              </w:r>
            </w:ins>
          </w:p>
        </w:tc>
        <w:tc>
          <w:tcPr>
            <w:tcW w:w="0" w:type="auto"/>
            <w:tcBorders>
              <w:top w:val="single" w:sz="12" w:space="0" w:color="FFFFFF"/>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6327C3D6" w14:textId="77777777" w:rsidR="00F16632" w:rsidRPr="00D35F76" w:rsidRDefault="00F16632" w:rsidP="00111FDE">
            <w:pPr>
              <w:pStyle w:val="NormalWeb"/>
              <w:spacing w:before="0" w:beforeAutospacing="0" w:after="0" w:afterAutospacing="0"/>
              <w:rPr>
                <w:ins w:id="583" w:author="Bill Hereth" w:date="2022-01-21T13:43:00Z"/>
                <w:sz w:val="18"/>
                <w:szCs w:val="18"/>
              </w:rPr>
            </w:pPr>
            <w:ins w:id="584" w:author="Bill Hereth" w:date="2022-01-21T13:43:00Z">
              <w:r w:rsidRPr="00D35F76">
                <w:rPr>
                  <w:rFonts w:ascii="Roboto" w:hAnsi="Roboto"/>
                  <w:color w:val="000000"/>
                  <w:sz w:val="18"/>
                  <w:szCs w:val="18"/>
                </w:rPr>
                <w:t>JUSTIFICATION</w:t>
              </w:r>
            </w:ins>
          </w:p>
        </w:tc>
      </w:tr>
      <w:tr w:rsidR="00F16632" w14:paraId="0B6C326B" w14:textId="77777777" w:rsidTr="00111FDE">
        <w:trPr>
          <w:trHeight w:val="420"/>
          <w:ins w:id="585" w:author="Bill Hereth" w:date="2022-01-21T13:43:00Z"/>
        </w:trPr>
        <w:tc>
          <w:tcPr>
            <w:tcW w:w="0" w:type="auto"/>
            <w:tcBorders>
              <w:top w:val="single" w:sz="8"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59A4FE5C" w14:textId="77777777" w:rsidR="00F16632" w:rsidRPr="00D35F76" w:rsidRDefault="00F16632" w:rsidP="00111FDE">
            <w:pPr>
              <w:pStyle w:val="NormalWeb"/>
              <w:spacing w:before="0" w:beforeAutospacing="0" w:after="0" w:afterAutospacing="0"/>
              <w:rPr>
                <w:ins w:id="586" w:author="Bill Hereth" w:date="2022-01-21T13:43:00Z"/>
                <w:sz w:val="18"/>
                <w:szCs w:val="18"/>
              </w:rPr>
            </w:pPr>
            <w:ins w:id="587" w:author="Bill Hereth" w:date="2022-01-21T13:43:00Z">
              <w:r w:rsidRPr="00D35F76">
                <w:rPr>
                  <w:rFonts w:ascii="Roboto" w:hAnsi="Roboto"/>
                  <w:color w:val="000000"/>
                  <w:sz w:val="18"/>
                  <w:szCs w:val="18"/>
                </w:rPr>
                <w:lastRenderedPageBreak/>
                <w:t>2020 Existing </w:t>
              </w:r>
            </w:ins>
          </w:p>
        </w:tc>
        <w:tc>
          <w:tcPr>
            <w:tcW w:w="0" w:type="auto"/>
            <w:tcBorders>
              <w:top w:val="single" w:sz="8"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29BEFA7F" w14:textId="77777777" w:rsidR="00F16632" w:rsidRPr="00D35F76" w:rsidRDefault="00F16632" w:rsidP="00111FDE">
            <w:pPr>
              <w:pStyle w:val="NormalWeb"/>
              <w:spacing w:before="0" w:beforeAutospacing="0" w:after="0" w:afterAutospacing="0"/>
              <w:rPr>
                <w:ins w:id="588" w:author="Bill Hereth" w:date="2022-01-21T13:43:00Z"/>
                <w:sz w:val="18"/>
                <w:szCs w:val="18"/>
              </w:rPr>
            </w:pPr>
            <w:ins w:id="589" w:author="Bill Hereth" w:date="2022-01-21T13:43:00Z">
              <w:r w:rsidRPr="00D35F76">
                <w:rPr>
                  <w:rFonts w:ascii="Roboto" w:hAnsi="Roboto"/>
                  <w:color w:val="000000"/>
                  <w:sz w:val="18"/>
                  <w:szCs w:val="18"/>
                </w:rPr>
                <w:t>Minimal </w:t>
              </w:r>
            </w:ins>
          </w:p>
        </w:tc>
        <w:tc>
          <w:tcPr>
            <w:tcW w:w="0" w:type="auto"/>
            <w:tcBorders>
              <w:top w:val="single" w:sz="8"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1E9CA345" w14:textId="77777777" w:rsidR="00F16632" w:rsidRPr="00D35F76" w:rsidRDefault="00F16632" w:rsidP="00111FDE">
            <w:pPr>
              <w:pStyle w:val="NormalWeb"/>
              <w:spacing w:before="0" w:beforeAutospacing="0" w:after="0" w:afterAutospacing="0"/>
              <w:rPr>
                <w:ins w:id="590" w:author="Bill Hereth" w:date="2022-01-21T13:43:00Z"/>
                <w:sz w:val="18"/>
                <w:szCs w:val="18"/>
              </w:rPr>
            </w:pPr>
            <w:ins w:id="591" w:author="Bill Hereth" w:date="2022-01-21T13:43:00Z">
              <w:r w:rsidRPr="00D35F76">
                <w:rPr>
                  <w:rFonts w:ascii="Roboto" w:hAnsi="Roboto"/>
                  <w:color w:val="000000"/>
                  <w:sz w:val="18"/>
                  <w:szCs w:val="18"/>
                </w:rPr>
                <w:t>Based on on-going UDOT/UTA TSP studies on Redwood Road and Utah Valley Express (UVX) transit routes and in preparation for future expansion projects in the Region (as of December 2020). </w:t>
              </w:r>
            </w:ins>
          </w:p>
          <w:p w14:paraId="7A304C54" w14:textId="77777777" w:rsidR="00F16632" w:rsidRPr="00D35F76" w:rsidRDefault="00F16632" w:rsidP="00111FDE">
            <w:pPr>
              <w:rPr>
                <w:ins w:id="592" w:author="Bill Hereth" w:date="2022-01-21T13:43:00Z"/>
                <w:sz w:val="18"/>
                <w:szCs w:val="18"/>
              </w:rPr>
            </w:pPr>
          </w:p>
          <w:p w14:paraId="29ED308C" w14:textId="77777777" w:rsidR="00F16632" w:rsidRPr="00D35F76" w:rsidRDefault="00F16632" w:rsidP="00111FDE">
            <w:pPr>
              <w:pStyle w:val="NormalWeb"/>
              <w:spacing w:before="0" w:beforeAutospacing="0" w:after="0" w:afterAutospacing="0"/>
              <w:rPr>
                <w:ins w:id="593" w:author="Bill Hereth" w:date="2022-01-21T13:43:00Z"/>
                <w:sz w:val="18"/>
                <w:szCs w:val="18"/>
              </w:rPr>
            </w:pPr>
            <w:ins w:id="594" w:author="Bill Hereth" w:date="2022-01-21T13:43:00Z">
              <w:r w:rsidRPr="00D35F76">
                <w:rPr>
                  <w:rFonts w:ascii="Roboto" w:hAnsi="Roboto"/>
                  <w:color w:val="000000"/>
                  <w:sz w:val="18"/>
                  <w:szCs w:val="18"/>
                </w:rPr>
                <w:t xml:space="preserve">Regarding automation specifically within vehicles, there are some vehicles which currently operate on the Wasatch Front roadway network that have some level of automation (i.e., </w:t>
              </w:r>
              <w:proofErr w:type="spellStart"/>
              <w:r w:rsidRPr="00D35F76">
                <w:rPr>
                  <w:rFonts w:ascii="Roboto" w:hAnsi="Roboto"/>
                  <w:color w:val="000000"/>
                  <w:sz w:val="18"/>
                  <w:szCs w:val="18"/>
                </w:rPr>
                <w:t>Teslas</w:t>
              </w:r>
              <w:proofErr w:type="spellEnd"/>
              <w:r w:rsidRPr="00D35F76">
                <w:rPr>
                  <w:rFonts w:ascii="Roboto" w:hAnsi="Roboto"/>
                  <w:color w:val="000000"/>
                  <w:sz w:val="18"/>
                  <w:szCs w:val="18"/>
                </w:rPr>
                <w:t>). However, this number is negligible.</w:t>
              </w:r>
            </w:ins>
          </w:p>
        </w:tc>
      </w:tr>
      <w:tr w:rsidR="00F16632" w14:paraId="69EF23CC" w14:textId="77777777" w:rsidTr="00111FDE">
        <w:trPr>
          <w:trHeight w:val="450"/>
          <w:ins w:id="595"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50D6F841" w14:textId="77777777" w:rsidR="00F16632" w:rsidRPr="00D35F76" w:rsidRDefault="00F16632" w:rsidP="00111FDE">
            <w:pPr>
              <w:pStyle w:val="NormalWeb"/>
              <w:spacing w:before="0" w:beforeAutospacing="0" w:after="0" w:afterAutospacing="0"/>
              <w:rPr>
                <w:ins w:id="596" w:author="Bill Hereth" w:date="2022-01-21T13:43:00Z"/>
                <w:sz w:val="18"/>
                <w:szCs w:val="18"/>
              </w:rPr>
            </w:pPr>
            <w:ins w:id="597" w:author="Bill Hereth" w:date="2022-01-21T13:43:00Z">
              <w:r w:rsidRPr="00D35F76">
                <w:rPr>
                  <w:rFonts w:ascii="Roboto" w:hAnsi="Roboto"/>
                  <w:color w:val="000000"/>
                  <w:sz w:val="18"/>
                  <w:szCs w:val="18"/>
                </w:rPr>
                <w:t>Base Scenario</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61FEB718" w14:textId="77777777" w:rsidR="00F16632" w:rsidRPr="00D35F76" w:rsidRDefault="00F16632" w:rsidP="00111FDE">
            <w:pPr>
              <w:pStyle w:val="NormalWeb"/>
              <w:spacing w:before="0" w:beforeAutospacing="0" w:after="0" w:afterAutospacing="0"/>
              <w:rPr>
                <w:ins w:id="598" w:author="Bill Hereth" w:date="2022-01-21T13:43:00Z"/>
                <w:sz w:val="18"/>
                <w:szCs w:val="18"/>
              </w:rPr>
            </w:pPr>
            <w:ins w:id="599" w:author="Bill Hereth" w:date="2022-01-21T13:43:00Z">
              <w:r w:rsidRPr="00D35F76">
                <w:rPr>
                  <w:rFonts w:ascii="Roboto" w:hAnsi="Roboto"/>
                  <w:color w:val="000000"/>
                  <w:sz w:val="18"/>
                  <w:szCs w:val="18"/>
                </w:rPr>
                <w:t>0% </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03C2F9A0" w14:textId="77777777" w:rsidR="00F16632" w:rsidRPr="00D35F76" w:rsidRDefault="00F16632" w:rsidP="00111FDE">
            <w:pPr>
              <w:pStyle w:val="NormalWeb"/>
              <w:spacing w:before="0" w:beforeAutospacing="0" w:after="0" w:afterAutospacing="0"/>
              <w:rPr>
                <w:ins w:id="600" w:author="Bill Hereth" w:date="2022-01-21T13:43:00Z"/>
                <w:sz w:val="18"/>
                <w:szCs w:val="18"/>
              </w:rPr>
            </w:pPr>
            <w:ins w:id="601" w:author="Bill Hereth" w:date="2022-01-21T13:43:00Z">
              <w:r w:rsidRPr="00D35F76">
                <w:rPr>
                  <w:rFonts w:ascii="Roboto" w:hAnsi="Roboto"/>
                  <w:color w:val="000000"/>
                  <w:sz w:val="18"/>
                  <w:szCs w:val="18"/>
                </w:rPr>
                <w:t>Not currently included in the Wasatch Front TDM Version 8.3.1. </w:t>
              </w:r>
            </w:ins>
          </w:p>
        </w:tc>
      </w:tr>
      <w:tr w:rsidR="00F16632" w14:paraId="32384414" w14:textId="77777777" w:rsidTr="00111FDE">
        <w:trPr>
          <w:trHeight w:val="450"/>
          <w:ins w:id="602"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163D3D8D" w14:textId="77777777" w:rsidR="00F16632" w:rsidRPr="00D35F76" w:rsidRDefault="00F16632" w:rsidP="00111FDE">
            <w:pPr>
              <w:pStyle w:val="NormalWeb"/>
              <w:spacing w:before="0" w:beforeAutospacing="0" w:after="0" w:afterAutospacing="0"/>
              <w:rPr>
                <w:ins w:id="603" w:author="Bill Hereth" w:date="2022-01-21T13:43:00Z"/>
                <w:sz w:val="18"/>
                <w:szCs w:val="18"/>
              </w:rPr>
            </w:pPr>
            <w:ins w:id="604" w:author="Bill Hereth" w:date="2022-01-21T13:43:00Z">
              <w:r w:rsidRPr="00D35F76">
                <w:rPr>
                  <w:rFonts w:ascii="Roboto" w:hAnsi="Roboto"/>
                  <w:color w:val="000000"/>
                  <w:sz w:val="18"/>
                  <w:szCs w:val="18"/>
                </w:rPr>
                <w:t>Low Implementation</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466F080A" w14:textId="77777777" w:rsidR="00F16632" w:rsidRPr="00D35F76" w:rsidRDefault="00F16632" w:rsidP="00111FDE">
            <w:pPr>
              <w:pStyle w:val="NormalWeb"/>
              <w:spacing w:before="0" w:beforeAutospacing="0" w:after="0" w:afterAutospacing="0"/>
              <w:rPr>
                <w:ins w:id="605" w:author="Bill Hereth" w:date="2022-01-21T13:43:00Z"/>
                <w:sz w:val="18"/>
                <w:szCs w:val="18"/>
              </w:rPr>
            </w:pPr>
            <w:ins w:id="606" w:author="Bill Hereth" w:date="2022-01-21T13:43:00Z">
              <w:r w:rsidRPr="00D35F76">
                <w:rPr>
                  <w:rFonts w:ascii="Roboto" w:hAnsi="Roboto"/>
                  <w:color w:val="000000"/>
                  <w:sz w:val="18"/>
                  <w:szCs w:val="18"/>
                </w:rPr>
                <w:t>V2X/I2V/V2V: 100% adoption of in-vehicle infotainment, wireless capabilities in all new vehicles; RSUs installed on 60% of all roads. 15% of Level 3/Level 4 Automation for all new vehicle sales; 100% Level 2 Automation for all new vehicle sales.</w:t>
              </w:r>
            </w:ins>
          </w:p>
        </w:tc>
        <w:tc>
          <w:tcPr>
            <w:tcW w:w="0" w:type="auto"/>
            <w:vMerge w:val="restart"/>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2C943BDB" w14:textId="77777777" w:rsidR="00F16632" w:rsidRPr="00D35F76" w:rsidRDefault="00F16632" w:rsidP="00111FDE">
            <w:pPr>
              <w:pStyle w:val="NormalWeb"/>
              <w:spacing w:before="0" w:beforeAutospacing="0" w:after="0" w:afterAutospacing="0"/>
              <w:rPr>
                <w:ins w:id="607" w:author="Bill Hereth" w:date="2022-01-21T13:43:00Z"/>
                <w:sz w:val="18"/>
                <w:szCs w:val="18"/>
              </w:rPr>
            </w:pPr>
            <w:ins w:id="608" w:author="Bill Hereth" w:date="2022-01-21T13:43:00Z">
              <w:r w:rsidRPr="00D35F76">
                <w:rPr>
                  <w:rFonts w:ascii="Roboto" w:hAnsi="Roboto"/>
                  <w:color w:val="000000"/>
                  <w:sz w:val="18"/>
                  <w:szCs w:val="18"/>
                </w:rPr>
                <w:t xml:space="preserve">Based on initial findings from Todd </w:t>
              </w:r>
              <w:proofErr w:type="spellStart"/>
              <w:r w:rsidRPr="00D35F76">
                <w:rPr>
                  <w:rFonts w:ascii="Roboto" w:hAnsi="Roboto"/>
                  <w:color w:val="000000"/>
                  <w:sz w:val="18"/>
                  <w:szCs w:val="18"/>
                </w:rPr>
                <w:t>Litman’s</w:t>
              </w:r>
              <w:proofErr w:type="spellEnd"/>
              <w:r w:rsidRPr="00D35F76">
                <w:rPr>
                  <w:rFonts w:ascii="Roboto" w:hAnsi="Roboto"/>
                  <w:color w:val="000000"/>
                  <w:sz w:val="18"/>
                  <w:szCs w:val="18"/>
                </w:rPr>
                <w:t xml:space="preserve"> Autonomous Vehicle Implementation Predictions. WFRC Long Range Planning met with Blaine Leonard, UDOT, on January 30, September 14, and October 8, 2020 to discuss these implementation rates. UDOT confirmed that the rate of adoption is appropriate and in alignment with UDOT’s assumptions. </w:t>
              </w:r>
            </w:ins>
          </w:p>
          <w:p w14:paraId="4DC8FA54" w14:textId="77777777" w:rsidR="00F16632" w:rsidRPr="00D35F76" w:rsidRDefault="00F16632" w:rsidP="00111FDE">
            <w:pPr>
              <w:spacing w:after="240"/>
              <w:rPr>
                <w:ins w:id="609" w:author="Bill Hereth" w:date="2022-01-21T13:43:00Z"/>
                <w:sz w:val="18"/>
                <w:szCs w:val="18"/>
              </w:rPr>
            </w:pPr>
          </w:p>
        </w:tc>
      </w:tr>
      <w:tr w:rsidR="00F16632" w14:paraId="5C48718D" w14:textId="77777777" w:rsidTr="00111FDE">
        <w:trPr>
          <w:trHeight w:val="450"/>
          <w:ins w:id="610"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33988BC2" w14:textId="77777777" w:rsidR="00F16632" w:rsidRPr="00D35F76" w:rsidRDefault="00F16632" w:rsidP="00111FDE">
            <w:pPr>
              <w:pStyle w:val="NormalWeb"/>
              <w:spacing w:before="0" w:beforeAutospacing="0" w:after="0" w:afterAutospacing="0"/>
              <w:rPr>
                <w:ins w:id="611" w:author="Bill Hereth" w:date="2022-01-21T13:43:00Z"/>
                <w:sz w:val="18"/>
                <w:szCs w:val="18"/>
              </w:rPr>
            </w:pPr>
            <w:ins w:id="612" w:author="Bill Hereth" w:date="2022-01-21T13:43:00Z">
              <w:r w:rsidRPr="00D35F76">
                <w:rPr>
                  <w:rFonts w:ascii="Roboto" w:hAnsi="Roboto"/>
                  <w:color w:val="000000"/>
                  <w:sz w:val="18"/>
                  <w:szCs w:val="18"/>
                </w:rPr>
                <w:t>Medium Implementation</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7E3658CE" w14:textId="77777777" w:rsidR="00F16632" w:rsidRPr="00D35F76" w:rsidRDefault="00F16632" w:rsidP="00111FDE">
            <w:pPr>
              <w:pStyle w:val="NormalWeb"/>
              <w:spacing w:before="0" w:beforeAutospacing="0" w:after="0" w:afterAutospacing="0"/>
              <w:rPr>
                <w:ins w:id="613" w:author="Bill Hereth" w:date="2022-01-21T13:43:00Z"/>
                <w:sz w:val="18"/>
                <w:szCs w:val="18"/>
              </w:rPr>
            </w:pPr>
            <w:ins w:id="614" w:author="Bill Hereth" w:date="2022-01-21T13:43:00Z">
              <w:r w:rsidRPr="00D35F76">
                <w:rPr>
                  <w:rFonts w:ascii="Roboto" w:hAnsi="Roboto"/>
                  <w:color w:val="000000"/>
                  <w:sz w:val="18"/>
                  <w:szCs w:val="18"/>
                </w:rPr>
                <w:t>V2X/I2V/V2V: 100% adoption of in-vehicle infotainment, wireless capabilities in all new vehicles; RSUs installed on 80% of all roads. 25% of Level 3/Level 4 Automation for all new vehicle sales; 100% Level 2 Automation for all new vehicle sales.</w:t>
              </w:r>
            </w:ins>
          </w:p>
        </w:tc>
        <w:tc>
          <w:tcPr>
            <w:tcW w:w="0" w:type="auto"/>
            <w:vMerge/>
            <w:tcBorders>
              <w:top w:val="single" w:sz="12" w:space="0" w:color="FFFFFF"/>
              <w:left w:val="single" w:sz="12" w:space="0" w:color="FFFFFF"/>
              <w:bottom w:val="single" w:sz="12" w:space="0" w:color="FFFFFF"/>
              <w:right w:val="single" w:sz="12" w:space="0" w:color="FFFFFF"/>
            </w:tcBorders>
            <w:vAlign w:val="center"/>
            <w:hideMark/>
          </w:tcPr>
          <w:p w14:paraId="05F9D40C" w14:textId="77777777" w:rsidR="00F16632" w:rsidRDefault="00F16632" w:rsidP="00111FDE">
            <w:pPr>
              <w:rPr>
                <w:ins w:id="615" w:author="Bill Hereth" w:date="2022-01-21T13:43:00Z"/>
                <w:sz w:val="24"/>
                <w:szCs w:val="24"/>
              </w:rPr>
            </w:pPr>
          </w:p>
        </w:tc>
      </w:tr>
      <w:tr w:rsidR="00F16632" w14:paraId="4905C460" w14:textId="77777777" w:rsidTr="00111FDE">
        <w:trPr>
          <w:trHeight w:val="450"/>
          <w:ins w:id="616"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623919F8" w14:textId="77777777" w:rsidR="00F16632" w:rsidRPr="00D35F76" w:rsidRDefault="00F16632" w:rsidP="00111FDE">
            <w:pPr>
              <w:pStyle w:val="NormalWeb"/>
              <w:spacing w:before="0" w:beforeAutospacing="0" w:after="0" w:afterAutospacing="0"/>
              <w:rPr>
                <w:ins w:id="617" w:author="Bill Hereth" w:date="2022-01-21T13:43:00Z"/>
                <w:sz w:val="18"/>
                <w:szCs w:val="18"/>
              </w:rPr>
            </w:pPr>
            <w:ins w:id="618" w:author="Bill Hereth" w:date="2022-01-21T13:43:00Z">
              <w:r w:rsidRPr="00D35F76">
                <w:rPr>
                  <w:rFonts w:ascii="Roboto" w:hAnsi="Roboto"/>
                  <w:color w:val="000000"/>
                  <w:sz w:val="18"/>
                  <w:szCs w:val="18"/>
                </w:rPr>
                <w:t>High Implementation</w:t>
              </w:r>
            </w:ins>
          </w:p>
        </w:tc>
        <w:tc>
          <w:tcPr>
            <w:tcW w:w="0" w:type="auto"/>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43A62093" w14:textId="77777777" w:rsidR="00F16632" w:rsidRPr="00D35F76" w:rsidRDefault="00F16632" w:rsidP="00111FDE">
            <w:pPr>
              <w:pStyle w:val="NormalWeb"/>
              <w:spacing w:before="0" w:beforeAutospacing="0" w:after="0" w:afterAutospacing="0"/>
              <w:rPr>
                <w:ins w:id="619" w:author="Bill Hereth" w:date="2022-01-21T13:43:00Z"/>
                <w:sz w:val="18"/>
                <w:szCs w:val="18"/>
              </w:rPr>
            </w:pPr>
            <w:ins w:id="620" w:author="Bill Hereth" w:date="2022-01-21T13:43:00Z">
              <w:r w:rsidRPr="00D35F76">
                <w:rPr>
                  <w:rFonts w:ascii="Roboto" w:hAnsi="Roboto"/>
                  <w:color w:val="000000"/>
                  <w:sz w:val="18"/>
                  <w:szCs w:val="18"/>
                </w:rPr>
                <w:t>V2X/I2V/V2V: 100% adoption of in-vehicle infotainment, wireless capabilities in all new vehicles; RSUs installed on 100% of all roads. 50% of Level 3/Level 4 Automation for all new vehicle sales; 100% Level 2 Automation for all new vehicle sales</w:t>
              </w:r>
            </w:ins>
          </w:p>
        </w:tc>
        <w:tc>
          <w:tcPr>
            <w:tcW w:w="0" w:type="auto"/>
            <w:vMerge/>
            <w:tcBorders>
              <w:top w:val="single" w:sz="12" w:space="0" w:color="FFFFFF"/>
              <w:left w:val="single" w:sz="12" w:space="0" w:color="FFFFFF"/>
              <w:bottom w:val="single" w:sz="12" w:space="0" w:color="FFFFFF"/>
              <w:right w:val="single" w:sz="12" w:space="0" w:color="FFFFFF"/>
            </w:tcBorders>
            <w:vAlign w:val="center"/>
            <w:hideMark/>
          </w:tcPr>
          <w:p w14:paraId="573C8D4E" w14:textId="77777777" w:rsidR="00F16632" w:rsidRDefault="00F16632" w:rsidP="00111FDE">
            <w:pPr>
              <w:rPr>
                <w:ins w:id="621" w:author="Bill Hereth" w:date="2022-01-21T13:43:00Z"/>
                <w:sz w:val="24"/>
                <w:szCs w:val="24"/>
              </w:rPr>
            </w:pPr>
          </w:p>
        </w:tc>
      </w:tr>
    </w:tbl>
    <w:p w14:paraId="7D4B64F2" w14:textId="77777777" w:rsidR="00F16632" w:rsidRDefault="00F16632" w:rsidP="00F16632">
      <w:pPr>
        <w:spacing w:after="240"/>
        <w:rPr>
          <w:ins w:id="622" w:author="Bill Hereth" w:date="2022-01-21T13:43:00Z"/>
        </w:rPr>
      </w:pPr>
      <w:ins w:id="623" w:author="Bill Hereth" w:date="2022-01-21T13:43:00Z">
        <w:r>
          <w:br/>
        </w:r>
      </w:ins>
    </w:p>
    <w:p w14:paraId="506CA275" w14:textId="77777777" w:rsidR="00F16632" w:rsidRDefault="00F16632" w:rsidP="00664F43">
      <w:pPr>
        <w:pStyle w:val="Heading4"/>
        <w:rPr>
          <w:ins w:id="624" w:author="Bill Hereth" w:date="2022-01-21T13:43:00Z"/>
        </w:rPr>
      </w:pPr>
      <w:ins w:id="625" w:author="Bill Hereth" w:date="2022-01-21T13:43:00Z">
        <w:r>
          <w:t>Model Integration</w:t>
        </w:r>
      </w:ins>
    </w:p>
    <w:p w14:paraId="72A136CC" w14:textId="77777777" w:rsidR="00F16632" w:rsidRDefault="00F16632" w:rsidP="00F16632">
      <w:pPr>
        <w:rPr>
          <w:ins w:id="626" w:author="Bill Hereth" w:date="2022-01-21T13:43:00Z"/>
        </w:rPr>
      </w:pPr>
      <w:ins w:id="627" w:author="Bill Hereth" w:date="2022-01-21T13:43:00Z">
        <w:r>
          <w:t>The approach for integrating CAV in the model for testing scenarios is based on research by transportation industry experts that are studying the increased capacity of freeways with the implementation of CAV. The initial model is based on a UDOT-sponsored pooled fund study that explores capacity adjustment factors for CAV in the Highway Capacity Manual (HCM). </w:t>
        </w:r>
      </w:ins>
    </w:p>
    <w:p w14:paraId="2DC01736" w14:textId="77777777" w:rsidR="00F16632" w:rsidRDefault="00F16632" w:rsidP="00F16632">
      <w:pPr>
        <w:rPr>
          <w:ins w:id="628" w:author="Bill Hereth" w:date="2022-01-21T13:43:00Z"/>
        </w:rPr>
      </w:pPr>
      <w:ins w:id="629" w:author="Bill Hereth" w:date="2022-01-21T13:43:00Z">
        <w:r>
          <w:t>The penetration rate of CACC-capable vehicles in traffic will indicate the levels of adjusted segment capacity, which could increase upwards to 35 percent to 82 percent capacity per lane. The Adjusted Segment Capacity table below illustrates the adjusted capacity based on the market penetration rate (MPR) of connected vehicles capable of platooning.  For example, if the MPR of CAV CACC-capable vehicles is 20 percent, then the base number of the 1,800 passenger cars per hour per lane (PC/HR/LN) increases 15 percent in capacity (see Table 5). </w:t>
        </w:r>
      </w:ins>
    </w:p>
    <w:p w14:paraId="3D474A0F" w14:textId="77777777" w:rsidR="00F16632" w:rsidRDefault="00F16632" w:rsidP="00F16632">
      <w:pPr>
        <w:spacing w:after="240"/>
        <w:rPr>
          <w:ins w:id="630" w:author="Bill Hereth" w:date="2022-01-21T13:43:00Z"/>
        </w:rPr>
      </w:pPr>
    </w:p>
    <w:p w14:paraId="72F0FA50" w14:textId="77777777" w:rsidR="00F16632" w:rsidRPr="00D35F76" w:rsidRDefault="00F16632" w:rsidP="00F16632">
      <w:pPr>
        <w:pStyle w:val="NormalWeb"/>
        <w:spacing w:before="0" w:beforeAutospacing="0" w:after="0" w:afterAutospacing="0"/>
        <w:ind w:right="270"/>
        <w:jc w:val="center"/>
        <w:rPr>
          <w:ins w:id="631" w:author="Bill Hereth" w:date="2022-01-21T13:43:00Z"/>
          <w:b/>
          <w:bCs/>
        </w:rPr>
      </w:pPr>
      <w:ins w:id="632" w:author="Bill Hereth" w:date="2022-01-21T13:43:00Z">
        <w:r w:rsidRPr="00D35F76">
          <w:rPr>
            <w:rFonts w:ascii="Roboto" w:hAnsi="Roboto"/>
            <w:b/>
            <w:bCs/>
            <w:color w:val="45818E"/>
          </w:rPr>
          <w:lastRenderedPageBreak/>
          <w:t>Adjusted Segment Capacities by MPR</w:t>
        </w:r>
      </w:ins>
    </w:p>
    <w:tbl>
      <w:tblPr>
        <w:tblW w:w="0" w:type="auto"/>
        <w:jc w:val="center"/>
        <w:tblCellMar>
          <w:top w:w="15" w:type="dxa"/>
          <w:left w:w="15" w:type="dxa"/>
          <w:bottom w:w="15" w:type="dxa"/>
          <w:right w:w="15" w:type="dxa"/>
        </w:tblCellMar>
        <w:tblLook w:val="04A0" w:firstRow="1" w:lastRow="0" w:firstColumn="1" w:lastColumn="0" w:noHBand="0" w:noVBand="1"/>
      </w:tblPr>
      <w:tblGrid>
        <w:gridCol w:w="1663"/>
        <w:gridCol w:w="1440"/>
        <w:gridCol w:w="1440"/>
        <w:gridCol w:w="1440"/>
      </w:tblGrid>
      <w:tr w:rsidR="00F16632" w14:paraId="4454C148" w14:textId="77777777" w:rsidTr="00111FDE">
        <w:trPr>
          <w:trHeight w:val="570"/>
          <w:jc w:val="center"/>
          <w:ins w:id="633" w:author="Bill Hereth" w:date="2022-01-21T13:43:00Z"/>
        </w:trPr>
        <w:tc>
          <w:tcPr>
            <w:tcW w:w="1663" w:type="dxa"/>
            <w:vMerge w:val="restart"/>
            <w:tcBorders>
              <w:top w:val="single" w:sz="12" w:space="0" w:color="FFFFFF"/>
              <w:left w:val="single" w:sz="12" w:space="0" w:color="FFFFFF"/>
              <w:bottom w:val="single" w:sz="12" w:space="0" w:color="FFFFFF"/>
              <w:right w:val="single" w:sz="12" w:space="0" w:color="FFFFFF"/>
            </w:tcBorders>
            <w:shd w:val="clear" w:color="auto" w:fill="FFFFFF"/>
            <w:tcMar>
              <w:top w:w="100" w:type="dxa"/>
              <w:left w:w="100" w:type="dxa"/>
              <w:bottom w:w="100" w:type="dxa"/>
              <w:right w:w="100" w:type="dxa"/>
            </w:tcMar>
            <w:vAlign w:val="bottom"/>
            <w:hideMark/>
          </w:tcPr>
          <w:p w14:paraId="21BFB93D" w14:textId="77777777" w:rsidR="00F16632" w:rsidRDefault="00F16632" w:rsidP="00111FDE">
            <w:pPr>
              <w:pStyle w:val="NormalWeb"/>
              <w:spacing w:before="0" w:beforeAutospacing="0" w:after="0" w:afterAutospacing="0"/>
              <w:jc w:val="center"/>
              <w:rPr>
                <w:ins w:id="634" w:author="Bill Hereth" w:date="2022-01-21T13:43:00Z"/>
              </w:rPr>
            </w:pPr>
            <w:ins w:id="635" w:author="Bill Hereth" w:date="2022-01-21T13:43:00Z">
              <w:r>
                <w:rPr>
                  <w:rFonts w:ascii="Roboto" w:hAnsi="Roboto"/>
                  <w:color w:val="666666"/>
                  <w:sz w:val="18"/>
                  <w:szCs w:val="18"/>
                </w:rPr>
                <w:t>PORTION OF CACC-CAPABLE VEHICLES IN TRAFFIC STREAM (MPR)</w:t>
              </w:r>
            </w:ins>
          </w:p>
        </w:tc>
        <w:tc>
          <w:tcPr>
            <w:tcW w:w="4320" w:type="dxa"/>
            <w:gridSpan w:val="3"/>
            <w:tcBorders>
              <w:top w:val="single" w:sz="12" w:space="0" w:color="FFFFFF"/>
              <w:left w:val="single" w:sz="12" w:space="0" w:color="FFFFFF"/>
              <w:bottom w:val="single" w:sz="4" w:space="0" w:color="666666"/>
              <w:right w:val="single" w:sz="12" w:space="0" w:color="FFFFFF"/>
            </w:tcBorders>
            <w:shd w:val="clear" w:color="auto" w:fill="FFFFFF"/>
            <w:tcMar>
              <w:top w:w="100" w:type="dxa"/>
              <w:left w:w="100" w:type="dxa"/>
              <w:bottom w:w="100" w:type="dxa"/>
              <w:right w:w="100" w:type="dxa"/>
            </w:tcMar>
            <w:vAlign w:val="bottom"/>
            <w:hideMark/>
          </w:tcPr>
          <w:p w14:paraId="53321B79" w14:textId="77777777" w:rsidR="00F16632" w:rsidRDefault="00F16632" w:rsidP="00111FDE">
            <w:pPr>
              <w:pStyle w:val="NormalWeb"/>
              <w:spacing w:before="0" w:beforeAutospacing="0" w:after="0" w:afterAutospacing="0"/>
              <w:jc w:val="center"/>
              <w:rPr>
                <w:ins w:id="636" w:author="Bill Hereth" w:date="2022-01-21T13:43:00Z"/>
              </w:rPr>
            </w:pPr>
            <w:ins w:id="637" w:author="Bill Hereth" w:date="2022-01-21T13:43:00Z">
              <w:r>
                <w:rPr>
                  <w:rFonts w:ascii="Roboto" w:hAnsi="Roboto"/>
                  <w:color w:val="666666"/>
                  <w:sz w:val="18"/>
                  <w:szCs w:val="18"/>
                </w:rPr>
                <w:t>ADJUSTED SEGMENT CAPACITY</w:t>
              </w:r>
            </w:ins>
          </w:p>
        </w:tc>
      </w:tr>
      <w:tr w:rsidR="00F16632" w14:paraId="2028CB1F" w14:textId="77777777" w:rsidTr="00111FDE">
        <w:trPr>
          <w:trHeight w:val="450"/>
          <w:jc w:val="center"/>
          <w:ins w:id="638" w:author="Bill Hereth" w:date="2022-01-21T13:43:00Z"/>
        </w:trPr>
        <w:tc>
          <w:tcPr>
            <w:tcW w:w="1663" w:type="dxa"/>
            <w:vMerge/>
            <w:tcBorders>
              <w:top w:val="single" w:sz="12" w:space="0" w:color="FFFFFF"/>
              <w:left w:val="single" w:sz="12" w:space="0" w:color="FFFFFF"/>
              <w:bottom w:val="single" w:sz="12" w:space="0" w:color="FFFFFF"/>
              <w:right w:val="single" w:sz="12" w:space="0" w:color="FFFFFF"/>
            </w:tcBorders>
            <w:vAlign w:val="center"/>
            <w:hideMark/>
          </w:tcPr>
          <w:p w14:paraId="0287B636" w14:textId="77777777" w:rsidR="00F16632" w:rsidRDefault="00F16632" w:rsidP="00111FDE">
            <w:pPr>
              <w:rPr>
                <w:ins w:id="639" w:author="Bill Hereth" w:date="2022-01-21T13:43:00Z"/>
                <w:sz w:val="24"/>
                <w:szCs w:val="24"/>
              </w:rPr>
            </w:pPr>
          </w:p>
        </w:tc>
        <w:tc>
          <w:tcPr>
            <w:tcW w:w="1440" w:type="dxa"/>
            <w:tcBorders>
              <w:top w:val="single" w:sz="4" w:space="0" w:color="666666"/>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2B65DAEF" w14:textId="77777777" w:rsidR="00F16632" w:rsidRPr="00D35F76" w:rsidRDefault="00F16632" w:rsidP="00111FDE">
            <w:pPr>
              <w:pStyle w:val="NormalWeb"/>
              <w:spacing w:before="0" w:beforeAutospacing="0" w:after="0" w:afterAutospacing="0"/>
              <w:jc w:val="center"/>
              <w:rPr>
                <w:ins w:id="640" w:author="Bill Hereth" w:date="2022-01-21T13:43:00Z"/>
                <w:rFonts w:ascii="Roboto" w:hAnsi="Roboto"/>
                <w:b/>
                <w:bCs/>
                <w:color w:val="666666"/>
                <w:sz w:val="20"/>
                <w:szCs w:val="20"/>
              </w:rPr>
            </w:pPr>
            <w:ins w:id="641" w:author="Bill Hereth" w:date="2022-01-21T13:43:00Z">
              <w:r>
                <w:rPr>
                  <w:rFonts w:ascii="Roboto" w:hAnsi="Roboto"/>
                  <w:b/>
                  <w:bCs/>
                  <w:color w:val="666666"/>
                  <w:sz w:val="20"/>
                  <w:szCs w:val="20"/>
                </w:rPr>
                <w:t>2,400 PC/HR/LN</w:t>
              </w:r>
            </w:ins>
          </w:p>
        </w:tc>
        <w:tc>
          <w:tcPr>
            <w:tcW w:w="1440" w:type="dxa"/>
            <w:tcBorders>
              <w:top w:val="single" w:sz="4" w:space="0" w:color="666666"/>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7D8CC7D5" w14:textId="77777777" w:rsidR="00F16632" w:rsidRPr="00D35F76" w:rsidRDefault="00F16632" w:rsidP="00111FDE">
            <w:pPr>
              <w:pStyle w:val="NormalWeb"/>
              <w:spacing w:before="0" w:beforeAutospacing="0" w:after="0" w:afterAutospacing="0"/>
              <w:jc w:val="center"/>
              <w:rPr>
                <w:ins w:id="642" w:author="Bill Hereth" w:date="2022-01-21T13:43:00Z"/>
                <w:rFonts w:ascii="Roboto" w:hAnsi="Roboto"/>
                <w:b/>
                <w:bCs/>
                <w:color w:val="666666"/>
                <w:sz w:val="20"/>
                <w:szCs w:val="20"/>
              </w:rPr>
            </w:pPr>
            <w:ins w:id="643" w:author="Bill Hereth" w:date="2022-01-21T13:43:00Z">
              <w:r w:rsidRPr="00D35F76">
                <w:rPr>
                  <w:rFonts w:ascii="Roboto" w:hAnsi="Roboto"/>
                  <w:b/>
                  <w:bCs/>
                  <w:color w:val="666666"/>
                  <w:sz w:val="20"/>
                  <w:szCs w:val="20"/>
                </w:rPr>
                <w:t>2,100 PC/HR/LN</w:t>
              </w:r>
            </w:ins>
          </w:p>
        </w:tc>
        <w:tc>
          <w:tcPr>
            <w:tcW w:w="1440" w:type="dxa"/>
            <w:tcBorders>
              <w:top w:val="single" w:sz="4" w:space="0" w:color="666666"/>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1CDB3263" w14:textId="77777777" w:rsidR="00F16632" w:rsidRPr="00D35F76" w:rsidRDefault="00F16632" w:rsidP="00111FDE">
            <w:pPr>
              <w:pStyle w:val="NormalWeb"/>
              <w:spacing w:before="0" w:beforeAutospacing="0" w:after="0" w:afterAutospacing="0"/>
              <w:jc w:val="center"/>
              <w:rPr>
                <w:ins w:id="644" w:author="Bill Hereth" w:date="2022-01-21T13:43:00Z"/>
                <w:rFonts w:ascii="Roboto" w:hAnsi="Roboto"/>
                <w:b/>
                <w:bCs/>
                <w:color w:val="666666"/>
                <w:sz w:val="20"/>
                <w:szCs w:val="20"/>
              </w:rPr>
            </w:pPr>
            <w:ins w:id="645" w:author="Bill Hereth" w:date="2022-01-21T13:43:00Z">
              <w:r w:rsidRPr="00D35F76">
                <w:rPr>
                  <w:rFonts w:ascii="Roboto" w:hAnsi="Roboto"/>
                  <w:b/>
                  <w:bCs/>
                  <w:color w:val="666666"/>
                  <w:sz w:val="20"/>
                  <w:szCs w:val="20"/>
                </w:rPr>
                <w:t>1,800 PC/HR/LN</w:t>
              </w:r>
            </w:ins>
          </w:p>
        </w:tc>
      </w:tr>
      <w:tr w:rsidR="00F16632" w14:paraId="0CD9A70E" w14:textId="77777777" w:rsidTr="00111FDE">
        <w:trPr>
          <w:trHeight w:val="22"/>
          <w:jc w:val="center"/>
          <w:ins w:id="646" w:author="Bill Hereth" w:date="2022-01-21T13:43:00Z"/>
        </w:trPr>
        <w:tc>
          <w:tcPr>
            <w:tcW w:w="1663" w:type="dxa"/>
            <w:tcBorders>
              <w:top w:val="single" w:sz="8"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58051EDB" w14:textId="77777777" w:rsidR="00F16632" w:rsidRDefault="00F16632" w:rsidP="00111FDE">
            <w:pPr>
              <w:pStyle w:val="NormalWeb"/>
              <w:spacing w:before="0" w:beforeAutospacing="0" w:after="0" w:afterAutospacing="0"/>
              <w:jc w:val="center"/>
              <w:rPr>
                <w:ins w:id="647" w:author="Bill Hereth" w:date="2022-01-21T13:43:00Z"/>
              </w:rPr>
            </w:pPr>
            <w:ins w:id="648" w:author="Bill Hereth" w:date="2022-01-21T13:43:00Z">
              <w:r>
                <w:rPr>
                  <w:rFonts w:ascii="Roboto" w:hAnsi="Roboto"/>
                  <w:b/>
                  <w:bCs/>
                  <w:color w:val="434343"/>
                  <w:sz w:val="20"/>
                  <w:szCs w:val="20"/>
                </w:rPr>
                <w:t>0</w:t>
              </w:r>
            </w:ins>
          </w:p>
        </w:tc>
        <w:tc>
          <w:tcPr>
            <w:tcW w:w="1440" w:type="dxa"/>
            <w:tcBorders>
              <w:top w:val="single" w:sz="8"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577D930C" w14:textId="77777777" w:rsidR="00F16632" w:rsidRDefault="00F16632" w:rsidP="00111FDE">
            <w:pPr>
              <w:pStyle w:val="NormalWeb"/>
              <w:spacing w:before="0" w:beforeAutospacing="0" w:after="0" w:afterAutospacing="0"/>
              <w:jc w:val="center"/>
              <w:rPr>
                <w:ins w:id="649" w:author="Bill Hereth" w:date="2022-01-21T13:43:00Z"/>
              </w:rPr>
            </w:pPr>
            <w:ins w:id="650" w:author="Bill Hereth" w:date="2022-01-21T13:43:00Z">
              <w:r>
                <w:rPr>
                  <w:rFonts w:ascii="Roboto" w:hAnsi="Roboto"/>
                  <w:color w:val="000000"/>
                  <w:sz w:val="20"/>
                  <w:szCs w:val="20"/>
                </w:rPr>
                <w:t>1.00</w:t>
              </w:r>
            </w:ins>
          </w:p>
        </w:tc>
        <w:tc>
          <w:tcPr>
            <w:tcW w:w="1440" w:type="dxa"/>
            <w:tcBorders>
              <w:top w:val="single" w:sz="8"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077F04E3" w14:textId="77777777" w:rsidR="00F16632" w:rsidRDefault="00F16632" w:rsidP="00111FDE">
            <w:pPr>
              <w:pStyle w:val="NormalWeb"/>
              <w:spacing w:before="0" w:beforeAutospacing="0" w:after="0" w:afterAutospacing="0"/>
              <w:jc w:val="center"/>
              <w:rPr>
                <w:ins w:id="651" w:author="Bill Hereth" w:date="2022-01-21T13:43:00Z"/>
              </w:rPr>
            </w:pPr>
            <w:ins w:id="652" w:author="Bill Hereth" w:date="2022-01-21T13:43:00Z">
              <w:r>
                <w:rPr>
                  <w:rFonts w:ascii="Roboto" w:hAnsi="Roboto"/>
                  <w:color w:val="000000"/>
                  <w:sz w:val="20"/>
                  <w:szCs w:val="20"/>
                </w:rPr>
                <w:t>1.00</w:t>
              </w:r>
            </w:ins>
          </w:p>
        </w:tc>
        <w:tc>
          <w:tcPr>
            <w:tcW w:w="1440" w:type="dxa"/>
            <w:tcBorders>
              <w:top w:val="single" w:sz="8"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2EEB1D8E" w14:textId="77777777" w:rsidR="00F16632" w:rsidRDefault="00F16632" w:rsidP="00111FDE">
            <w:pPr>
              <w:pStyle w:val="NormalWeb"/>
              <w:spacing w:before="0" w:beforeAutospacing="0" w:after="0" w:afterAutospacing="0"/>
              <w:jc w:val="center"/>
              <w:rPr>
                <w:ins w:id="653" w:author="Bill Hereth" w:date="2022-01-21T13:43:00Z"/>
              </w:rPr>
            </w:pPr>
            <w:ins w:id="654" w:author="Bill Hereth" w:date="2022-01-21T13:43:00Z">
              <w:r>
                <w:rPr>
                  <w:rFonts w:ascii="Roboto" w:hAnsi="Roboto"/>
                  <w:color w:val="000000"/>
                  <w:sz w:val="20"/>
                  <w:szCs w:val="20"/>
                </w:rPr>
                <w:t>1.00</w:t>
              </w:r>
            </w:ins>
          </w:p>
        </w:tc>
      </w:tr>
      <w:tr w:rsidR="00F16632" w14:paraId="6523051F" w14:textId="77777777" w:rsidTr="00111FDE">
        <w:trPr>
          <w:trHeight w:val="26"/>
          <w:jc w:val="center"/>
          <w:ins w:id="655" w:author="Bill Hereth" w:date="2022-01-21T13:43:00Z"/>
        </w:trPr>
        <w:tc>
          <w:tcPr>
            <w:tcW w:w="1663" w:type="dxa"/>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14EA8F18" w14:textId="77777777" w:rsidR="00F16632" w:rsidRDefault="00F16632" w:rsidP="00111FDE">
            <w:pPr>
              <w:pStyle w:val="NormalWeb"/>
              <w:spacing w:before="0" w:beforeAutospacing="0" w:after="0" w:afterAutospacing="0"/>
              <w:jc w:val="center"/>
              <w:rPr>
                <w:ins w:id="656" w:author="Bill Hereth" w:date="2022-01-21T13:43:00Z"/>
              </w:rPr>
            </w:pPr>
            <w:ins w:id="657" w:author="Bill Hereth" w:date="2022-01-21T13:43:00Z">
              <w:r>
                <w:rPr>
                  <w:rFonts w:ascii="Roboto" w:hAnsi="Roboto"/>
                  <w:b/>
                  <w:bCs/>
                  <w:color w:val="434343"/>
                  <w:sz w:val="20"/>
                  <w:szCs w:val="20"/>
                </w:rPr>
                <w:t>20</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05803861" w14:textId="77777777" w:rsidR="00F16632" w:rsidRDefault="00F16632" w:rsidP="00111FDE">
            <w:pPr>
              <w:pStyle w:val="NormalWeb"/>
              <w:spacing w:before="0" w:beforeAutospacing="0" w:after="0" w:afterAutospacing="0"/>
              <w:jc w:val="center"/>
              <w:rPr>
                <w:ins w:id="658" w:author="Bill Hereth" w:date="2022-01-21T13:43:00Z"/>
              </w:rPr>
            </w:pPr>
            <w:ins w:id="659" w:author="Bill Hereth" w:date="2022-01-21T13:43:00Z">
              <w:r>
                <w:rPr>
                  <w:rFonts w:ascii="Roboto" w:hAnsi="Roboto"/>
                  <w:color w:val="000000"/>
                  <w:sz w:val="20"/>
                  <w:szCs w:val="20"/>
                </w:rPr>
                <w:t>1.02</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22FF9E9B" w14:textId="77777777" w:rsidR="00F16632" w:rsidRDefault="00F16632" w:rsidP="00111FDE">
            <w:pPr>
              <w:pStyle w:val="NormalWeb"/>
              <w:spacing w:before="0" w:beforeAutospacing="0" w:after="0" w:afterAutospacing="0"/>
              <w:jc w:val="center"/>
              <w:rPr>
                <w:ins w:id="660" w:author="Bill Hereth" w:date="2022-01-21T13:43:00Z"/>
              </w:rPr>
            </w:pPr>
            <w:ins w:id="661" w:author="Bill Hereth" w:date="2022-01-21T13:43:00Z">
              <w:r>
                <w:rPr>
                  <w:rFonts w:ascii="Roboto" w:hAnsi="Roboto"/>
                  <w:color w:val="000000"/>
                  <w:sz w:val="20"/>
                  <w:szCs w:val="20"/>
                </w:rPr>
                <w:t>1.02</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43747115" w14:textId="77777777" w:rsidR="00F16632" w:rsidRDefault="00F16632" w:rsidP="00111FDE">
            <w:pPr>
              <w:pStyle w:val="NormalWeb"/>
              <w:spacing w:before="0" w:beforeAutospacing="0" w:after="0" w:afterAutospacing="0"/>
              <w:jc w:val="center"/>
              <w:rPr>
                <w:ins w:id="662" w:author="Bill Hereth" w:date="2022-01-21T13:43:00Z"/>
              </w:rPr>
            </w:pPr>
            <w:ins w:id="663" w:author="Bill Hereth" w:date="2022-01-21T13:43:00Z">
              <w:r>
                <w:rPr>
                  <w:rFonts w:ascii="Roboto" w:hAnsi="Roboto"/>
                  <w:color w:val="000000"/>
                  <w:sz w:val="20"/>
                  <w:szCs w:val="20"/>
                </w:rPr>
                <w:t>1.15</w:t>
              </w:r>
            </w:ins>
          </w:p>
        </w:tc>
      </w:tr>
      <w:tr w:rsidR="00F16632" w14:paraId="76610344" w14:textId="77777777" w:rsidTr="00111FDE">
        <w:trPr>
          <w:trHeight w:val="26"/>
          <w:jc w:val="center"/>
          <w:ins w:id="664" w:author="Bill Hereth" w:date="2022-01-21T13:43:00Z"/>
        </w:trPr>
        <w:tc>
          <w:tcPr>
            <w:tcW w:w="1663" w:type="dxa"/>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0B8875F1" w14:textId="77777777" w:rsidR="00F16632" w:rsidRDefault="00F16632" w:rsidP="00111FDE">
            <w:pPr>
              <w:pStyle w:val="NormalWeb"/>
              <w:spacing w:before="0" w:beforeAutospacing="0" w:after="0" w:afterAutospacing="0"/>
              <w:jc w:val="center"/>
              <w:rPr>
                <w:ins w:id="665" w:author="Bill Hereth" w:date="2022-01-21T13:43:00Z"/>
              </w:rPr>
            </w:pPr>
            <w:ins w:id="666" w:author="Bill Hereth" w:date="2022-01-21T13:43:00Z">
              <w:r>
                <w:rPr>
                  <w:rFonts w:ascii="Roboto" w:hAnsi="Roboto"/>
                  <w:b/>
                  <w:bCs/>
                  <w:color w:val="434343"/>
                  <w:sz w:val="20"/>
                  <w:szCs w:val="20"/>
                </w:rPr>
                <w:t>40</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0D2165D0" w14:textId="77777777" w:rsidR="00F16632" w:rsidRDefault="00F16632" w:rsidP="00111FDE">
            <w:pPr>
              <w:pStyle w:val="NormalWeb"/>
              <w:spacing w:before="0" w:beforeAutospacing="0" w:after="0" w:afterAutospacing="0"/>
              <w:jc w:val="center"/>
              <w:rPr>
                <w:ins w:id="667" w:author="Bill Hereth" w:date="2022-01-21T13:43:00Z"/>
              </w:rPr>
            </w:pPr>
            <w:ins w:id="668" w:author="Bill Hereth" w:date="2022-01-21T13:43:00Z">
              <w:r>
                <w:rPr>
                  <w:rFonts w:ascii="Roboto" w:hAnsi="Roboto"/>
                  <w:color w:val="000000"/>
                  <w:sz w:val="20"/>
                  <w:szCs w:val="20"/>
                </w:rPr>
                <w:t>1.07</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554B8612" w14:textId="77777777" w:rsidR="00F16632" w:rsidRDefault="00F16632" w:rsidP="00111FDE">
            <w:pPr>
              <w:pStyle w:val="NormalWeb"/>
              <w:spacing w:before="0" w:beforeAutospacing="0" w:after="0" w:afterAutospacing="0"/>
              <w:jc w:val="center"/>
              <w:rPr>
                <w:ins w:id="669" w:author="Bill Hereth" w:date="2022-01-21T13:43:00Z"/>
              </w:rPr>
            </w:pPr>
            <w:ins w:id="670" w:author="Bill Hereth" w:date="2022-01-21T13:43:00Z">
              <w:r>
                <w:rPr>
                  <w:rFonts w:ascii="Roboto" w:hAnsi="Roboto"/>
                  <w:color w:val="000000"/>
                  <w:sz w:val="20"/>
                  <w:szCs w:val="20"/>
                </w:rPr>
                <w:t>1.10</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4D635281" w14:textId="77777777" w:rsidR="00F16632" w:rsidRDefault="00F16632" w:rsidP="00111FDE">
            <w:pPr>
              <w:pStyle w:val="NormalWeb"/>
              <w:spacing w:before="0" w:beforeAutospacing="0" w:after="0" w:afterAutospacing="0"/>
              <w:jc w:val="center"/>
              <w:rPr>
                <w:ins w:id="671" w:author="Bill Hereth" w:date="2022-01-21T13:43:00Z"/>
              </w:rPr>
            </w:pPr>
            <w:ins w:id="672" w:author="Bill Hereth" w:date="2022-01-21T13:43:00Z">
              <w:r>
                <w:rPr>
                  <w:rFonts w:ascii="Roboto" w:hAnsi="Roboto"/>
                  <w:color w:val="000000"/>
                  <w:sz w:val="20"/>
                  <w:szCs w:val="20"/>
                </w:rPr>
                <w:t>1.27</w:t>
              </w:r>
            </w:ins>
          </w:p>
        </w:tc>
      </w:tr>
      <w:tr w:rsidR="00F16632" w14:paraId="513005F4" w14:textId="77777777" w:rsidTr="00111FDE">
        <w:trPr>
          <w:trHeight w:val="26"/>
          <w:jc w:val="center"/>
          <w:ins w:id="673" w:author="Bill Hereth" w:date="2022-01-21T13:43:00Z"/>
        </w:trPr>
        <w:tc>
          <w:tcPr>
            <w:tcW w:w="1663" w:type="dxa"/>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02C730D5" w14:textId="77777777" w:rsidR="00F16632" w:rsidRDefault="00F16632" w:rsidP="00111FDE">
            <w:pPr>
              <w:pStyle w:val="NormalWeb"/>
              <w:spacing w:before="0" w:beforeAutospacing="0" w:after="0" w:afterAutospacing="0"/>
              <w:jc w:val="center"/>
              <w:rPr>
                <w:ins w:id="674" w:author="Bill Hereth" w:date="2022-01-21T13:43:00Z"/>
              </w:rPr>
            </w:pPr>
            <w:ins w:id="675" w:author="Bill Hereth" w:date="2022-01-21T13:43:00Z">
              <w:r>
                <w:rPr>
                  <w:rFonts w:ascii="Roboto" w:hAnsi="Roboto"/>
                  <w:b/>
                  <w:bCs/>
                  <w:color w:val="434343"/>
                  <w:sz w:val="20"/>
                  <w:szCs w:val="20"/>
                </w:rPr>
                <w:t>60</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2EA908DD" w14:textId="77777777" w:rsidR="00F16632" w:rsidRDefault="00F16632" w:rsidP="00111FDE">
            <w:pPr>
              <w:pStyle w:val="NormalWeb"/>
              <w:spacing w:before="0" w:beforeAutospacing="0" w:after="0" w:afterAutospacing="0"/>
              <w:jc w:val="center"/>
              <w:rPr>
                <w:ins w:id="676" w:author="Bill Hereth" w:date="2022-01-21T13:43:00Z"/>
              </w:rPr>
            </w:pPr>
            <w:ins w:id="677" w:author="Bill Hereth" w:date="2022-01-21T13:43:00Z">
              <w:r>
                <w:rPr>
                  <w:rFonts w:ascii="Roboto" w:hAnsi="Roboto"/>
                  <w:color w:val="000000"/>
                  <w:sz w:val="20"/>
                  <w:szCs w:val="20"/>
                </w:rPr>
                <w:t>1.13</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25C5C395" w14:textId="77777777" w:rsidR="00F16632" w:rsidRDefault="00F16632" w:rsidP="00111FDE">
            <w:pPr>
              <w:pStyle w:val="NormalWeb"/>
              <w:spacing w:before="0" w:beforeAutospacing="0" w:after="0" w:afterAutospacing="0"/>
              <w:jc w:val="center"/>
              <w:rPr>
                <w:ins w:id="678" w:author="Bill Hereth" w:date="2022-01-21T13:43:00Z"/>
              </w:rPr>
            </w:pPr>
            <w:ins w:id="679" w:author="Bill Hereth" w:date="2022-01-21T13:43:00Z">
              <w:r>
                <w:rPr>
                  <w:rFonts w:ascii="Roboto" w:hAnsi="Roboto"/>
                  <w:color w:val="000000"/>
                  <w:sz w:val="20"/>
                  <w:szCs w:val="20"/>
                </w:rPr>
                <w:t>1.25</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2EECE593" w14:textId="77777777" w:rsidR="00F16632" w:rsidRDefault="00F16632" w:rsidP="00111FDE">
            <w:pPr>
              <w:pStyle w:val="NormalWeb"/>
              <w:spacing w:before="0" w:beforeAutospacing="0" w:after="0" w:afterAutospacing="0"/>
              <w:jc w:val="center"/>
              <w:rPr>
                <w:ins w:id="680" w:author="Bill Hereth" w:date="2022-01-21T13:43:00Z"/>
              </w:rPr>
            </w:pPr>
            <w:ins w:id="681" w:author="Bill Hereth" w:date="2022-01-21T13:43:00Z">
              <w:r>
                <w:rPr>
                  <w:rFonts w:ascii="Roboto" w:hAnsi="Roboto"/>
                  <w:color w:val="000000"/>
                  <w:sz w:val="20"/>
                  <w:szCs w:val="20"/>
                </w:rPr>
                <w:t>1.40</w:t>
              </w:r>
            </w:ins>
          </w:p>
        </w:tc>
      </w:tr>
      <w:tr w:rsidR="00F16632" w14:paraId="16E383C0" w14:textId="77777777" w:rsidTr="00111FDE">
        <w:trPr>
          <w:trHeight w:val="26"/>
          <w:jc w:val="center"/>
          <w:ins w:id="682" w:author="Bill Hereth" w:date="2022-01-21T13:43:00Z"/>
        </w:trPr>
        <w:tc>
          <w:tcPr>
            <w:tcW w:w="1663" w:type="dxa"/>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3A613B68" w14:textId="77777777" w:rsidR="00F16632" w:rsidRDefault="00F16632" w:rsidP="00111FDE">
            <w:pPr>
              <w:pStyle w:val="NormalWeb"/>
              <w:spacing w:before="0" w:beforeAutospacing="0" w:after="0" w:afterAutospacing="0"/>
              <w:jc w:val="center"/>
              <w:rPr>
                <w:ins w:id="683" w:author="Bill Hereth" w:date="2022-01-21T13:43:00Z"/>
              </w:rPr>
            </w:pPr>
            <w:ins w:id="684" w:author="Bill Hereth" w:date="2022-01-21T13:43:00Z">
              <w:r>
                <w:rPr>
                  <w:rFonts w:ascii="Roboto" w:hAnsi="Roboto"/>
                  <w:b/>
                  <w:bCs/>
                  <w:color w:val="434343"/>
                  <w:sz w:val="20"/>
                  <w:szCs w:val="20"/>
                </w:rPr>
                <w:t>80</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3F30CF7C" w14:textId="77777777" w:rsidR="00F16632" w:rsidRDefault="00F16632" w:rsidP="00111FDE">
            <w:pPr>
              <w:pStyle w:val="NormalWeb"/>
              <w:spacing w:before="0" w:beforeAutospacing="0" w:after="0" w:afterAutospacing="0"/>
              <w:jc w:val="center"/>
              <w:rPr>
                <w:ins w:id="685" w:author="Bill Hereth" w:date="2022-01-21T13:43:00Z"/>
              </w:rPr>
            </w:pPr>
            <w:ins w:id="686" w:author="Bill Hereth" w:date="2022-01-21T13:43:00Z">
              <w:r>
                <w:rPr>
                  <w:rFonts w:ascii="Roboto" w:hAnsi="Roboto"/>
                  <w:color w:val="000000"/>
                  <w:sz w:val="20"/>
                  <w:szCs w:val="20"/>
                </w:rPr>
                <w:t>1.22</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4E94A58F" w14:textId="77777777" w:rsidR="00F16632" w:rsidRDefault="00F16632" w:rsidP="00111FDE">
            <w:pPr>
              <w:pStyle w:val="NormalWeb"/>
              <w:spacing w:before="0" w:beforeAutospacing="0" w:after="0" w:afterAutospacing="0"/>
              <w:jc w:val="center"/>
              <w:rPr>
                <w:ins w:id="687" w:author="Bill Hereth" w:date="2022-01-21T13:43:00Z"/>
              </w:rPr>
            </w:pPr>
            <w:ins w:id="688" w:author="Bill Hereth" w:date="2022-01-21T13:43:00Z">
              <w:r>
                <w:rPr>
                  <w:rFonts w:ascii="Roboto" w:hAnsi="Roboto"/>
                  <w:color w:val="000000"/>
                  <w:sz w:val="20"/>
                  <w:szCs w:val="20"/>
                </w:rPr>
                <w:t>1.37</w:t>
              </w:r>
            </w:ins>
          </w:p>
        </w:tc>
        <w:tc>
          <w:tcPr>
            <w:tcW w:w="1440" w:type="dxa"/>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37A02CCD" w14:textId="77777777" w:rsidR="00F16632" w:rsidRDefault="00F16632" w:rsidP="00111FDE">
            <w:pPr>
              <w:pStyle w:val="NormalWeb"/>
              <w:spacing w:before="0" w:beforeAutospacing="0" w:after="0" w:afterAutospacing="0"/>
              <w:jc w:val="center"/>
              <w:rPr>
                <w:ins w:id="689" w:author="Bill Hereth" w:date="2022-01-21T13:43:00Z"/>
              </w:rPr>
            </w:pPr>
            <w:ins w:id="690" w:author="Bill Hereth" w:date="2022-01-21T13:43:00Z">
              <w:r>
                <w:rPr>
                  <w:rFonts w:ascii="Roboto" w:hAnsi="Roboto"/>
                  <w:color w:val="000000"/>
                  <w:sz w:val="20"/>
                  <w:szCs w:val="20"/>
                </w:rPr>
                <w:t>1.60</w:t>
              </w:r>
            </w:ins>
          </w:p>
        </w:tc>
      </w:tr>
      <w:tr w:rsidR="00F16632" w14:paraId="54969B42" w14:textId="77777777" w:rsidTr="00111FDE">
        <w:trPr>
          <w:trHeight w:val="26"/>
          <w:jc w:val="center"/>
          <w:ins w:id="691" w:author="Bill Hereth" w:date="2022-01-21T13:43:00Z"/>
        </w:trPr>
        <w:tc>
          <w:tcPr>
            <w:tcW w:w="1663" w:type="dxa"/>
            <w:tcBorders>
              <w:top w:val="single" w:sz="12" w:space="0" w:color="FFFFFF"/>
              <w:left w:val="single" w:sz="12" w:space="0" w:color="FFFFFF"/>
              <w:bottom w:val="single" w:sz="8" w:space="0" w:color="FFFFFF"/>
              <w:right w:val="single" w:sz="12" w:space="0" w:color="FFFFFF"/>
            </w:tcBorders>
            <w:shd w:val="clear" w:color="auto" w:fill="D0E0E3"/>
            <w:tcMar>
              <w:top w:w="100" w:type="dxa"/>
              <w:left w:w="100" w:type="dxa"/>
              <w:bottom w:w="100" w:type="dxa"/>
              <w:right w:w="100" w:type="dxa"/>
            </w:tcMar>
            <w:hideMark/>
          </w:tcPr>
          <w:p w14:paraId="314216F8" w14:textId="77777777" w:rsidR="00F16632" w:rsidRDefault="00F16632" w:rsidP="00111FDE">
            <w:pPr>
              <w:pStyle w:val="NormalWeb"/>
              <w:spacing w:before="0" w:beforeAutospacing="0" w:after="0" w:afterAutospacing="0"/>
              <w:jc w:val="center"/>
              <w:rPr>
                <w:ins w:id="692" w:author="Bill Hereth" w:date="2022-01-21T13:43:00Z"/>
              </w:rPr>
            </w:pPr>
            <w:ins w:id="693" w:author="Bill Hereth" w:date="2022-01-21T13:43:00Z">
              <w:r>
                <w:rPr>
                  <w:rFonts w:ascii="Roboto" w:hAnsi="Roboto"/>
                  <w:b/>
                  <w:bCs/>
                  <w:color w:val="434343"/>
                  <w:sz w:val="20"/>
                  <w:szCs w:val="20"/>
                </w:rPr>
                <w:t>100</w:t>
              </w:r>
            </w:ins>
          </w:p>
        </w:tc>
        <w:tc>
          <w:tcPr>
            <w:tcW w:w="1440" w:type="dxa"/>
            <w:tcBorders>
              <w:top w:val="single" w:sz="12" w:space="0" w:color="FFFFFF"/>
              <w:left w:val="single" w:sz="12" w:space="0" w:color="FFFFFF"/>
              <w:bottom w:val="single" w:sz="8" w:space="0" w:color="FFFFFF"/>
              <w:right w:val="single" w:sz="12" w:space="0" w:color="FFFFFF"/>
            </w:tcBorders>
            <w:shd w:val="clear" w:color="auto" w:fill="EFEFEF"/>
            <w:tcMar>
              <w:top w:w="100" w:type="dxa"/>
              <w:left w:w="100" w:type="dxa"/>
              <w:bottom w:w="100" w:type="dxa"/>
              <w:right w:w="100" w:type="dxa"/>
            </w:tcMar>
            <w:hideMark/>
          </w:tcPr>
          <w:p w14:paraId="4F78071A" w14:textId="77777777" w:rsidR="00F16632" w:rsidRDefault="00F16632" w:rsidP="00111FDE">
            <w:pPr>
              <w:pStyle w:val="NormalWeb"/>
              <w:spacing w:before="0" w:beforeAutospacing="0" w:after="0" w:afterAutospacing="0"/>
              <w:jc w:val="center"/>
              <w:rPr>
                <w:ins w:id="694" w:author="Bill Hereth" w:date="2022-01-21T13:43:00Z"/>
              </w:rPr>
            </w:pPr>
            <w:ins w:id="695" w:author="Bill Hereth" w:date="2022-01-21T13:43:00Z">
              <w:r>
                <w:rPr>
                  <w:rFonts w:ascii="Roboto" w:hAnsi="Roboto"/>
                  <w:color w:val="000000"/>
                  <w:sz w:val="20"/>
                  <w:szCs w:val="20"/>
                </w:rPr>
                <w:t>1.35</w:t>
              </w:r>
            </w:ins>
          </w:p>
        </w:tc>
        <w:tc>
          <w:tcPr>
            <w:tcW w:w="1440" w:type="dxa"/>
            <w:tcBorders>
              <w:top w:val="single" w:sz="12" w:space="0" w:color="FFFFFF"/>
              <w:left w:val="single" w:sz="12" w:space="0" w:color="FFFFFF"/>
              <w:bottom w:val="single" w:sz="8" w:space="0" w:color="FFFFFF"/>
              <w:right w:val="single" w:sz="12" w:space="0" w:color="FFFFFF"/>
            </w:tcBorders>
            <w:shd w:val="clear" w:color="auto" w:fill="EFEFEF"/>
            <w:tcMar>
              <w:top w:w="100" w:type="dxa"/>
              <w:left w:w="100" w:type="dxa"/>
              <w:bottom w:w="100" w:type="dxa"/>
              <w:right w:w="100" w:type="dxa"/>
            </w:tcMar>
            <w:hideMark/>
          </w:tcPr>
          <w:p w14:paraId="4AB55692" w14:textId="77777777" w:rsidR="00F16632" w:rsidRDefault="00F16632" w:rsidP="00111FDE">
            <w:pPr>
              <w:pStyle w:val="NormalWeb"/>
              <w:spacing w:before="0" w:beforeAutospacing="0" w:after="0" w:afterAutospacing="0"/>
              <w:jc w:val="center"/>
              <w:rPr>
                <w:ins w:id="696" w:author="Bill Hereth" w:date="2022-01-21T13:43:00Z"/>
              </w:rPr>
            </w:pPr>
            <w:ins w:id="697" w:author="Bill Hereth" w:date="2022-01-21T13:43:00Z">
              <w:r>
                <w:rPr>
                  <w:rFonts w:ascii="Roboto" w:hAnsi="Roboto"/>
                  <w:color w:val="000000"/>
                  <w:sz w:val="20"/>
                  <w:szCs w:val="20"/>
                </w:rPr>
                <w:t>1.53</w:t>
              </w:r>
            </w:ins>
          </w:p>
        </w:tc>
        <w:tc>
          <w:tcPr>
            <w:tcW w:w="1440" w:type="dxa"/>
            <w:tcBorders>
              <w:top w:val="single" w:sz="12" w:space="0" w:color="FFFFFF"/>
              <w:left w:val="single" w:sz="12" w:space="0" w:color="FFFFFF"/>
              <w:bottom w:val="single" w:sz="8" w:space="0" w:color="FFFFFF"/>
              <w:right w:val="single" w:sz="12" w:space="0" w:color="FFFFFF"/>
            </w:tcBorders>
            <w:shd w:val="clear" w:color="auto" w:fill="EFEFEF"/>
            <w:tcMar>
              <w:top w:w="100" w:type="dxa"/>
              <w:left w:w="100" w:type="dxa"/>
              <w:bottom w:w="100" w:type="dxa"/>
              <w:right w:w="100" w:type="dxa"/>
            </w:tcMar>
            <w:hideMark/>
          </w:tcPr>
          <w:p w14:paraId="29C70EFC" w14:textId="77777777" w:rsidR="00F16632" w:rsidRDefault="00F16632" w:rsidP="00111FDE">
            <w:pPr>
              <w:pStyle w:val="NormalWeb"/>
              <w:spacing w:before="0" w:beforeAutospacing="0" w:after="0" w:afterAutospacing="0"/>
              <w:jc w:val="center"/>
              <w:rPr>
                <w:ins w:id="698" w:author="Bill Hereth" w:date="2022-01-21T13:43:00Z"/>
              </w:rPr>
            </w:pPr>
            <w:ins w:id="699" w:author="Bill Hereth" w:date="2022-01-21T13:43:00Z">
              <w:r>
                <w:rPr>
                  <w:rFonts w:ascii="Roboto" w:hAnsi="Roboto"/>
                  <w:color w:val="000000"/>
                  <w:sz w:val="20"/>
                  <w:szCs w:val="20"/>
                </w:rPr>
                <w:t>1.82</w:t>
              </w:r>
            </w:ins>
          </w:p>
        </w:tc>
      </w:tr>
      <w:tr w:rsidR="00F16632" w14:paraId="13E34BD0" w14:textId="77777777" w:rsidTr="00111FDE">
        <w:trPr>
          <w:trHeight w:val="450"/>
          <w:jc w:val="center"/>
          <w:ins w:id="700" w:author="Bill Hereth" w:date="2022-01-21T13:43:00Z"/>
        </w:trPr>
        <w:tc>
          <w:tcPr>
            <w:tcW w:w="5983" w:type="dxa"/>
            <w:gridSpan w:val="4"/>
            <w:tcBorders>
              <w:top w:val="single" w:sz="8" w:space="0" w:color="FFFFFF"/>
              <w:left w:val="single" w:sz="12" w:space="0" w:color="FFFFFF"/>
              <w:bottom w:val="single" w:sz="12" w:space="0" w:color="FFFFFF"/>
              <w:right w:val="single" w:sz="12" w:space="0" w:color="FFFFFF"/>
            </w:tcBorders>
            <w:tcMar>
              <w:top w:w="100" w:type="dxa"/>
              <w:left w:w="100" w:type="dxa"/>
              <w:bottom w:w="100" w:type="dxa"/>
              <w:right w:w="100" w:type="dxa"/>
            </w:tcMar>
            <w:hideMark/>
          </w:tcPr>
          <w:p w14:paraId="30CF1848" w14:textId="77777777" w:rsidR="00F16632" w:rsidRDefault="00F16632" w:rsidP="00111FDE">
            <w:pPr>
              <w:pStyle w:val="NormalWeb"/>
              <w:spacing w:before="0" w:beforeAutospacing="0" w:after="0" w:afterAutospacing="0"/>
              <w:rPr>
                <w:ins w:id="701" w:author="Bill Hereth" w:date="2022-01-21T13:43:00Z"/>
              </w:rPr>
            </w:pPr>
            <w:ins w:id="702" w:author="Bill Hereth" w:date="2022-01-21T13:43:00Z">
              <w:r>
                <w:rPr>
                  <w:rFonts w:ascii="Roboto" w:hAnsi="Roboto"/>
                  <w:color w:val="000000"/>
                  <w:sz w:val="16"/>
                  <w:szCs w:val="16"/>
                </w:rPr>
                <w:t xml:space="preserve">Source: </w:t>
              </w:r>
              <w:proofErr w:type="spellStart"/>
              <w:r>
                <w:rPr>
                  <w:rFonts w:ascii="Roboto" w:hAnsi="Roboto"/>
                  <w:color w:val="000000"/>
                  <w:sz w:val="16"/>
                  <w:szCs w:val="16"/>
                </w:rPr>
                <w:t>Kittelson</w:t>
              </w:r>
              <w:proofErr w:type="spellEnd"/>
              <w:r>
                <w:rPr>
                  <w:rFonts w:ascii="Roboto" w:hAnsi="Roboto"/>
                  <w:color w:val="000000"/>
                  <w:sz w:val="16"/>
                  <w:szCs w:val="16"/>
                </w:rPr>
                <w:t xml:space="preserve"> and Associates. “White Paper: HCM Capacity Adjustment Factors (CAFs) for Connected and Autonomous Vehicles (CAVs).” April 14, 2020. </w:t>
              </w:r>
            </w:ins>
          </w:p>
        </w:tc>
      </w:tr>
    </w:tbl>
    <w:p w14:paraId="11E0333F" w14:textId="77777777" w:rsidR="00F16632" w:rsidRDefault="00F16632" w:rsidP="00F16632">
      <w:pPr>
        <w:rPr>
          <w:ins w:id="703" w:author="Bill Hereth" w:date="2022-01-21T13:43:00Z"/>
        </w:rPr>
      </w:pPr>
      <w:ins w:id="704" w:author="Bill Hereth" w:date="2022-01-21T13:43:00Z">
        <w:r>
          <w:t xml:space="preserve">The Wasatch Front TDM Version 8.3.1 has freeway one-hour per lane capacities in the range of 1,490-2,333 PC/HR/LN for three or more vehicle lane facilities and 1,693-2,450 PC/HR/LN for two-lane facilities. The 1800-2400 PC/HR/LN ranges (see Table 5 </w:t>
        </w:r>
        <w:proofErr w:type="gramStart"/>
        <w:r>
          <w:t>above)  from</w:t>
        </w:r>
        <w:proofErr w:type="gramEnd"/>
        <w:r>
          <w:t xml:space="preserve"> the </w:t>
        </w:r>
        <w:proofErr w:type="spellStart"/>
        <w:r>
          <w:t>Kittelson</w:t>
        </w:r>
        <w:proofErr w:type="spellEnd"/>
        <w:r>
          <w:t xml:space="preserve"> and Associates research were used as the basis for adjusting the Wasatch Front’s TDM. However, the lower ranges in PC/HR/LN do not extend to the same lower levels as WFRC’s TDM, so WFRC staff extended the capacity multiplier lookup to 1,500 PC/HR/LN to better cover facilities that may fall on this end of the spectrum. </w:t>
        </w:r>
      </w:ins>
    </w:p>
    <w:p w14:paraId="611AB2B4" w14:textId="77777777" w:rsidR="00F16632" w:rsidRDefault="00F16632" w:rsidP="00F16632">
      <w:pPr>
        <w:spacing w:after="240"/>
        <w:rPr>
          <w:ins w:id="705" w:author="Bill Hereth" w:date="2022-01-21T13:43:00Z"/>
        </w:rPr>
      </w:pPr>
    </w:p>
    <w:p w14:paraId="584693C8" w14:textId="77777777" w:rsidR="00F16632" w:rsidRDefault="00F16632">
      <w:pPr>
        <w:pStyle w:val="NormalWeb"/>
        <w:keepNext/>
        <w:spacing w:before="0" w:beforeAutospacing="0" w:after="0" w:afterAutospacing="0"/>
        <w:ind w:right="274"/>
        <w:jc w:val="center"/>
        <w:rPr>
          <w:ins w:id="706" w:author="Bill Hereth" w:date="2022-01-21T13:43:00Z"/>
        </w:rPr>
        <w:pPrChange w:id="707" w:author="Bill Hereth" w:date="2022-02-16T07:52:00Z">
          <w:pPr>
            <w:pStyle w:val="NormalWeb"/>
            <w:spacing w:before="0" w:beforeAutospacing="0" w:after="0" w:afterAutospacing="0"/>
            <w:ind w:right="270"/>
            <w:jc w:val="center"/>
          </w:pPr>
        </w:pPrChange>
      </w:pPr>
      <w:ins w:id="708" w:author="Bill Hereth" w:date="2022-01-21T13:43:00Z">
        <w:r>
          <w:rPr>
            <w:rFonts w:ascii="Roboto" w:hAnsi="Roboto"/>
            <w:b/>
            <w:bCs/>
            <w:color w:val="45818E"/>
            <w:sz w:val="18"/>
            <w:szCs w:val="18"/>
          </w:rPr>
          <w:lastRenderedPageBreak/>
          <w:t>Figure 3.</w:t>
        </w:r>
        <w:r>
          <w:rPr>
            <w:rFonts w:ascii="Roboto" w:hAnsi="Roboto"/>
            <w:color w:val="45818E"/>
            <w:sz w:val="18"/>
            <w:szCs w:val="18"/>
          </w:rPr>
          <w:t xml:space="preserve"> CAV Capacity Multiplier for Two-Lane Facilities </w:t>
        </w:r>
      </w:ins>
    </w:p>
    <w:p w14:paraId="26A04B2E" w14:textId="77777777" w:rsidR="00F16632" w:rsidRDefault="00F16632" w:rsidP="00F16632">
      <w:pPr>
        <w:pStyle w:val="NormalWeb"/>
        <w:spacing w:before="0" w:beforeAutospacing="0" w:after="0" w:afterAutospacing="0"/>
        <w:jc w:val="center"/>
        <w:rPr>
          <w:ins w:id="709" w:author="Bill Hereth" w:date="2022-01-21T13:43:00Z"/>
        </w:rPr>
      </w:pPr>
      <w:ins w:id="710" w:author="Bill Hereth" w:date="2022-01-21T13:43:00Z">
        <w:r>
          <w:rPr>
            <w:rFonts w:ascii="Roboto" w:hAnsi="Roboto"/>
            <w:noProof/>
            <w:color w:val="000000"/>
            <w:sz w:val="20"/>
            <w:szCs w:val="20"/>
            <w:bdr w:val="none" w:sz="0" w:space="0" w:color="auto" w:frame="1"/>
          </w:rPr>
          <w:drawing>
            <wp:inline distT="0" distB="0" distL="0" distR="0" wp14:anchorId="70630938" wp14:editId="22659B29">
              <wp:extent cx="5374005" cy="3450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4005" cy="3450590"/>
                      </a:xfrm>
                      <a:prstGeom prst="rect">
                        <a:avLst/>
                      </a:prstGeom>
                      <a:noFill/>
                      <a:ln>
                        <a:noFill/>
                      </a:ln>
                    </pic:spPr>
                  </pic:pic>
                </a:graphicData>
              </a:graphic>
            </wp:inline>
          </w:drawing>
        </w:r>
      </w:ins>
    </w:p>
    <w:p w14:paraId="6E70F049" w14:textId="77777777" w:rsidR="00F16632" w:rsidRDefault="00F16632" w:rsidP="00F16632">
      <w:pPr>
        <w:spacing w:after="240"/>
        <w:rPr>
          <w:ins w:id="711" w:author="Bill Hereth" w:date="2022-01-21T13:43:00Z"/>
        </w:rPr>
      </w:pPr>
      <w:ins w:id="712" w:author="Bill Hereth" w:date="2022-01-21T13:43:00Z">
        <w:r>
          <w:br/>
        </w:r>
      </w:ins>
    </w:p>
    <w:p w14:paraId="7DBF12C8" w14:textId="77777777" w:rsidR="00F16632" w:rsidRDefault="00F16632">
      <w:pPr>
        <w:pStyle w:val="NormalWeb"/>
        <w:keepNext/>
        <w:spacing w:before="0" w:beforeAutospacing="0" w:after="0" w:afterAutospacing="0"/>
        <w:ind w:right="274"/>
        <w:jc w:val="center"/>
        <w:rPr>
          <w:ins w:id="713" w:author="Bill Hereth" w:date="2022-01-21T13:43:00Z"/>
        </w:rPr>
        <w:pPrChange w:id="714" w:author="Bill Hereth" w:date="2022-02-16T07:52:00Z">
          <w:pPr>
            <w:pStyle w:val="NormalWeb"/>
            <w:spacing w:before="0" w:beforeAutospacing="0" w:after="0" w:afterAutospacing="0"/>
            <w:ind w:right="270"/>
            <w:jc w:val="center"/>
          </w:pPr>
        </w:pPrChange>
      </w:pPr>
      <w:ins w:id="715" w:author="Bill Hereth" w:date="2022-01-21T13:43:00Z">
        <w:r>
          <w:rPr>
            <w:rFonts w:ascii="Roboto" w:hAnsi="Roboto"/>
            <w:b/>
            <w:bCs/>
            <w:color w:val="45818E"/>
            <w:sz w:val="18"/>
            <w:szCs w:val="18"/>
          </w:rPr>
          <w:t>Figure 4.</w:t>
        </w:r>
        <w:r>
          <w:rPr>
            <w:rFonts w:ascii="Roboto" w:hAnsi="Roboto"/>
            <w:color w:val="45818E"/>
            <w:sz w:val="18"/>
            <w:szCs w:val="18"/>
          </w:rPr>
          <w:t xml:space="preserve"> CAV Market Penetration Rate on Two-Lane Facilities </w:t>
        </w:r>
      </w:ins>
    </w:p>
    <w:p w14:paraId="26408303" w14:textId="77777777" w:rsidR="00F16632" w:rsidRDefault="00F16632" w:rsidP="00F16632">
      <w:pPr>
        <w:rPr>
          <w:ins w:id="716" w:author="Bill Hereth" w:date="2022-01-21T13:43:00Z"/>
        </w:rPr>
      </w:pPr>
    </w:p>
    <w:p w14:paraId="13EEC36A" w14:textId="77777777" w:rsidR="00F16632" w:rsidRDefault="00F16632" w:rsidP="00F16632">
      <w:pPr>
        <w:pStyle w:val="NormalWeb"/>
        <w:spacing w:before="0" w:beforeAutospacing="0" w:after="0" w:afterAutospacing="0"/>
        <w:jc w:val="center"/>
        <w:rPr>
          <w:ins w:id="717" w:author="Bill Hereth" w:date="2022-01-21T13:43:00Z"/>
        </w:rPr>
      </w:pPr>
      <w:ins w:id="718" w:author="Bill Hereth" w:date="2022-01-21T13:43:00Z">
        <w:r>
          <w:rPr>
            <w:rFonts w:ascii="Roboto" w:hAnsi="Roboto"/>
            <w:noProof/>
            <w:color w:val="000000"/>
            <w:sz w:val="20"/>
            <w:szCs w:val="20"/>
            <w:bdr w:val="none" w:sz="0" w:space="0" w:color="auto" w:frame="1"/>
          </w:rPr>
          <w:drawing>
            <wp:inline distT="0" distB="0" distL="0" distR="0" wp14:anchorId="2EFE4A70" wp14:editId="6C7A7CA8">
              <wp:extent cx="5382895" cy="3476625"/>
              <wp:effectExtent l="0" t="0" r="825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2895" cy="3476625"/>
                      </a:xfrm>
                      <a:prstGeom prst="rect">
                        <a:avLst/>
                      </a:prstGeom>
                      <a:noFill/>
                      <a:ln>
                        <a:noFill/>
                      </a:ln>
                    </pic:spPr>
                  </pic:pic>
                </a:graphicData>
              </a:graphic>
            </wp:inline>
          </w:drawing>
        </w:r>
      </w:ins>
    </w:p>
    <w:p w14:paraId="49CB6B43" w14:textId="77777777" w:rsidR="00F16632" w:rsidRDefault="00F16632" w:rsidP="00F16632">
      <w:pPr>
        <w:rPr>
          <w:ins w:id="719" w:author="Bill Hereth" w:date="2022-01-21T13:43:00Z"/>
        </w:rPr>
      </w:pPr>
    </w:p>
    <w:p w14:paraId="1BDEB432" w14:textId="77777777" w:rsidR="00F16632" w:rsidRDefault="00F16632">
      <w:pPr>
        <w:pStyle w:val="NormalWeb"/>
        <w:keepNext/>
        <w:spacing w:before="0" w:beforeAutospacing="0" w:after="0" w:afterAutospacing="0"/>
        <w:ind w:right="274"/>
        <w:jc w:val="center"/>
        <w:rPr>
          <w:ins w:id="720" w:author="Bill Hereth" w:date="2022-01-21T13:43:00Z"/>
        </w:rPr>
        <w:pPrChange w:id="721" w:author="Bill Hereth" w:date="2022-02-16T07:52:00Z">
          <w:pPr>
            <w:pStyle w:val="NormalWeb"/>
            <w:spacing w:before="0" w:beforeAutospacing="0" w:after="0" w:afterAutospacing="0"/>
            <w:ind w:right="270"/>
            <w:jc w:val="center"/>
          </w:pPr>
        </w:pPrChange>
      </w:pPr>
      <w:ins w:id="722" w:author="Bill Hereth" w:date="2022-01-21T13:43:00Z">
        <w:r>
          <w:rPr>
            <w:rFonts w:ascii="Roboto" w:hAnsi="Roboto"/>
            <w:b/>
            <w:bCs/>
            <w:color w:val="45818E"/>
            <w:sz w:val="18"/>
            <w:szCs w:val="18"/>
          </w:rPr>
          <w:lastRenderedPageBreak/>
          <w:t>Figure 5.</w:t>
        </w:r>
        <w:r>
          <w:rPr>
            <w:rFonts w:ascii="Roboto" w:hAnsi="Roboto"/>
            <w:color w:val="45818E"/>
            <w:sz w:val="18"/>
            <w:szCs w:val="18"/>
          </w:rPr>
          <w:t xml:space="preserve"> CAV Capacity Multiplier for Three-or-More-Lane Facilities </w:t>
        </w:r>
      </w:ins>
    </w:p>
    <w:p w14:paraId="49B3A73F" w14:textId="77777777" w:rsidR="00F16632" w:rsidRDefault="00F16632" w:rsidP="00F16632">
      <w:pPr>
        <w:pStyle w:val="NormalWeb"/>
        <w:spacing w:before="0" w:beforeAutospacing="0" w:after="0" w:afterAutospacing="0"/>
        <w:jc w:val="center"/>
        <w:rPr>
          <w:ins w:id="723" w:author="Bill Hereth" w:date="2022-01-21T13:43:00Z"/>
        </w:rPr>
      </w:pPr>
      <w:ins w:id="724" w:author="Bill Hereth" w:date="2022-01-21T13:43:00Z">
        <w:r>
          <w:rPr>
            <w:rFonts w:ascii="Roboto" w:hAnsi="Roboto"/>
            <w:noProof/>
            <w:color w:val="000000"/>
            <w:sz w:val="20"/>
            <w:szCs w:val="20"/>
            <w:bdr w:val="none" w:sz="0" w:space="0" w:color="auto" w:frame="1"/>
          </w:rPr>
          <w:drawing>
            <wp:inline distT="0" distB="0" distL="0" distR="0" wp14:anchorId="320D2E4C" wp14:editId="3EB5D76D">
              <wp:extent cx="5676265" cy="3648710"/>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6265" cy="3648710"/>
                      </a:xfrm>
                      <a:prstGeom prst="rect">
                        <a:avLst/>
                      </a:prstGeom>
                      <a:noFill/>
                      <a:ln>
                        <a:noFill/>
                      </a:ln>
                    </pic:spPr>
                  </pic:pic>
                </a:graphicData>
              </a:graphic>
            </wp:inline>
          </w:drawing>
        </w:r>
      </w:ins>
    </w:p>
    <w:p w14:paraId="0C2407DD" w14:textId="77777777" w:rsidR="00F16632" w:rsidRDefault="00F16632" w:rsidP="00F16632">
      <w:pPr>
        <w:spacing w:after="240"/>
        <w:rPr>
          <w:ins w:id="725" w:author="Bill Hereth" w:date="2022-01-21T13:43:00Z"/>
        </w:rPr>
      </w:pPr>
    </w:p>
    <w:p w14:paraId="5D4E52F2" w14:textId="77777777" w:rsidR="00F16632" w:rsidRDefault="00F16632">
      <w:pPr>
        <w:pStyle w:val="NormalWeb"/>
        <w:keepNext/>
        <w:spacing w:before="0" w:beforeAutospacing="0" w:after="0" w:afterAutospacing="0"/>
        <w:ind w:right="274"/>
        <w:jc w:val="center"/>
        <w:rPr>
          <w:ins w:id="726" w:author="Bill Hereth" w:date="2022-01-21T13:43:00Z"/>
        </w:rPr>
        <w:pPrChange w:id="727" w:author="Bill Hereth" w:date="2022-02-16T07:52:00Z">
          <w:pPr>
            <w:pStyle w:val="NormalWeb"/>
            <w:spacing w:before="0" w:beforeAutospacing="0" w:after="0" w:afterAutospacing="0"/>
            <w:ind w:right="270"/>
            <w:jc w:val="center"/>
          </w:pPr>
        </w:pPrChange>
      </w:pPr>
      <w:ins w:id="728" w:author="Bill Hereth" w:date="2022-01-21T13:43:00Z">
        <w:r>
          <w:rPr>
            <w:rFonts w:ascii="Roboto" w:hAnsi="Roboto"/>
            <w:b/>
            <w:bCs/>
            <w:color w:val="45818E"/>
            <w:sz w:val="18"/>
            <w:szCs w:val="18"/>
          </w:rPr>
          <w:t>Figure 6.</w:t>
        </w:r>
        <w:r>
          <w:rPr>
            <w:rFonts w:ascii="Roboto" w:hAnsi="Roboto"/>
            <w:color w:val="45818E"/>
            <w:sz w:val="18"/>
            <w:szCs w:val="18"/>
          </w:rPr>
          <w:t xml:space="preserve"> CAV Market Penetration Rate on Three-or-More Lane Facilities </w:t>
        </w:r>
      </w:ins>
    </w:p>
    <w:p w14:paraId="20D0E775" w14:textId="77777777" w:rsidR="00F16632" w:rsidRDefault="00F16632" w:rsidP="00F16632">
      <w:pPr>
        <w:rPr>
          <w:ins w:id="729" w:author="Bill Hereth" w:date="2022-01-21T13:43:00Z"/>
        </w:rPr>
      </w:pPr>
    </w:p>
    <w:p w14:paraId="094C294E" w14:textId="77777777" w:rsidR="00F16632" w:rsidRDefault="00F16632" w:rsidP="00F16632">
      <w:pPr>
        <w:pStyle w:val="NormalWeb"/>
        <w:spacing w:before="0" w:beforeAutospacing="0" w:after="0" w:afterAutospacing="0"/>
        <w:jc w:val="center"/>
        <w:rPr>
          <w:ins w:id="730" w:author="Bill Hereth" w:date="2022-01-21T13:43:00Z"/>
        </w:rPr>
      </w:pPr>
      <w:ins w:id="731" w:author="Bill Hereth" w:date="2022-01-21T13:43:00Z">
        <w:r>
          <w:rPr>
            <w:rFonts w:ascii="Roboto" w:hAnsi="Roboto"/>
            <w:noProof/>
            <w:color w:val="000000"/>
            <w:sz w:val="20"/>
            <w:szCs w:val="20"/>
            <w:bdr w:val="none" w:sz="0" w:space="0" w:color="auto" w:frame="1"/>
          </w:rPr>
          <w:drawing>
            <wp:inline distT="0" distB="0" distL="0" distR="0" wp14:anchorId="611644D1" wp14:editId="2E5AE60F">
              <wp:extent cx="5115560" cy="329501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5560" cy="3295015"/>
                      </a:xfrm>
                      <a:prstGeom prst="rect">
                        <a:avLst/>
                      </a:prstGeom>
                      <a:noFill/>
                      <a:ln>
                        <a:noFill/>
                      </a:ln>
                    </pic:spPr>
                  </pic:pic>
                </a:graphicData>
              </a:graphic>
            </wp:inline>
          </w:drawing>
        </w:r>
      </w:ins>
    </w:p>
    <w:p w14:paraId="49D958D9" w14:textId="77777777" w:rsidR="00F16632" w:rsidRDefault="00F16632" w:rsidP="00F16632">
      <w:pPr>
        <w:rPr>
          <w:ins w:id="732" w:author="Bill Hereth" w:date="2022-01-21T13:43:00Z"/>
        </w:rPr>
      </w:pPr>
    </w:p>
    <w:p w14:paraId="3232498F" w14:textId="77777777" w:rsidR="00F16632" w:rsidRDefault="00F16632" w:rsidP="00E83E7B">
      <w:pPr>
        <w:pStyle w:val="Heading2"/>
        <w:rPr>
          <w:ins w:id="733" w:author="Bill Hereth" w:date="2022-01-21T13:43:00Z"/>
        </w:rPr>
      </w:pPr>
      <w:bookmarkStart w:id="734" w:name="_Toc95889770"/>
      <w:ins w:id="735" w:author="Bill Hereth" w:date="2022-01-21T13:43:00Z">
        <w:r>
          <w:lastRenderedPageBreak/>
          <w:t>Trip Tables</w:t>
        </w:r>
        <w:bookmarkEnd w:id="734"/>
      </w:ins>
    </w:p>
    <w:p w14:paraId="4E3CCCCA" w14:textId="4A836F70" w:rsidR="00F16632" w:rsidRDefault="00F16632" w:rsidP="00F16632">
      <w:pPr>
        <w:rPr>
          <w:ins w:id="736" w:author="Bill Hereth" w:date="2022-02-16T07:54:00Z"/>
        </w:rPr>
      </w:pPr>
      <w:ins w:id="737" w:author="Bill Hereth" w:date="2022-01-21T13:43:00Z">
        <w:r>
          <w:t xml:space="preserve">The </w:t>
        </w:r>
      </w:ins>
      <w:ins w:id="738" w:author="Bill Hereth" w:date="2022-02-16T07:53:00Z">
        <w:r w:rsidR="00605BDF">
          <w:t xml:space="preserve">files in the Trip Tables </w:t>
        </w:r>
      </w:ins>
      <w:ins w:id="739" w:author="Bill Hereth" w:date="2022-01-21T13:43:00Z">
        <w:r>
          <w:t>folder contain information for special generators</w:t>
        </w:r>
      </w:ins>
      <w:ins w:id="740" w:author="Bill Hereth" w:date="2022-02-16T07:53:00Z">
        <w:r w:rsidR="00605BDF">
          <w:t xml:space="preserve">, including </w:t>
        </w:r>
      </w:ins>
      <w:ins w:id="741" w:author="Bill Hereth" w:date="2022-02-16T07:54:00Z">
        <w:r w:rsidR="00605BDF">
          <w:t xml:space="preserve">the airport, lagoon, and </w:t>
        </w:r>
      </w:ins>
      <w:ins w:id="742" w:author="Bill Hereth" w:date="2022-02-16T07:53:00Z">
        <w:r w:rsidR="00605BDF">
          <w:t>colleges</w:t>
        </w:r>
      </w:ins>
      <w:ins w:id="743" w:author="Bill Hereth" w:date="2022-02-16T07:54:00Z">
        <w:r w:rsidR="00605BDF">
          <w:t>/universities.</w:t>
        </w:r>
      </w:ins>
    </w:p>
    <w:p w14:paraId="2F57038A" w14:textId="185591BE" w:rsidR="00605BDF" w:rsidRDefault="00605BDF" w:rsidP="00F16632">
      <w:pPr>
        <w:rPr>
          <w:ins w:id="744" w:author="Bill Hereth" w:date="2022-01-21T13:43:00Z"/>
        </w:rPr>
      </w:pPr>
      <w:ins w:id="745" w:author="Bill Hereth" w:date="2022-02-16T07:54:00Z">
        <w:r>
          <w:t>The ‘</w:t>
        </w:r>
        <w:r w:rsidRPr="00605BDF">
          <w:t>TripTableControlTotal.csv</w:t>
        </w:r>
        <w:r>
          <w:t>’ file is a lookup of avera</w:t>
        </w:r>
      </w:ins>
      <w:ins w:id="746" w:author="Bill Hereth" w:date="2022-02-16T07:55:00Z">
        <w:r>
          <w:t>ge daily visitors and enrollment by year through 2050. It contains the following fields:</w:t>
        </w:r>
      </w:ins>
    </w:p>
    <w:p w14:paraId="0D89330F" w14:textId="77777777" w:rsidR="00F16632" w:rsidRDefault="00F16632" w:rsidP="00F16632">
      <w:pPr>
        <w:pStyle w:val="ListParagraph"/>
        <w:numPr>
          <w:ilvl w:val="0"/>
          <w:numId w:val="72"/>
        </w:numPr>
        <w:rPr>
          <w:ins w:id="747" w:author="Bill Hereth" w:date="2022-01-21T13:43:00Z"/>
        </w:rPr>
      </w:pPr>
      <w:ins w:id="748" w:author="Bill Hereth" w:date="2022-01-21T13:43:00Z">
        <w:r w:rsidRPr="00BC7917">
          <w:t>Year</w:t>
        </w:r>
        <w:r>
          <w:t xml:space="preserve"> – year of trip data, lookup index</w:t>
        </w:r>
      </w:ins>
    </w:p>
    <w:p w14:paraId="63787979" w14:textId="77777777" w:rsidR="00F16632" w:rsidRDefault="00F16632" w:rsidP="00F16632">
      <w:pPr>
        <w:pStyle w:val="ListParagraph"/>
        <w:numPr>
          <w:ilvl w:val="0"/>
          <w:numId w:val="72"/>
        </w:numPr>
        <w:rPr>
          <w:ins w:id="749" w:author="Bill Hereth" w:date="2022-01-21T13:43:00Z"/>
        </w:rPr>
      </w:pPr>
      <w:ins w:id="750" w:author="Bill Hereth" w:date="2022-01-21T13:43:00Z">
        <w:r w:rsidRPr="00BC7917">
          <w:t>Airport</w:t>
        </w:r>
        <w:r>
          <w:t xml:space="preserve"> – average daily weekday trips to Salt Lake International Airport</w:t>
        </w:r>
      </w:ins>
    </w:p>
    <w:p w14:paraId="1FD90B8C" w14:textId="77777777" w:rsidR="00F16632" w:rsidRDefault="00F16632" w:rsidP="00F16632">
      <w:pPr>
        <w:pStyle w:val="ListParagraph"/>
        <w:numPr>
          <w:ilvl w:val="0"/>
          <w:numId w:val="72"/>
        </w:numPr>
        <w:rPr>
          <w:ins w:id="751" w:author="Bill Hereth" w:date="2022-01-21T13:43:00Z"/>
        </w:rPr>
      </w:pPr>
      <w:ins w:id="752" w:author="Bill Hereth" w:date="2022-01-21T13:43:00Z">
        <w:r w:rsidRPr="00BC7917">
          <w:t>Lagoon</w:t>
        </w:r>
        <w:r>
          <w:t xml:space="preserve"> – daily trips to Lagoon amusement park (peak summer trips)</w:t>
        </w:r>
      </w:ins>
    </w:p>
    <w:p w14:paraId="649CC59C" w14:textId="77777777" w:rsidR="00F16632" w:rsidRDefault="00F16632" w:rsidP="00F16632">
      <w:pPr>
        <w:pStyle w:val="ListParagraph"/>
        <w:numPr>
          <w:ilvl w:val="0"/>
          <w:numId w:val="72"/>
        </w:numPr>
        <w:rPr>
          <w:ins w:id="753" w:author="Bill Hereth" w:date="2022-01-21T13:43:00Z"/>
        </w:rPr>
      </w:pPr>
      <w:ins w:id="754" w:author="Bill Hereth" w:date="2022-01-21T13:43:00Z">
        <w:r w:rsidRPr="00BC7917">
          <w:t>LDSBC</w:t>
        </w:r>
        <w:r>
          <w:t xml:space="preserve"> – total enrollment at Ensign College (formerly LDS Business College)</w:t>
        </w:r>
      </w:ins>
    </w:p>
    <w:p w14:paraId="6D55E403" w14:textId="77777777" w:rsidR="00F16632" w:rsidRDefault="00F16632" w:rsidP="00F16632">
      <w:pPr>
        <w:pStyle w:val="ListParagraph"/>
        <w:numPr>
          <w:ilvl w:val="0"/>
          <w:numId w:val="72"/>
        </w:numPr>
        <w:rPr>
          <w:ins w:id="755" w:author="Bill Hereth" w:date="2022-01-21T13:43:00Z"/>
        </w:rPr>
      </w:pPr>
      <w:proofErr w:type="spellStart"/>
      <w:ins w:id="756" w:author="Bill Hereth" w:date="2022-01-21T13:43:00Z">
        <w:r w:rsidRPr="00BC7917">
          <w:t>Westmin</w:t>
        </w:r>
        <w:proofErr w:type="spellEnd"/>
        <w:r>
          <w:t xml:space="preserve"> – total enrollment at Westminster College</w:t>
        </w:r>
      </w:ins>
    </w:p>
    <w:p w14:paraId="131927FA" w14:textId="77777777" w:rsidR="00F16632" w:rsidRDefault="00F16632" w:rsidP="00F16632">
      <w:pPr>
        <w:pStyle w:val="ListParagraph"/>
        <w:numPr>
          <w:ilvl w:val="0"/>
          <w:numId w:val="72"/>
        </w:numPr>
        <w:rPr>
          <w:ins w:id="757" w:author="Bill Hereth" w:date="2022-01-21T13:43:00Z"/>
        </w:rPr>
      </w:pPr>
      <w:proofErr w:type="spellStart"/>
      <w:ins w:id="758" w:author="Bill Hereth" w:date="2022-01-21T13:43:00Z">
        <w:r w:rsidRPr="00BC7917">
          <w:t>UofU_Main</w:t>
        </w:r>
        <w:proofErr w:type="spellEnd"/>
        <w:r>
          <w:t xml:space="preserve"> – total enrollment at University of Utah—Main Campus</w:t>
        </w:r>
      </w:ins>
    </w:p>
    <w:p w14:paraId="471F500D" w14:textId="77777777" w:rsidR="00F16632" w:rsidRDefault="00F16632" w:rsidP="00F16632">
      <w:pPr>
        <w:pStyle w:val="ListParagraph"/>
        <w:numPr>
          <w:ilvl w:val="0"/>
          <w:numId w:val="72"/>
        </w:numPr>
        <w:rPr>
          <w:ins w:id="759" w:author="Bill Hereth" w:date="2022-01-21T13:43:00Z"/>
        </w:rPr>
      </w:pPr>
      <w:proofErr w:type="spellStart"/>
      <w:ins w:id="760" w:author="Bill Hereth" w:date="2022-01-21T13:43:00Z">
        <w:r w:rsidRPr="00BC7917">
          <w:t>UofU_Med</w:t>
        </w:r>
        <w:proofErr w:type="spellEnd"/>
        <w:r>
          <w:t xml:space="preserve"> – total enrollment at University of Utah—Medical Campus</w:t>
        </w:r>
      </w:ins>
    </w:p>
    <w:p w14:paraId="174EDF56" w14:textId="77777777" w:rsidR="00F16632" w:rsidRDefault="00F16632" w:rsidP="00F16632">
      <w:pPr>
        <w:pStyle w:val="ListParagraph"/>
        <w:numPr>
          <w:ilvl w:val="0"/>
          <w:numId w:val="72"/>
        </w:numPr>
        <w:rPr>
          <w:ins w:id="761" w:author="Bill Hereth" w:date="2022-01-21T13:43:00Z"/>
        </w:rPr>
      </w:pPr>
      <w:proofErr w:type="spellStart"/>
      <w:ins w:id="762" w:author="Bill Hereth" w:date="2022-01-21T13:43:00Z">
        <w:r w:rsidRPr="00BC7917">
          <w:t>WSU_Ogden</w:t>
        </w:r>
        <w:proofErr w:type="spellEnd"/>
        <w:r>
          <w:t xml:space="preserve"> – total enrollment at Weber State University—Ogden Campus</w:t>
        </w:r>
      </w:ins>
    </w:p>
    <w:p w14:paraId="47DAAD33" w14:textId="77777777" w:rsidR="00F16632" w:rsidRDefault="00F16632" w:rsidP="00F16632">
      <w:pPr>
        <w:pStyle w:val="ListParagraph"/>
        <w:numPr>
          <w:ilvl w:val="0"/>
          <w:numId w:val="72"/>
        </w:numPr>
        <w:rPr>
          <w:ins w:id="763" w:author="Bill Hereth" w:date="2022-01-21T13:43:00Z"/>
        </w:rPr>
      </w:pPr>
      <w:proofErr w:type="spellStart"/>
      <w:ins w:id="764" w:author="Bill Hereth" w:date="2022-01-21T13:43:00Z">
        <w:r w:rsidRPr="00BC7917">
          <w:t>WSU_Davis</w:t>
        </w:r>
        <w:proofErr w:type="spellEnd"/>
        <w:r>
          <w:t xml:space="preserve"> – total enrollment at Weber State University—Davis Campus</w:t>
        </w:r>
      </w:ins>
    </w:p>
    <w:p w14:paraId="2B3357E4" w14:textId="77777777" w:rsidR="00F16632" w:rsidRDefault="00F16632" w:rsidP="00F16632">
      <w:pPr>
        <w:pStyle w:val="ListParagraph"/>
        <w:numPr>
          <w:ilvl w:val="0"/>
          <w:numId w:val="72"/>
        </w:numPr>
        <w:rPr>
          <w:ins w:id="765" w:author="Bill Hereth" w:date="2022-01-21T13:43:00Z"/>
        </w:rPr>
      </w:pPr>
      <w:proofErr w:type="spellStart"/>
      <w:ins w:id="766" w:author="Bill Hereth" w:date="2022-01-21T13:43:00Z">
        <w:r w:rsidRPr="00BC7917">
          <w:t>WSU_West</w:t>
        </w:r>
        <w:proofErr w:type="spellEnd"/>
        <w:r>
          <w:t xml:space="preserve"> – total enrollment at Weber State University—West Campus</w:t>
        </w:r>
      </w:ins>
    </w:p>
    <w:p w14:paraId="6BBFA1EA" w14:textId="77777777" w:rsidR="00F16632" w:rsidRDefault="00F16632" w:rsidP="00F16632">
      <w:pPr>
        <w:pStyle w:val="ListParagraph"/>
        <w:numPr>
          <w:ilvl w:val="0"/>
          <w:numId w:val="72"/>
        </w:numPr>
        <w:rPr>
          <w:ins w:id="767" w:author="Bill Hereth" w:date="2022-01-21T13:43:00Z"/>
        </w:rPr>
      </w:pPr>
      <w:ins w:id="768" w:author="Bill Hereth" w:date="2022-01-21T13:43:00Z">
        <w:r w:rsidRPr="00BC7917">
          <w:t>SLCC_TL</w:t>
        </w:r>
        <w:r>
          <w:t xml:space="preserve"> – total enrollment at Salt Lake Community College—Taylorsville Campus</w:t>
        </w:r>
      </w:ins>
    </w:p>
    <w:p w14:paraId="31B370EA" w14:textId="77777777" w:rsidR="00F16632" w:rsidRDefault="00F16632" w:rsidP="00F16632">
      <w:pPr>
        <w:pStyle w:val="ListParagraph"/>
        <w:numPr>
          <w:ilvl w:val="0"/>
          <w:numId w:val="72"/>
        </w:numPr>
        <w:rPr>
          <w:ins w:id="769" w:author="Bill Hereth" w:date="2022-01-21T13:43:00Z"/>
        </w:rPr>
      </w:pPr>
      <w:ins w:id="770" w:author="Bill Hereth" w:date="2022-01-21T13:43:00Z">
        <w:r w:rsidRPr="00BC7917">
          <w:t>SLCC_SC</w:t>
        </w:r>
        <w:r>
          <w:t xml:space="preserve"> – total enrollment at Salt Lake Community College—South City Campus</w:t>
        </w:r>
      </w:ins>
    </w:p>
    <w:p w14:paraId="4BFF91DB" w14:textId="77777777" w:rsidR="00F16632" w:rsidRDefault="00F16632" w:rsidP="00F16632">
      <w:pPr>
        <w:pStyle w:val="ListParagraph"/>
        <w:numPr>
          <w:ilvl w:val="0"/>
          <w:numId w:val="72"/>
        </w:numPr>
        <w:rPr>
          <w:ins w:id="771" w:author="Bill Hereth" w:date="2022-01-21T13:43:00Z"/>
        </w:rPr>
      </w:pPr>
      <w:ins w:id="772" w:author="Bill Hereth" w:date="2022-01-21T13:43:00Z">
        <w:r w:rsidRPr="00BC7917">
          <w:t>SLCC_JD</w:t>
        </w:r>
        <w:r>
          <w:t xml:space="preserve"> – total enrollment at Salt Lake Community College—Jordan Campus</w:t>
        </w:r>
      </w:ins>
    </w:p>
    <w:p w14:paraId="268B5806" w14:textId="77777777" w:rsidR="00F16632" w:rsidRDefault="00F16632" w:rsidP="00F16632">
      <w:pPr>
        <w:pStyle w:val="ListParagraph"/>
        <w:numPr>
          <w:ilvl w:val="0"/>
          <w:numId w:val="72"/>
        </w:numPr>
        <w:rPr>
          <w:ins w:id="773" w:author="Bill Hereth" w:date="2022-01-21T13:43:00Z"/>
        </w:rPr>
      </w:pPr>
      <w:proofErr w:type="spellStart"/>
      <w:ins w:id="774" w:author="Bill Hereth" w:date="2022-01-21T13:43:00Z">
        <w:r w:rsidRPr="00BC7917">
          <w:t>SLCC_Mead</w:t>
        </w:r>
        <w:proofErr w:type="spellEnd"/>
        <w:r>
          <w:t xml:space="preserve"> – total enrollment at Salt Lake Community College—Meadowbrook Campus</w:t>
        </w:r>
      </w:ins>
    </w:p>
    <w:p w14:paraId="4ABCB35F" w14:textId="77777777" w:rsidR="00F16632" w:rsidRDefault="00F16632" w:rsidP="00F16632">
      <w:pPr>
        <w:pStyle w:val="ListParagraph"/>
        <w:numPr>
          <w:ilvl w:val="0"/>
          <w:numId w:val="72"/>
        </w:numPr>
        <w:rPr>
          <w:ins w:id="775" w:author="Bill Hereth" w:date="2022-01-21T13:43:00Z"/>
        </w:rPr>
      </w:pPr>
      <w:ins w:id="776" w:author="Bill Hereth" w:date="2022-01-21T13:43:00Z">
        <w:r w:rsidRPr="00BC7917">
          <w:t>SLCC_ML</w:t>
        </w:r>
        <w:r>
          <w:t xml:space="preserve"> – total enrollment at Salt Lake Community College—Miller Campus</w:t>
        </w:r>
      </w:ins>
    </w:p>
    <w:p w14:paraId="443A3182" w14:textId="77777777" w:rsidR="00F16632" w:rsidRDefault="00F16632" w:rsidP="00F16632">
      <w:pPr>
        <w:pStyle w:val="ListParagraph"/>
        <w:numPr>
          <w:ilvl w:val="0"/>
          <w:numId w:val="72"/>
        </w:numPr>
        <w:rPr>
          <w:ins w:id="777" w:author="Bill Hereth" w:date="2022-01-21T13:43:00Z"/>
        </w:rPr>
      </w:pPr>
      <w:ins w:id="778" w:author="Bill Hereth" w:date="2022-01-21T13:43:00Z">
        <w:r w:rsidRPr="00BC7917">
          <w:t>SLCC_LB</w:t>
        </w:r>
        <w:r>
          <w:t xml:space="preserve"> – total enrollment at Salt Lake Community College—Library Square Campus</w:t>
        </w:r>
      </w:ins>
    </w:p>
    <w:p w14:paraId="078A1495" w14:textId="77777777" w:rsidR="00F16632" w:rsidRDefault="00F16632" w:rsidP="00F16632">
      <w:pPr>
        <w:pStyle w:val="ListParagraph"/>
        <w:numPr>
          <w:ilvl w:val="0"/>
          <w:numId w:val="72"/>
        </w:numPr>
        <w:rPr>
          <w:ins w:id="779" w:author="Bill Hereth" w:date="2022-01-21T13:43:00Z"/>
        </w:rPr>
      </w:pPr>
      <w:ins w:id="780" w:author="Bill Hereth" w:date="2022-01-21T13:43:00Z">
        <w:r w:rsidRPr="00BC7917">
          <w:t>SLCC_HL</w:t>
        </w:r>
        <w:r>
          <w:t xml:space="preserve"> – total enrollment at Salt Lake Community College—Highland Campus</w:t>
        </w:r>
      </w:ins>
    </w:p>
    <w:p w14:paraId="57444F20" w14:textId="77777777" w:rsidR="00F16632" w:rsidRDefault="00F16632" w:rsidP="00F16632">
      <w:pPr>
        <w:pStyle w:val="ListParagraph"/>
        <w:numPr>
          <w:ilvl w:val="0"/>
          <w:numId w:val="72"/>
        </w:numPr>
        <w:rPr>
          <w:ins w:id="781" w:author="Bill Hereth" w:date="2022-01-21T13:43:00Z"/>
        </w:rPr>
      </w:pPr>
      <w:proofErr w:type="spellStart"/>
      <w:ins w:id="782" w:author="Bill Hereth" w:date="2022-01-21T13:43:00Z">
        <w:r w:rsidRPr="00BC7917">
          <w:t>SLCC_Airp</w:t>
        </w:r>
        <w:proofErr w:type="spellEnd"/>
        <w:r>
          <w:t xml:space="preserve"> – total enrollment at Salt Lake Community College—Airport Campus</w:t>
        </w:r>
      </w:ins>
    </w:p>
    <w:p w14:paraId="729C64E6" w14:textId="77777777" w:rsidR="00F16632" w:rsidRDefault="00F16632" w:rsidP="00F16632">
      <w:pPr>
        <w:pStyle w:val="ListParagraph"/>
        <w:numPr>
          <w:ilvl w:val="0"/>
          <w:numId w:val="72"/>
        </w:numPr>
        <w:rPr>
          <w:ins w:id="783" w:author="Bill Hereth" w:date="2022-01-21T13:43:00Z"/>
        </w:rPr>
      </w:pPr>
      <w:proofErr w:type="spellStart"/>
      <w:ins w:id="784" w:author="Bill Hereth" w:date="2022-01-21T13:43:00Z">
        <w:r w:rsidRPr="00BC7917">
          <w:t>SLCC_West</w:t>
        </w:r>
        <w:proofErr w:type="spellEnd"/>
        <w:r>
          <w:t xml:space="preserve"> – total enrollment at Salt Lake Community College—Westpointe Campus</w:t>
        </w:r>
      </w:ins>
    </w:p>
    <w:p w14:paraId="74D7C96E" w14:textId="77777777" w:rsidR="00F16632" w:rsidRDefault="00F16632" w:rsidP="00F16632">
      <w:pPr>
        <w:pStyle w:val="ListParagraph"/>
        <w:numPr>
          <w:ilvl w:val="0"/>
          <w:numId w:val="72"/>
        </w:numPr>
        <w:rPr>
          <w:ins w:id="785" w:author="Bill Hereth" w:date="2022-01-21T13:43:00Z"/>
        </w:rPr>
      </w:pPr>
      <w:ins w:id="786" w:author="Bill Hereth" w:date="2022-01-21T13:43:00Z">
        <w:r w:rsidRPr="00BC7917">
          <w:t>SLCC_HM</w:t>
        </w:r>
        <w:r>
          <w:t xml:space="preserve"> – total enrollment at Salt Lake Community College—Herriman Campus</w:t>
        </w:r>
      </w:ins>
    </w:p>
    <w:p w14:paraId="15578729" w14:textId="77777777" w:rsidR="00F16632" w:rsidRDefault="00F16632" w:rsidP="00F16632">
      <w:pPr>
        <w:pStyle w:val="ListParagraph"/>
        <w:numPr>
          <w:ilvl w:val="0"/>
          <w:numId w:val="72"/>
        </w:numPr>
        <w:rPr>
          <w:ins w:id="787" w:author="Bill Hereth" w:date="2022-01-21T13:43:00Z"/>
        </w:rPr>
      </w:pPr>
      <w:ins w:id="788" w:author="Bill Hereth" w:date="2022-01-21T13:43:00Z">
        <w:r w:rsidRPr="00BC7917">
          <w:t>BYU</w:t>
        </w:r>
        <w:r>
          <w:t xml:space="preserve"> – total enrollment at Brigham Young University—Provo Campus</w:t>
        </w:r>
      </w:ins>
    </w:p>
    <w:p w14:paraId="59E8EFA8" w14:textId="77777777" w:rsidR="00F16632" w:rsidRDefault="00F16632" w:rsidP="00F16632">
      <w:pPr>
        <w:pStyle w:val="ListParagraph"/>
        <w:numPr>
          <w:ilvl w:val="0"/>
          <w:numId w:val="72"/>
        </w:numPr>
        <w:rPr>
          <w:ins w:id="789" w:author="Bill Hereth" w:date="2022-01-21T13:43:00Z"/>
        </w:rPr>
      </w:pPr>
      <w:proofErr w:type="spellStart"/>
      <w:ins w:id="790" w:author="Bill Hereth" w:date="2022-01-21T13:43:00Z">
        <w:r w:rsidRPr="00BC7917">
          <w:t>UVU_main</w:t>
        </w:r>
        <w:proofErr w:type="spellEnd"/>
        <w:r>
          <w:t xml:space="preserve"> – total enrollment at Utah Valley University—Main Campus</w:t>
        </w:r>
      </w:ins>
    </w:p>
    <w:p w14:paraId="583EEFF9" w14:textId="77777777" w:rsidR="00F16632" w:rsidRDefault="00F16632" w:rsidP="00F16632">
      <w:pPr>
        <w:pStyle w:val="ListParagraph"/>
        <w:numPr>
          <w:ilvl w:val="0"/>
          <w:numId w:val="72"/>
        </w:numPr>
        <w:rPr>
          <w:ins w:id="791" w:author="Bill Hereth" w:date="2022-01-21T13:43:00Z"/>
        </w:rPr>
      </w:pPr>
      <w:proofErr w:type="spellStart"/>
      <w:ins w:id="792" w:author="Bill Hereth" w:date="2022-01-21T13:43:00Z">
        <w:r w:rsidRPr="00BC7917">
          <w:t>UVU_Geneva</w:t>
        </w:r>
        <w:proofErr w:type="spellEnd"/>
        <w:r>
          <w:t xml:space="preserve"> – total enrollment at Utah Valley University—Geneva Campus (west side of I-15)</w:t>
        </w:r>
      </w:ins>
    </w:p>
    <w:p w14:paraId="01890B89" w14:textId="77777777" w:rsidR="00F16632" w:rsidRDefault="00F16632" w:rsidP="00F16632">
      <w:pPr>
        <w:pStyle w:val="ListParagraph"/>
        <w:numPr>
          <w:ilvl w:val="0"/>
          <w:numId w:val="72"/>
        </w:numPr>
        <w:rPr>
          <w:ins w:id="793" w:author="Bill Hereth" w:date="2022-01-21T13:43:00Z"/>
        </w:rPr>
      </w:pPr>
      <w:proofErr w:type="spellStart"/>
      <w:ins w:id="794" w:author="Bill Hereth" w:date="2022-01-21T13:43:00Z">
        <w:r w:rsidRPr="00BC7917">
          <w:t>UVU_ThankP</w:t>
        </w:r>
        <w:proofErr w:type="spellEnd"/>
        <w:r>
          <w:t xml:space="preserve"> – total enrollment at Utah Valley University—Thanksgiving Point Campus</w:t>
        </w:r>
      </w:ins>
    </w:p>
    <w:p w14:paraId="018C45B7" w14:textId="77777777" w:rsidR="00F16632" w:rsidRDefault="00F16632" w:rsidP="00F16632">
      <w:pPr>
        <w:pStyle w:val="ListParagraph"/>
        <w:numPr>
          <w:ilvl w:val="0"/>
          <w:numId w:val="72"/>
        </w:numPr>
        <w:rPr>
          <w:ins w:id="795" w:author="Bill Hereth" w:date="2022-01-21T13:43:00Z"/>
        </w:rPr>
      </w:pPr>
      <w:ins w:id="796" w:author="Bill Hereth" w:date="2022-01-21T13:43:00Z">
        <w:r w:rsidRPr="00BC7917">
          <w:t>UVU_VINE</w:t>
        </w:r>
        <w:r>
          <w:t xml:space="preserve"> – total enrollment at Utah Valley University—Vineyard Campus</w:t>
        </w:r>
      </w:ins>
    </w:p>
    <w:p w14:paraId="350B9C94" w14:textId="0F49605C" w:rsidR="00605BDF" w:rsidRDefault="00F16632" w:rsidP="00605BDF">
      <w:pPr>
        <w:pStyle w:val="ListParagraph"/>
        <w:numPr>
          <w:ilvl w:val="0"/>
          <w:numId w:val="72"/>
        </w:numPr>
        <w:rPr>
          <w:ins w:id="797" w:author="Bill Hereth" w:date="2022-02-16T07:55:00Z"/>
        </w:rPr>
      </w:pPr>
      <w:ins w:id="798" w:author="Bill Hereth" w:date="2022-01-21T13:43:00Z">
        <w:r w:rsidRPr="00BC7917">
          <w:t>UVU_PAYSON</w:t>
        </w:r>
        <w:r>
          <w:t xml:space="preserve"> – total enrollment at Utah Valley University—Payson Campus</w:t>
        </w:r>
      </w:ins>
    </w:p>
    <w:p w14:paraId="0D027182" w14:textId="7C16901C" w:rsidR="00605BDF" w:rsidRDefault="00605BDF" w:rsidP="00605BDF">
      <w:pPr>
        <w:rPr>
          <w:ins w:id="799" w:author="Bill Hereth" w:date="2022-02-16T07:55:00Z"/>
        </w:rPr>
      </w:pPr>
    </w:p>
    <w:p w14:paraId="1DA023D2" w14:textId="1723090D" w:rsidR="00605BDF" w:rsidRDefault="00605BDF" w:rsidP="00605BDF">
      <w:pPr>
        <w:rPr>
          <w:ins w:id="800" w:author="Bill Hereth" w:date="2022-02-16T07:55:00Z"/>
        </w:rPr>
      </w:pPr>
      <w:ins w:id="801" w:author="Bill Hereth" w:date="2022-02-16T07:55:00Z">
        <w:r>
          <w:t>The ‘</w:t>
        </w:r>
      </w:ins>
      <w:ins w:id="802" w:author="Bill Hereth" w:date="2022-02-16T07:56:00Z">
        <w:r w:rsidRPr="00605BDF">
          <w:t>College_Factors</w:t>
        </w:r>
      </w:ins>
      <w:ins w:id="803" w:author="Bill Hereth" w:date="2022-02-16T07:55:00Z">
        <w:r w:rsidRPr="00605BDF">
          <w:t>.csv</w:t>
        </w:r>
        <w:r>
          <w:t xml:space="preserve">’ file </w:t>
        </w:r>
      </w:ins>
      <w:ins w:id="804" w:author="Bill Hereth" w:date="2022-02-16T07:56:00Z">
        <w:r>
          <w:t>contain</w:t>
        </w:r>
      </w:ins>
      <w:ins w:id="805" w:author="Bill Hereth" w:date="2022-02-16T07:57:00Z">
        <w:r>
          <w:t xml:space="preserve">s college </w:t>
        </w:r>
      </w:ins>
      <w:ins w:id="806" w:author="Bill Hereth" w:date="2022-02-16T07:56:00Z">
        <w:r>
          <w:t xml:space="preserve">adjustment factors that are applied to the </w:t>
        </w:r>
      </w:ins>
      <w:ins w:id="807" w:author="Bill Hereth" w:date="2022-02-16T07:57:00Z">
        <w:r>
          <w:t xml:space="preserve">enrollment control totals in the previous file. There are three factors. </w:t>
        </w:r>
        <w:proofErr w:type="spellStart"/>
        <w:r>
          <w:t>Pct_Remove</w:t>
        </w:r>
        <w:proofErr w:type="spellEnd"/>
        <w:r>
          <w:t xml:space="preserve"> is the percent of enrollment that is removed from the total to account for </w:t>
        </w:r>
      </w:ins>
      <w:ins w:id="808" w:author="Bill Hereth" w:date="2022-02-16T07:58:00Z">
        <w:r>
          <w:t xml:space="preserve">those that do not travel to campus, such as online enrollment. </w:t>
        </w:r>
        <w:proofErr w:type="spellStart"/>
        <w:r>
          <w:t>FTERate</w:t>
        </w:r>
        <w:proofErr w:type="spellEnd"/>
        <w:r>
          <w:t xml:space="preserve"> is the ratio of full-time students to total </w:t>
        </w:r>
      </w:ins>
      <w:ins w:id="809" w:author="Bill Hereth" w:date="2022-02-16T07:59:00Z">
        <w:r>
          <w:t xml:space="preserve">enrollment. Multiplying </w:t>
        </w:r>
        <w:proofErr w:type="spellStart"/>
        <w:r>
          <w:t>FTE_Rate</w:t>
        </w:r>
        <w:proofErr w:type="spellEnd"/>
        <w:r>
          <w:t xml:space="preserve"> by total enrollment gives you the number of full-time equivalent students at a campus.</w:t>
        </w:r>
      </w:ins>
      <w:ins w:id="810" w:author="Bill Hereth" w:date="2022-02-16T08:02:00Z">
        <w:r w:rsidR="00D06273">
          <w:t xml:space="preserve"> </w:t>
        </w:r>
        <w:proofErr w:type="spellStart"/>
        <w:r w:rsidR="00D06273">
          <w:t>HBCRate</w:t>
        </w:r>
      </w:ins>
      <w:ins w:id="811" w:author="Bill Hereth" w:date="2022-02-16T08:03:00Z">
        <w:r w:rsidR="00D06273">
          <w:t>s</w:t>
        </w:r>
        <w:proofErr w:type="spellEnd"/>
        <w:r w:rsidR="00D06273">
          <w:t xml:space="preserve"> is the average number of daily home-based college trips generated per full-time equivalent.</w:t>
        </w:r>
      </w:ins>
      <w:ins w:id="812" w:author="Bill Hereth" w:date="2022-02-16T08:09:00Z">
        <w:r w:rsidR="00D06273">
          <w:t xml:space="preserve"> </w:t>
        </w:r>
      </w:ins>
      <w:ins w:id="813" w:author="Bill Hereth" w:date="2022-02-16T07:59:00Z">
        <w:r>
          <w:t>The file is structured with each factor as a row and each university as a column</w:t>
        </w:r>
      </w:ins>
      <w:ins w:id="814" w:author="Bill Hereth" w:date="2022-02-16T08:00:00Z">
        <w:r>
          <w:t>.</w:t>
        </w:r>
      </w:ins>
      <w:ins w:id="815" w:author="Bill Hereth" w:date="2022-02-16T07:55:00Z">
        <w:r>
          <w:t xml:space="preserve"> It contains the following fields:</w:t>
        </w:r>
      </w:ins>
    </w:p>
    <w:p w14:paraId="5BADAB1C" w14:textId="77777777" w:rsidR="00F16632" w:rsidRDefault="00F16632" w:rsidP="00F16632">
      <w:pPr>
        <w:pStyle w:val="ListParagraph"/>
        <w:numPr>
          <w:ilvl w:val="0"/>
          <w:numId w:val="72"/>
        </w:numPr>
        <w:rPr>
          <w:ins w:id="816" w:author="Bill Hereth" w:date="2022-01-21T13:43:00Z"/>
        </w:rPr>
      </w:pPr>
      <w:proofErr w:type="gramStart"/>
      <w:ins w:id="817" w:author="Bill Hereth" w:date="2022-01-21T13:43:00Z">
        <w:r w:rsidRPr="00FC372E">
          <w:t>;index</w:t>
        </w:r>
        <w:proofErr w:type="gramEnd"/>
        <w:r>
          <w:t xml:space="preserve"> – numeric index used in lookup functions</w:t>
        </w:r>
      </w:ins>
    </w:p>
    <w:p w14:paraId="308A4251" w14:textId="23B2A7A3" w:rsidR="00F16632" w:rsidRDefault="00F16632" w:rsidP="00F16632">
      <w:pPr>
        <w:pStyle w:val="ListParagraph"/>
        <w:numPr>
          <w:ilvl w:val="0"/>
          <w:numId w:val="72"/>
        </w:numPr>
        <w:rPr>
          <w:ins w:id="818" w:author="Bill Hereth" w:date="2022-01-21T13:43:00Z"/>
        </w:rPr>
      </w:pPr>
      <w:proofErr w:type="spellStart"/>
      <w:ins w:id="819" w:author="Bill Hereth" w:date="2022-01-21T13:43:00Z">
        <w:r w:rsidRPr="00BC7917">
          <w:t>Westmin</w:t>
        </w:r>
        <w:proofErr w:type="spellEnd"/>
        <w:r>
          <w:t xml:space="preserve"> –</w:t>
        </w:r>
      </w:ins>
      <w:ins w:id="820" w:author="Bill Hereth" w:date="2022-02-16T08:00:00Z">
        <w:r w:rsidR="00605BDF">
          <w:t xml:space="preserve"> </w:t>
        </w:r>
      </w:ins>
      <w:ins w:id="821" w:author="Bill Hereth" w:date="2022-01-21T13:43:00Z">
        <w:r>
          <w:t>Westminster College</w:t>
        </w:r>
      </w:ins>
      <w:ins w:id="822" w:author="Bill Hereth" w:date="2022-02-16T08:00:00Z">
        <w:r w:rsidR="00605BDF">
          <w:t xml:space="preserve"> factors</w:t>
        </w:r>
      </w:ins>
    </w:p>
    <w:p w14:paraId="431EDB8B" w14:textId="28658FB3" w:rsidR="00F16632" w:rsidRDefault="00F16632" w:rsidP="00F16632">
      <w:pPr>
        <w:pStyle w:val="ListParagraph"/>
        <w:numPr>
          <w:ilvl w:val="0"/>
          <w:numId w:val="72"/>
        </w:numPr>
        <w:rPr>
          <w:ins w:id="823" w:author="Bill Hereth" w:date="2022-01-21T13:43:00Z"/>
        </w:rPr>
      </w:pPr>
      <w:proofErr w:type="spellStart"/>
      <w:ins w:id="824" w:author="Bill Hereth" w:date="2022-01-21T13:43:00Z">
        <w:r w:rsidRPr="00BC7917">
          <w:lastRenderedPageBreak/>
          <w:t>UofU_Main</w:t>
        </w:r>
        <w:proofErr w:type="spellEnd"/>
        <w:r>
          <w:t xml:space="preserve"> – University of Utah—Main Campus</w:t>
        </w:r>
      </w:ins>
      <w:ins w:id="825" w:author="Bill Hereth" w:date="2022-02-16T08:00:00Z">
        <w:r w:rsidR="00605BDF">
          <w:t xml:space="preserve"> factors</w:t>
        </w:r>
      </w:ins>
    </w:p>
    <w:p w14:paraId="11D92D3B" w14:textId="3F979283" w:rsidR="00F16632" w:rsidRDefault="00F16632" w:rsidP="00605BDF">
      <w:pPr>
        <w:pStyle w:val="ListParagraph"/>
        <w:numPr>
          <w:ilvl w:val="0"/>
          <w:numId w:val="72"/>
        </w:numPr>
        <w:rPr>
          <w:ins w:id="826" w:author="Bill Hereth" w:date="2022-01-21T13:43:00Z"/>
        </w:rPr>
      </w:pPr>
      <w:proofErr w:type="spellStart"/>
      <w:ins w:id="827" w:author="Bill Hereth" w:date="2022-01-21T13:43:00Z">
        <w:r w:rsidRPr="00BC7917">
          <w:t>UofU_Med</w:t>
        </w:r>
        <w:proofErr w:type="spellEnd"/>
        <w:r>
          <w:t xml:space="preserve"> – University of Utah—Medical Campus</w:t>
        </w:r>
      </w:ins>
      <w:ins w:id="828" w:author="Bill Hereth" w:date="2022-02-16T08:00:00Z">
        <w:r w:rsidR="00605BDF">
          <w:t xml:space="preserve"> factors</w:t>
        </w:r>
      </w:ins>
    </w:p>
    <w:p w14:paraId="4BDCE8AC" w14:textId="77777777" w:rsidR="00605BDF" w:rsidRDefault="00F16632" w:rsidP="00605BDF">
      <w:pPr>
        <w:pStyle w:val="ListParagraph"/>
        <w:numPr>
          <w:ilvl w:val="0"/>
          <w:numId w:val="72"/>
        </w:numPr>
        <w:rPr>
          <w:ins w:id="829" w:author="Bill Hereth" w:date="2022-02-16T08:00:00Z"/>
        </w:rPr>
      </w:pPr>
      <w:proofErr w:type="spellStart"/>
      <w:ins w:id="830" w:author="Bill Hereth" w:date="2022-01-21T13:43:00Z">
        <w:r w:rsidRPr="00BC7917">
          <w:t>WSU_Ogden</w:t>
        </w:r>
        <w:proofErr w:type="spellEnd"/>
        <w:r>
          <w:t xml:space="preserve"> – Weber State University—Ogden Campus</w:t>
        </w:r>
      </w:ins>
      <w:ins w:id="831" w:author="Bill Hereth" w:date="2022-02-16T08:00:00Z">
        <w:r w:rsidR="00605BDF">
          <w:t xml:space="preserve"> factors</w:t>
        </w:r>
      </w:ins>
    </w:p>
    <w:p w14:paraId="0FB544E8" w14:textId="19DAF6BA" w:rsidR="00F16632" w:rsidRDefault="00F16632" w:rsidP="00F16632">
      <w:pPr>
        <w:pStyle w:val="ListParagraph"/>
        <w:numPr>
          <w:ilvl w:val="0"/>
          <w:numId w:val="72"/>
        </w:numPr>
        <w:rPr>
          <w:ins w:id="832" w:author="Bill Hereth" w:date="2022-01-21T13:43:00Z"/>
        </w:rPr>
      </w:pPr>
      <w:proofErr w:type="spellStart"/>
      <w:ins w:id="833" w:author="Bill Hereth" w:date="2022-01-21T13:43:00Z">
        <w:r w:rsidRPr="00BC7917">
          <w:t>WSU_Davis</w:t>
        </w:r>
        <w:proofErr w:type="spellEnd"/>
        <w:r>
          <w:t xml:space="preserve"> – Weber State University—Davis Campus</w:t>
        </w:r>
      </w:ins>
      <w:ins w:id="834" w:author="Bill Hereth" w:date="2022-02-16T08:00:00Z">
        <w:r w:rsidR="00605BDF">
          <w:t xml:space="preserve"> factors</w:t>
        </w:r>
      </w:ins>
    </w:p>
    <w:p w14:paraId="382142B0" w14:textId="4349F60B" w:rsidR="00F16632" w:rsidRDefault="00F16632" w:rsidP="00F16632">
      <w:pPr>
        <w:pStyle w:val="ListParagraph"/>
        <w:numPr>
          <w:ilvl w:val="0"/>
          <w:numId w:val="72"/>
        </w:numPr>
        <w:rPr>
          <w:ins w:id="835" w:author="Bill Hereth" w:date="2022-01-21T13:43:00Z"/>
        </w:rPr>
      </w:pPr>
      <w:proofErr w:type="spellStart"/>
      <w:ins w:id="836" w:author="Bill Hereth" w:date="2022-01-21T13:43:00Z">
        <w:r w:rsidRPr="00BC7917">
          <w:t>WSU_West</w:t>
        </w:r>
        <w:proofErr w:type="spellEnd"/>
        <w:r>
          <w:t xml:space="preserve"> – Weber State University—West Campus</w:t>
        </w:r>
      </w:ins>
      <w:ins w:id="837" w:author="Bill Hereth" w:date="2022-02-16T08:00:00Z">
        <w:r w:rsidR="00605BDF">
          <w:t xml:space="preserve"> factors</w:t>
        </w:r>
      </w:ins>
    </w:p>
    <w:p w14:paraId="6F081B92" w14:textId="5C184ACB" w:rsidR="00F16632" w:rsidRDefault="00F16632" w:rsidP="00F16632">
      <w:pPr>
        <w:pStyle w:val="ListParagraph"/>
        <w:numPr>
          <w:ilvl w:val="0"/>
          <w:numId w:val="72"/>
        </w:numPr>
        <w:rPr>
          <w:ins w:id="838" w:author="Bill Hereth" w:date="2022-01-21T13:43:00Z"/>
        </w:rPr>
      </w:pPr>
      <w:ins w:id="839" w:author="Bill Hereth" w:date="2022-01-21T13:43:00Z">
        <w:r w:rsidRPr="00BC7917">
          <w:t>SLCC_TL</w:t>
        </w:r>
        <w:r>
          <w:t xml:space="preserve"> – Salt Lake Community College—Taylorsville Campus</w:t>
        </w:r>
      </w:ins>
      <w:ins w:id="840" w:author="Bill Hereth" w:date="2022-02-16T08:00:00Z">
        <w:r w:rsidR="00605BDF">
          <w:t xml:space="preserve"> factors</w:t>
        </w:r>
      </w:ins>
    </w:p>
    <w:p w14:paraId="2516B4BD" w14:textId="0646A240" w:rsidR="00F16632" w:rsidRDefault="00F16632" w:rsidP="00F16632">
      <w:pPr>
        <w:pStyle w:val="ListParagraph"/>
        <w:numPr>
          <w:ilvl w:val="0"/>
          <w:numId w:val="72"/>
        </w:numPr>
        <w:rPr>
          <w:ins w:id="841" w:author="Bill Hereth" w:date="2022-01-21T13:43:00Z"/>
        </w:rPr>
      </w:pPr>
      <w:ins w:id="842" w:author="Bill Hereth" w:date="2022-01-21T13:43:00Z">
        <w:r w:rsidRPr="00BC7917">
          <w:t>SLCC_SC</w:t>
        </w:r>
        <w:r>
          <w:t xml:space="preserve"> – Salt Lake Community College—South City Campus</w:t>
        </w:r>
      </w:ins>
      <w:ins w:id="843" w:author="Bill Hereth" w:date="2022-02-16T08:00:00Z">
        <w:r w:rsidR="00605BDF">
          <w:t xml:space="preserve"> factors</w:t>
        </w:r>
      </w:ins>
    </w:p>
    <w:p w14:paraId="73208482" w14:textId="346E0A1B" w:rsidR="00F16632" w:rsidRDefault="00F16632" w:rsidP="00F16632">
      <w:pPr>
        <w:pStyle w:val="ListParagraph"/>
        <w:numPr>
          <w:ilvl w:val="0"/>
          <w:numId w:val="72"/>
        </w:numPr>
        <w:rPr>
          <w:ins w:id="844" w:author="Bill Hereth" w:date="2022-01-21T13:43:00Z"/>
        </w:rPr>
      </w:pPr>
      <w:ins w:id="845" w:author="Bill Hereth" w:date="2022-01-21T13:43:00Z">
        <w:r w:rsidRPr="00BC7917">
          <w:t>SLCC_JD</w:t>
        </w:r>
        <w:r>
          <w:t xml:space="preserve"> – Salt Lake Community College—Jordan Campus</w:t>
        </w:r>
      </w:ins>
      <w:ins w:id="846" w:author="Bill Hereth" w:date="2022-02-16T08:00:00Z">
        <w:r w:rsidR="00605BDF">
          <w:t xml:space="preserve"> factors</w:t>
        </w:r>
      </w:ins>
    </w:p>
    <w:p w14:paraId="418864DD" w14:textId="21571AAB" w:rsidR="00F16632" w:rsidRDefault="00F16632" w:rsidP="00F16632">
      <w:pPr>
        <w:pStyle w:val="ListParagraph"/>
        <w:numPr>
          <w:ilvl w:val="0"/>
          <w:numId w:val="72"/>
        </w:numPr>
        <w:rPr>
          <w:ins w:id="847" w:author="Bill Hereth" w:date="2022-01-21T13:43:00Z"/>
        </w:rPr>
      </w:pPr>
      <w:proofErr w:type="spellStart"/>
      <w:ins w:id="848" w:author="Bill Hereth" w:date="2022-01-21T13:43:00Z">
        <w:r w:rsidRPr="00BC7917">
          <w:t>SLCC_Mead</w:t>
        </w:r>
        <w:proofErr w:type="spellEnd"/>
        <w:r>
          <w:t xml:space="preserve"> – Salt Lake Community College—Meadowbrook Campus</w:t>
        </w:r>
      </w:ins>
      <w:ins w:id="849" w:author="Bill Hereth" w:date="2022-02-16T08:00:00Z">
        <w:r w:rsidR="00605BDF">
          <w:t xml:space="preserve"> factors</w:t>
        </w:r>
      </w:ins>
    </w:p>
    <w:p w14:paraId="28925305" w14:textId="27BB1B29" w:rsidR="00F16632" w:rsidRDefault="00F16632" w:rsidP="00F16632">
      <w:pPr>
        <w:pStyle w:val="ListParagraph"/>
        <w:numPr>
          <w:ilvl w:val="0"/>
          <w:numId w:val="72"/>
        </w:numPr>
        <w:rPr>
          <w:ins w:id="850" w:author="Bill Hereth" w:date="2022-01-21T13:43:00Z"/>
        </w:rPr>
      </w:pPr>
      <w:ins w:id="851" w:author="Bill Hereth" w:date="2022-01-21T13:43:00Z">
        <w:r w:rsidRPr="00BC7917">
          <w:t>SLCC_ML</w:t>
        </w:r>
        <w:r>
          <w:t xml:space="preserve"> – Salt Lake Community College—Miller Campus</w:t>
        </w:r>
      </w:ins>
      <w:ins w:id="852" w:author="Bill Hereth" w:date="2022-02-16T08:00:00Z">
        <w:r w:rsidR="00605BDF">
          <w:t xml:space="preserve"> factors</w:t>
        </w:r>
      </w:ins>
    </w:p>
    <w:p w14:paraId="1087AD67" w14:textId="5C39ACDB" w:rsidR="00F16632" w:rsidRDefault="00F16632" w:rsidP="00F16632">
      <w:pPr>
        <w:pStyle w:val="ListParagraph"/>
        <w:numPr>
          <w:ilvl w:val="0"/>
          <w:numId w:val="72"/>
        </w:numPr>
        <w:rPr>
          <w:ins w:id="853" w:author="Bill Hereth" w:date="2022-01-21T13:43:00Z"/>
        </w:rPr>
      </w:pPr>
      <w:ins w:id="854" w:author="Bill Hereth" w:date="2022-01-21T13:43:00Z">
        <w:r w:rsidRPr="00BC7917">
          <w:t>SLCC_LB</w:t>
        </w:r>
        <w:r>
          <w:t xml:space="preserve"> – Salt Lake Community College—Library Square Campus</w:t>
        </w:r>
      </w:ins>
      <w:ins w:id="855" w:author="Bill Hereth" w:date="2022-02-16T08:00:00Z">
        <w:r w:rsidR="00605BDF">
          <w:t xml:space="preserve"> factors</w:t>
        </w:r>
      </w:ins>
    </w:p>
    <w:p w14:paraId="4013FFF1" w14:textId="45B1168B" w:rsidR="00F16632" w:rsidRDefault="00F16632" w:rsidP="00F16632">
      <w:pPr>
        <w:pStyle w:val="ListParagraph"/>
        <w:numPr>
          <w:ilvl w:val="0"/>
          <w:numId w:val="72"/>
        </w:numPr>
        <w:rPr>
          <w:ins w:id="856" w:author="Bill Hereth" w:date="2022-01-21T13:43:00Z"/>
        </w:rPr>
      </w:pPr>
      <w:ins w:id="857" w:author="Bill Hereth" w:date="2022-01-21T13:43:00Z">
        <w:r w:rsidRPr="00BC7917">
          <w:t>SLCC_HL</w:t>
        </w:r>
        <w:r>
          <w:t xml:space="preserve"> – Salt Lake Community College—Highland Campus</w:t>
        </w:r>
      </w:ins>
      <w:ins w:id="858" w:author="Bill Hereth" w:date="2022-02-16T08:00:00Z">
        <w:r w:rsidR="00605BDF">
          <w:t xml:space="preserve"> factors</w:t>
        </w:r>
      </w:ins>
    </w:p>
    <w:p w14:paraId="5A4E8AE1" w14:textId="6FA34506" w:rsidR="00F16632" w:rsidRDefault="00F16632" w:rsidP="00F16632">
      <w:pPr>
        <w:pStyle w:val="ListParagraph"/>
        <w:numPr>
          <w:ilvl w:val="0"/>
          <w:numId w:val="72"/>
        </w:numPr>
        <w:rPr>
          <w:ins w:id="859" w:author="Bill Hereth" w:date="2022-01-21T13:43:00Z"/>
        </w:rPr>
      </w:pPr>
      <w:proofErr w:type="spellStart"/>
      <w:ins w:id="860" w:author="Bill Hereth" w:date="2022-01-21T13:43:00Z">
        <w:r w:rsidRPr="00BC7917">
          <w:t>SLCC_Airp</w:t>
        </w:r>
        <w:proofErr w:type="spellEnd"/>
        <w:r>
          <w:t xml:space="preserve"> – Salt Lake Community College—Airport Campus</w:t>
        </w:r>
      </w:ins>
      <w:ins w:id="861" w:author="Bill Hereth" w:date="2022-02-16T08:00:00Z">
        <w:r w:rsidR="00605BDF">
          <w:t xml:space="preserve"> factors</w:t>
        </w:r>
      </w:ins>
    </w:p>
    <w:p w14:paraId="1232BAC6" w14:textId="48BDE653" w:rsidR="00F16632" w:rsidRDefault="00F16632" w:rsidP="00F16632">
      <w:pPr>
        <w:pStyle w:val="ListParagraph"/>
        <w:numPr>
          <w:ilvl w:val="0"/>
          <w:numId w:val="72"/>
        </w:numPr>
        <w:rPr>
          <w:ins w:id="862" w:author="Bill Hereth" w:date="2022-01-21T13:43:00Z"/>
        </w:rPr>
      </w:pPr>
      <w:proofErr w:type="spellStart"/>
      <w:ins w:id="863" w:author="Bill Hereth" w:date="2022-01-21T13:43:00Z">
        <w:r w:rsidRPr="00BC7917">
          <w:t>SLCC_West</w:t>
        </w:r>
        <w:proofErr w:type="spellEnd"/>
        <w:r>
          <w:t xml:space="preserve"> – Salt Lake Community College—Westpointe Campus</w:t>
        </w:r>
      </w:ins>
      <w:ins w:id="864" w:author="Bill Hereth" w:date="2022-02-16T08:00:00Z">
        <w:r w:rsidR="00605BDF">
          <w:t xml:space="preserve"> factors</w:t>
        </w:r>
      </w:ins>
    </w:p>
    <w:p w14:paraId="3F33FA06" w14:textId="3835D242" w:rsidR="00F16632" w:rsidRDefault="00F16632" w:rsidP="00F16632">
      <w:pPr>
        <w:pStyle w:val="ListParagraph"/>
        <w:numPr>
          <w:ilvl w:val="0"/>
          <w:numId w:val="72"/>
        </w:numPr>
        <w:rPr>
          <w:ins w:id="865" w:author="Bill Hereth" w:date="2022-01-21T13:43:00Z"/>
        </w:rPr>
      </w:pPr>
      <w:ins w:id="866" w:author="Bill Hereth" w:date="2022-01-21T13:43:00Z">
        <w:r w:rsidRPr="00BC7917">
          <w:t>SLCC_HM</w:t>
        </w:r>
        <w:r>
          <w:t xml:space="preserve"> – total enrollment at Salt Lake Community College—Herriman Campus</w:t>
        </w:r>
      </w:ins>
      <w:ins w:id="867" w:author="Bill Hereth" w:date="2022-02-16T08:00:00Z">
        <w:r w:rsidR="00605BDF">
          <w:t xml:space="preserve"> factors</w:t>
        </w:r>
      </w:ins>
    </w:p>
    <w:p w14:paraId="480B8595" w14:textId="0130440B" w:rsidR="00F16632" w:rsidRDefault="00F16632" w:rsidP="00F16632">
      <w:pPr>
        <w:pStyle w:val="ListParagraph"/>
        <w:numPr>
          <w:ilvl w:val="0"/>
          <w:numId w:val="72"/>
        </w:numPr>
        <w:rPr>
          <w:ins w:id="868" w:author="Bill Hereth" w:date="2022-01-21T13:43:00Z"/>
        </w:rPr>
      </w:pPr>
      <w:ins w:id="869" w:author="Bill Hereth" w:date="2022-01-21T13:43:00Z">
        <w:r w:rsidRPr="00BC7917">
          <w:t>BYU</w:t>
        </w:r>
        <w:r>
          <w:t xml:space="preserve"> – total enrollment at Brigham Young University—Provo Campus</w:t>
        </w:r>
      </w:ins>
      <w:ins w:id="870" w:author="Bill Hereth" w:date="2022-02-16T08:00:00Z">
        <w:r w:rsidR="00605BDF">
          <w:t xml:space="preserve"> factors</w:t>
        </w:r>
      </w:ins>
    </w:p>
    <w:p w14:paraId="7D1070F4" w14:textId="7487910A" w:rsidR="00F16632" w:rsidRDefault="00F16632" w:rsidP="00F16632">
      <w:pPr>
        <w:pStyle w:val="ListParagraph"/>
        <w:numPr>
          <w:ilvl w:val="0"/>
          <w:numId w:val="72"/>
        </w:numPr>
        <w:rPr>
          <w:ins w:id="871" w:author="Bill Hereth" w:date="2022-01-21T13:43:00Z"/>
        </w:rPr>
      </w:pPr>
      <w:proofErr w:type="spellStart"/>
      <w:ins w:id="872" w:author="Bill Hereth" w:date="2022-01-21T13:43:00Z">
        <w:r w:rsidRPr="00BC7917">
          <w:t>UVU_main</w:t>
        </w:r>
        <w:proofErr w:type="spellEnd"/>
        <w:r>
          <w:t xml:space="preserve"> – total enrollment at Utah Valley University—Main Campus</w:t>
        </w:r>
      </w:ins>
      <w:ins w:id="873" w:author="Bill Hereth" w:date="2022-02-16T08:00:00Z">
        <w:r w:rsidR="00605BDF">
          <w:t xml:space="preserve"> factors</w:t>
        </w:r>
      </w:ins>
    </w:p>
    <w:p w14:paraId="7ACA39F2" w14:textId="1A4AEE19" w:rsidR="00F16632" w:rsidRDefault="00F16632" w:rsidP="00F16632">
      <w:pPr>
        <w:pStyle w:val="ListParagraph"/>
        <w:numPr>
          <w:ilvl w:val="0"/>
          <w:numId w:val="72"/>
        </w:numPr>
        <w:rPr>
          <w:ins w:id="874" w:author="Bill Hereth" w:date="2022-01-21T13:43:00Z"/>
        </w:rPr>
      </w:pPr>
      <w:proofErr w:type="spellStart"/>
      <w:ins w:id="875" w:author="Bill Hereth" w:date="2022-01-21T13:43:00Z">
        <w:r w:rsidRPr="00BC7917">
          <w:t>UVU_Geneva</w:t>
        </w:r>
        <w:proofErr w:type="spellEnd"/>
        <w:r>
          <w:t xml:space="preserve"> – total enrollment at Utah Valley University—Geneva Campus (west side of I-15)</w:t>
        </w:r>
      </w:ins>
      <w:ins w:id="876" w:author="Bill Hereth" w:date="2022-02-16T08:00:00Z">
        <w:r w:rsidR="00605BDF">
          <w:t xml:space="preserve"> factors</w:t>
        </w:r>
      </w:ins>
    </w:p>
    <w:p w14:paraId="3B1DFC1D" w14:textId="7C41FE75" w:rsidR="00F16632" w:rsidRDefault="00F16632" w:rsidP="00F16632">
      <w:pPr>
        <w:pStyle w:val="ListParagraph"/>
        <w:numPr>
          <w:ilvl w:val="0"/>
          <w:numId w:val="72"/>
        </w:numPr>
        <w:rPr>
          <w:ins w:id="877" w:author="Bill Hereth" w:date="2022-01-21T13:43:00Z"/>
        </w:rPr>
      </w:pPr>
      <w:proofErr w:type="spellStart"/>
      <w:ins w:id="878" w:author="Bill Hereth" w:date="2022-01-21T13:43:00Z">
        <w:r w:rsidRPr="00BC7917">
          <w:t>UVU_ThankP</w:t>
        </w:r>
        <w:proofErr w:type="spellEnd"/>
        <w:r>
          <w:t xml:space="preserve"> – total enrollment at Utah Valley University—Thanksgiving Point Campus</w:t>
        </w:r>
      </w:ins>
      <w:ins w:id="879" w:author="Bill Hereth" w:date="2022-02-16T08:00:00Z">
        <w:r w:rsidR="00605BDF">
          <w:t xml:space="preserve"> factors</w:t>
        </w:r>
      </w:ins>
    </w:p>
    <w:p w14:paraId="085DC07A" w14:textId="5EF5169A" w:rsidR="00F16632" w:rsidRDefault="00F16632" w:rsidP="00F16632">
      <w:pPr>
        <w:pStyle w:val="ListParagraph"/>
        <w:numPr>
          <w:ilvl w:val="0"/>
          <w:numId w:val="72"/>
        </w:numPr>
        <w:rPr>
          <w:ins w:id="880" w:author="Bill Hereth" w:date="2022-01-21T13:43:00Z"/>
        </w:rPr>
      </w:pPr>
      <w:ins w:id="881" w:author="Bill Hereth" w:date="2022-01-21T13:43:00Z">
        <w:r w:rsidRPr="00BC7917">
          <w:t>UVU_VINE</w:t>
        </w:r>
        <w:r>
          <w:t xml:space="preserve"> – total enrollment at Utah Valley University—Vineyard Campus</w:t>
        </w:r>
      </w:ins>
      <w:ins w:id="882" w:author="Bill Hereth" w:date="2022-02-16T08:00:00Z">
        <w:r w:rsidR="00605BDF">
          <w:t xml:space="preserve"> factors</w:t>
        </w:r>
      </w:ins>
    </w:p>
    <w:p w14:paraId="0FADB6EE" w14:textId="560FB765" w:rsidR="00F16632" w:rsidRDefault="00F16632" w:rsidP="00F16632">
      <w:pPr>
        <w:pStyle w:val="ListParagraph"/>
        <w:numPr>
          <w:ilvl w:val="0"/>
          <w:numId w:val="72"/>
        </w:numPr>
        <w:rPr>
          <w:ins w:id="883" w:author="Bill Hereth" w:date="2022-01-21T13:43:00Z"/>
        </w:rPr>
      </w:pPr>
      <w:ins w:id="884" w:author="Bill Hereth" w:date="2022-01-21T13:43:00Z">
        <w:r w:rsidRPr="00BC7917">
          <w:t>UVU_PAYSON</w:t>
        </w:r>
        <w:r>
          <w:t xml:space="preserve"> – total enrollment at Utah Valley University—Payson Campus</w:t>
        </w:r>
      </w:ins>
      <w:ins w:id="885" w:author="Bill Hereth" w:date="2022-02-16T08:00:00Z">
        <w:r w:rsidR="00605BDF">
          <w:t xml:space="preserve"> factors</w:t>
        </w:r>
      </w:ins>
    </w:p>
    <w:p w14:paraId="164F7B31" w14:textId="77777777" w:rsidR="00F16632" w:rsidRDefault="00F16632" w:rsidP="00F16632">
      <w:pPr>
        <w:pStyle w:val="ListParagraph"/>
        <w:numPr>
          <w:ilvl w:val="0"/>
          <w:numId w:val="72"/>
        </w:numPr>
        <w:rPr>
          <w:ins w:id="886" w:author="Bill Hereth" w:date="2022-01-21T13:43:00Z"/>
        </w:rPr>
      </w:pPr>
      <w:proofErr w:type="spellStart"/>
      <w:ins w:id="887" w:author="Bill Hereth" w:date="2022-01-21T13:43:00Z">
        <w:r w:rsidRPr="00FC372E">
          <w:t>Var_Name</w:t>
        </w:r>
        <w:proofErr w:type="spellEnd"/>
        <w:r>
          <w:t xml:space="preserve"> – name of variable:</w:t>
        </w:r>
      </w:ins>
    </w:p>
    <w:p w14:paraId="0235B928" w14:textId="1B53A9B6" w:rsidR="00F16632" w:rsidRDefault="00F16632" w:rsidP="00F16632">
      <w:pPr>
        <w:pStyle w:val="ListParagraph"/>
        <w:numPr>
          <w:ilvl w:val="1"/>
          <w:numId w:val="72"/>
        </w:numPr>
        <w:rPr>
          <w:ins w:id="888" w:author="Bill Hereth" w:date="2022-01-21T13:43:00Z"/>
        </w:rPr>
      </w:pPr>
      <w:proofErr w:type="spellStart"/>
      <w:ins w:id="889" w:author="Bill Hereth" w:date="2022-01-21T13:43:00Z">
        <w:r>
          <w:t>Pct_Remove</w:t>
        </w:r>
      </w:ins>
      <w:proofErr w:type="spellEnd"/>
      <w:ins w:id="890" w:author="Bill Hereth" w:date="2022-02-16T08:00:00Z">
        <w:r w:rsidR="00605BDF">
          <w:t>: percent to remove from total enrollment, includes o</w:t>
        </w:r>
      </w:ins>
      <w:ins w:id="891" w:author="Bill Hereth" w:date="2022-02-16T08:01:00Z">
        <w:r w:rsidR="00605BDF">
          <w:t xml:space="preserve">n-line only enrollees </w:t>
        </w:r>
      </w:ins>
    </w:p>
    <w:p w14:paraId="620CE967" w14:textId="30E793D0" w:rsidR="00F16632" w:rsidRDefault="00F16632" w:rsidP="00F16632">
      <w:pPr>
        <w:pStyle w:val="ListParagraph"/>
        <w:numPr>
          <w:ilvl w:val="1"/>
          <w:numId w:val="72"/>
        </w:numPr>
        <w:rPr>
          <w:ins w:id="892" w:author="Bill Hereth" w:date="2022-01-21T13:43:00Z"/>
        </w:rPr>
      </w:pPr>
      <w:proofErr w:type="spellStart"/>
      <w:ins w:id="893" w:author="Bill Hereth" w:date="2022-01-21T13:43:00Z">
        <w:r>
          <w:t>FTERate</w:t>
        </w:r>
      </w:ins>
      <w:proofErr w:type="spellEnd"/>
      <w:ins w:id="894" w:author="Bill Hereth" w:date="2022-02-16T08:01:00Z">
        <w:r w:rsidR="00605BDF">
          <w:t>: full-time equivalent ratio</w:t>
        </w:r>
      </w:ins>
    </w:p>
    <w:p w14:paraId="24630544" w14:textId="3DC5CA5A" w:rsidR="00F16632" w:rsidRDefault="00F16632" w:rsidP="00F16632">
      <w:pPr>
        <w:pStyle w:val="ListParagraph"/>
        <w:numPr>
          <w:ilvl w:val="1"/>
          <w:numId w:val="72"/>
        </w:numPr>
        <w:rPr>
          <w:ins w:id="895" w:author="Bill Hereth" w:date="2022-01-21T13:43:00Z"/>
        </w:rPr>
      </w:pPr>
      <w:proofErr w:type="spellStart"/>
      <w:ins w:id="896" w:author="Bill Hereth" w:date="2022-01-21T13:43:00Z">
        <w:r>
          <w:t>HBCRates</w:t>
        </w:r>
      </w:ins>
      <w:proofErr w:type="spellEnd"/>
      <w:ins w:id="897" w:author="Bill Hereth" w:date="2022-02-16T08:01:00Z">
        <w:r w:rsidR="00605BDF">
          <w:t xml:space="preserve">: </w:t>
        </w:r>
        <w:r w:rsidR="00D06273">
          <w:t xml:space="preserve">average number of </w:t>
        </w:r>
      </w:ins>
      <w:ins w:id="898" w:author="Bill Hereth" w:date="2022-02-16T08:02:00Z">
        <w:r w:rsidR="00D06273">
          <w:t xml:space="preserve">daily </w:t>
        </w:r>
      </w:ins>
      <w:ins w:id="899" w:author="Bill Hereth" w:date="2022-02-16T08:01:00Z">
        <w:r w:rsidR="00605BDF">
          <w:t>home-based college trip</w:t>
        </w:r>
      </w:ins>
      <w:ins w:id="900" w:author="Bill Hereth" w:date="2022-02-16T08:02:00Z">
        <w:r w:rsidR="00D06273">
          <w:t>s generated per full-time equivalent</w:t>
        </w:r>
      </w:ins>
    </w:p>
    <w:p w14:paraId="077540A2" w14:textId="37C71095" w:rsidR="00D06273" w:rsidRDefault="00D06273" w:rsidP="00F16632">
      <w:pPr>
        <w:rPr>
          <w:ins w:id="901" w:author="Bill Hereth" w:date="2022-01-21T13:43:00Z"/>
        </w:rPr>
      </w:pPr>
      <w:ins w:id="902" w:author="Bill Hereth" w:date="2022-02-16T08:04:00Z">
        <w:r>
          <w:t>The ‘BaseDistribution.csv’ file contains the spatial distribution of enrollees by TAZ f</w:t>
        </w:r>
      </w:ins>
      <w:ins w:id="903" w:author="Bill Hereth" w:date="2022-02-16T08:05:00Z">
        <w:r>
          <w:t>or each campus. This is the base distribution meaning</w:t>
        </w:r>
      </w:ins>
      <w:ins w:id="904" w:author="Bill Hereth" w:date="2022-02-16T08:06:00Z">
        <w:r>
          <w:t xml:space="preserve"> it only includes </w:t>
        </w:r>
      </w:ins>
      <w:ins w:id="905" w:author="Bill Hereth" w:date="2022-02-16T08:07:00Z">
        <w:r>
          <w:t xml:space="preserve">an initial distribution of enrollment based on known </w:t>
        </w:r>
      </w:ins>
      <w:ins w:id="906" w:author="Bill Hereth" w:date="2022-02-16T08:08:00Z">
        <w:r>
          <w:t>student locations</w:t>
        </w:r>
      </w:ins>
      <w:ins w:id="907" w:author="Bill Hereth" w:date="2022-02-16T08:06:00Z">
        <w:r>
          <w:t>. An</w:t>
        </w:r>
      </w:ins>
      <w:ins w:id="908" w:author="Bill Hereth" w:date="2022-02-16T08:05:00Z">
        <w:r>
          <w:t xml:space="preserve">y additional enrollees </w:t>
        </w:r>
      </w:ins>
      <w:ins w:id="909" w:author="Bill Hereth" w:date="2022-02-16T08:07:00Z">
        <w:r>
          <w:t xml:space="preserve">that come from higher enrollment than is included in the base distribution are </w:t>
        </w:r>
      </w:ins>
      <w:ins w:id="910" w:author="Bill Hereth" w:date="2022-02-16T08:05:00Z">
        <w:r>
          <w:t xml:space="preserve">distributed </w:t>
        </w:r>
      </w:ins>
      <w:ins w:id="911" w:author="Bill Hereth" w:date="2022-02-16T08:07:00Z">
        <w:r>
          <w:t>to TAZs within the</w:t>
        </w:r>
      </w:ins>
      <w:ins w:id="912" w:author="Bill Hereth" w:date="2022-02-16T08:05:00Z">
        <w:r>
          <w:t xml:space="preserve"> TDM </w:t>
        </w:r>
      </w:ins>
      <w:ins w:id="913" w:author="Bill Hereth" w:date="2022-02-16T08:07:00Z">
        <w:r>
          <w:t xml:space="preserve">process </w:t>
        </w:r>
      </w:ins>
      <w:ins w:id="914" w:author="Bill Hereth" w:date="2022-02-16T08:05:00Z">
        <w:r>
          <w:t xml:space="preserve">based on factors including distance, </w:t>
        </w:r>
      </w:ins>
      <w:ins w:id="915" w:author="Bill Hereth" w:date="2022-02-16T08:06:00Z">
        <w:r>
          <w:t>direct transit access, and density.</w:t>
        </w:r>
      </w:ins>
      <w:ins w:id="916" w:author="Bill Hereth" w:date="2022-02-16T08:08:00Z">
        <w:r w:rsidRPr="00D06273">
          <w:t xml:space="preserve"> </w:t>
        </w:r>
        <w:r>
          <w:t>Some colleges have zero base distribution, which means the TDM will distribute all enrollment.</w:t>
        </w:r>
      </w:ins>
      <w:ins w:id="917" w:author="Bill Hereth" w:date="2022-02-16T08:09:00Z">
        <w:r>
          <w:t xml:space="preserve"> </w:t>
        </w:r>
      </w:ins>
      <w:ins w:id="918" w:author="Bill Hereth" w:date="2022-02-16T08:08:00Z">
        <w:r>
          <w:t>The file contains the following fie</w:t>
        </w:r>
      </w:ins>
      <w:ins w:id="919" w:author="Bill Hereth" w:date="2022-02-16T08:09:00Z">
        <w:r>
          <w:t>lds:</w:t>
        </w:r>
      </w:ins>
    </w:p>
    <w:p w14:paraId="019A9D94" w14:textId="77777777" w:rsidR="00F16632" w:rsidRDefault="00F16632" w:rsidP="00F16632">
      <w:pPr>
        <w:pStyle w:val="ListParagraph"/>
        <w:numPr>
          <w:ilvl w:val="0"/>
          <w:numId w:val="72"/>
        </w:numPr>
        <w:rPr>
          <w:ins w:id="920" w:author="Bill Hereth" w:date="2022-01-21T13:43:00Z"/>
        </w:rPr>
      </w:pPr>
      <w:ins w:id="921" w:author="Bill Hereth" w:date="2022-01-21T13:43:00Z">
        <w:r w:rsidRPr="00B00154">
          <w:t>Z</w:t>
        </w:r>
        <w:r>
          <w:t xml:space="preserve"> – TAZ ID</w:t>
        </w:r>
      </w:ins>
    </w:p>
    <w:p w14:paraId="239BD51D" w14:textId="77777777" w:rsidR="00F16632" w:rsidRDefault="00F16632" w:rsidP="00F16632">
      <w:pPr>
        <w:pStyle w:val="ListParagraph"/>
        <w:numPr>
          <w:ilvl w:val="0"/>
          <w:numId w:val="72"/>
        </w:numPr>
        <w:rPr>
          <w:ins w:id="922" w:author="Bill Hereth" w:date="2022-01-21T13:43:00Z"/>
        </w:rPr>
      </w:pPr>
      <w:ins w:id="923" w:author="Bill Hereth" w:date="2022-01-21T13:43:00Z">
        <w:r w:rsidRPr="00BC7917">
          <w:t>Airport</w:t>
        </w:r>
        <w:r>
          <w:t xml:space="preserve"> – average daily weekday trips to Salt Lake International Airport</w:t>
        </w:r>
      </w:ins>
    </w:p>
    <w:p w14:paraId="2C4B82AB" w14:textId="77777777" w:rsidR="00F16632" w:rsidRDefault="00F16632" w:rsidP="00F16632">
      <w:pPr>
        <w:pStyle w:val="ListParagraph"/>
        <w:numPr>
          <w:ilvl w:val="0"/>
          <w:numId w:val="72"/>
        </w:numPr>
        <w:rPr>
          <w:ins w:id="924" w:author="Bill Hereth" w:date="2022-01-21T13:43:00Z"/>
        </w:rPr>
      </w:pPr>
      <w:ins w:id="925" w:author="Bill Hereth" w:date="2022-01-21T13:43:00Z">
        <w:r w:rsidRPr="00BC7917">
          <w:t>Lagoon</w:t>
        </w:r>
        <w:r>
          <w:t xml:space="preserve"> – daily trips to Lagoon amusement park (peak summer trips)</w:t>
        </w:r>
      </w:ins>
    </w:p>
    <w:p w14:paraId="67E0A3E3" w14:textId="77777777" w:rsidR="00F16632" w:rsidRDefault="00F16632" w:rsidP="00F16632">
      <w:pPr>
        <w:pStyle w:val="ListParagraph"/>
        <w:numPr>
          <w:ilvl w:val="0"/>
          <w:numId w:val="72"/>
        </w:numPr>
        <w:rPr>
          <w:ins w:id="926" w:author="Bill Hereth" w:date="2022-01-21T13:43:00Z"/>
        </w:rPr>
      </w:pPr>
      <w:ins w:id="927" w:author="Bill Hereth" w:date="2022-01-21T13:43:00Z">
        <w:r w:rsidRPr="00BC7917">
          <w:t>LDSBC</w:t>
        </w:r>
        <w:r>
          <w:t xml:space="preserve"> – total enrollment at Ensign College (formerly LDS Business College)</w:t>
        </w:r>
      </w:ins>
    </w:p>
    <w:p w14:paraId="2FFC21C8" w14:textId="77777777" w:rsidR="00F16632" w:rsidRDefault="00F16632" w:rsidP="00F16632">
      <w:pPr>
        <w:pStyle w:val="ListParagraph"/>
        <w:numPr>
          <w:ilvl w:val="0"/>
          <w:numId w:val="72"/>
        </w:numPr>
        <w:rPr>
          <w:ins w:id="928" w:author="Bill Hereth" w:date="2022-01-21T13:43:00Z"/>
        </w:rPr>
      </w:pPr>
      <w:proofErr w:type="spellStart"/>
      <w:ins w:id="929" w:author="Bill Hereth" w:date="2022-01-21T13:43:00Z">
        <w:r w:rsidRPr="00BC7917">
          <w:t>Westmin</w:t>
        </w:r>
        <w:proofErr w:type="spellEnd"/>
        <w:r>
          <w:t xml:space="preserve"> – total enrollment at Westminster College</w:t>
        </w:r>
      </w:ins>
    </w:p>
    <w:p w14:paraId="76A8BD6F" w14:textId="77777777" w:rsidR="00F16632" w:rsidRDefault="00F16632" w:rsidP="00F16632">
      <w:pPr>
        <w:pStyle w:val="ListParagraph"/>
        <w:numPr>
          <w:ilvl w:val="0"/>
          <w:numId w:val="72"/>
        </w:numPr>
        <w:rPr>
          <w:ins w:id="930" w:author="Bill Hereth" w:date="2022-01-21T13:43:00Z"/>
        </w:rPr>
      </w:pPr>
      <w:proofErr w:type="spellStart"/>
      <w:ins w:id="931" w:author="Bill Hereth" w:date="2022-01-21T13:43:00Z">
        <w:r w:rsidRPr="00BC7917">
          <w:t>UofU_Main</w:t>
        </w:r>
        <w:proofErr w:type="spellEnd"/>
        <w:r>
          <w:t xml:space="preserve"> – total enrollment at University of Utah—Main Campus</w:t>
        </w:r>
      </w:ins>
    </w:p>
    <w:p w14:paraId="42784BFA" w14:textId="77777777" w:rsidR="00F16632" w:rsidRDefault="00F16632" w:rsidP="00F16632">
      <w:pPr>
        <w:pStyle w:val="ListParagraph"/>
        <w:numPr>
          <w:ilvl w:val="0"/>
          <w:numId w:val="72"/>
        </w:numPr>
        <w:rPr>
          <w:ins w:id="932" w:author="Bill Hereth" w:date="2022-01-21T13:43:00Z"/>
        </w:rPr>
      </w:pPr>
      <w:proofErr w:type="spellStart"/>
      <w:ins w:id="933" w:author="Bill Hereth" w:date="2022-01-21T13:43:00Z">
        <w:r w:rsidRPr="00BC7917">
          <w:t>UofU_Med</w:t>
        </w:r>
        <w:proofErr w:type="spellEnd"/>
        <w:r>
          <w:t xml:space="preserve"> – total enrollment at University of Utah—Medical Campus</w:t>
        </w:r>
      </w:ins>
    </w:p>
    <w:p w14:paraId="1C078B04" w14:textId="77777777" w:rsidR="00F16632" w:rsidRDefault="00F16632" w:rsidP="00F16632">
      <w:pPr>
        <w:pStyle w:val="ListParagraph"/>
        <w:numPr>
          <w:ilvl w:val="0"/>
          <w:numId w:val="72"/>
        </w:numPr>
        <w:rPr>
          <w:ins w:id="934" w:author="Bill Hereth" w:date="2022-01-21T13:43:00Z"/>
        </w:rPr>
      </w:pPr>
      <w:proofErr w:type="spellStart"/>
      <w:ins w:id="935" w:author="Bill Hereth" w:date="2022-01-21T13:43:00Z">
        <w:r w:rsidRPr="00BC7917">
          <w:t>WSU_Ogden</w:t>
        </w:r>
        <w:proofErr w:type="spellEnd"/>
        <w:r>
          <w:t xml:space="preserve"> – total enrollment at Weber State University—Ogden Campus</w:t>
        </w:r>
      </w:ins>
    </w:p>
    <w:p w14:paraId="686CE015" w14:textId="77777777" w:rsidR="00F16632" w:rsidRDefault="00F16632" w:rsidP="00F16632">
      <w:pPr>
        <w:pStyle w:val="ListParagraph"/>
        <w:numPr>
          <w:ilvl w:val="0"/>
          <w:numId w:val="72"/>
        </w:numPr>
        <w:rPr>
          <w:ins w:id="936" w:author="Bill Hereth" w:date="2022-01-21T13:43:00Z"/>
        </w:rPr>
      </w:pPr>
      <w:proofErr w:type="spellStart"/>
      <w:ins w:id="937" w:author="Bill Hereth" w:date="2022-01-21T13:43:00Z">
        <w:r w:rsidRPr="00BC7917">
          <w:t>WSU_Davis</w:t>
        </w:r>
        <w:proofErr w:type="spellEnd"/>
        <w:r>
          <w:t xml:space="preserve"> – total enrollment at Weber State University—Davis Campus</w:t>
        </w:r>
      </w:ins>
    </w:p>
    <w:p w14:paraId="33DD7858" w14:textId="77777777" w:rsidR="00F16632" w:rsidRDefault="00F16632" w:rsidP="00F16632">
      <w:pPr>
        <w:pStyle w:val="ListParagraph"/>
        <w:numPr>
          <w:ilvl w:val="0"/>
          <w:numId w:val="72"/>
        </w:numPr>
        <w:rPr>
          <w:ins w:id="938" w:author="Bill Hereth" w:date="2022-01-21T13:43:00Z"/>
        </w:rPr>
      </w:pPr>
      <w:proofErr w:type="spellStart"/>
      <w:ins w:id="939" w:author="Bill Hereth" w:date="2022-01-21T13:43:00Z">
        <w:r w:rsidRPr="00BC7917">
          <w:t>WSU_West</w:t>
        </w:r>
        <w:proofErr w:type="spellEnd"/>
        <w:r>
          <w:t xml:space="preserve"> – total enrollment at Weber State University—West Campus</w:t>
        </w:r>
      </w:ins>
    </w:p>
    <w:p w14:paraId="525EA554" w14:textId="77777777" w:rsidR="00F16632" w:rsidRDefault="00F16632" w:rsidP="00F16632">
      <w:pPr>
        <w:pStyle w:val="ListParagraph"/>
        <w:numPr>
          <w:ilvl w:val="0"/>
          <w:numId w:val="72"/>
        </w:numPr>
        <w:rPr>
          <w:ins w:id="940" w:author="Bill Hereth" w:date="2022-01-21T13:43:00Z"/>
        </w:rPr>
      </w:pPr>
      <w:ins w:id="941" w:author="Bill Hereth" w:date="2022-01-21T13:43:00Z">
        <w:r w:rsidRPr="00BC7917">
          <w:t>SLCC_TL</w:t>
        </w:r>
        <w:r>
          <w:t xml:space="preserve"> – total enrollment at Salt Lake Community College—Taylorsville Campus</w:t>
        </w:r>
      </w:ins>
    </w:p>
    <w:p w14:paraId="13F96DCC" w14:textId="77777777" w:rsidR="00F16632" w:rsidRDefault="00F16632" w:rsidP="00F16632">
      <w:pPr>
        <w:pStyle w:val="ListParagraph"/>
        <w:numPr>
          <w:ilvl w:val="0"/>
          <w:numId w:val="72"/>
        </w:numPr>
        <w:rPr>
          <w:ins w:id="942" w:author="Bill Hereth" w:date="2022-01-21T13:43:00Z"/>
        </w:rPr>
      </w:pPr>
      <w:ins w:id="943" w:author="Bill Hereth" w:date="2022-01-21T13:43:00Z">
        <w:r w:rsidRPr="00BC7917">
          <w:t>SLCC_SC</w:t>
        </w:r>
        <w:r>
          <w:t xml:space="preserve"> – total enrollment at Salt Lake Community College—South City Campus</w:t>
        </w:r>
      </w:ins>
    </w:p>
    <w:p w14:paraId="62F5DC43" w14:textId="77777777" w:rsidR="00F16632" w:rsidRDefault="00F16632" w:rsidP="00F16632">
      <w:pPr>
        <w:pStyle w:val="ListParagraph"/>
        <w:numPr>
          <w:ilvl w:val="0"/>
          <w:numId w:val="72"/>
        </w:numPr>
        <w:rPr>
          <w:ins w:id="944" w:author="Bill Hereth" w:date="2022-01-21T13:43:00Z"/>
        </w:rPr>
      </w:pPr>
      <w:ins w:id="945" w:author="Bill Hereth" w:date="2022-01-21T13:43:00Z">
        <w:r w:rsidRPr="00BC7917">
          <w:lastRenderedPageBreak/>
          <w:t>SLCC_JD</w:t>
        </w:r>
        <w:r>
          <w:t xml:space="preserve"> – total enrollment at Salt Lake Community College—Jordan Campus</w:t>
        </w:r>
      </w:ins>
    </w:p>
    <w:p w14:paraId="0D0FD62D" w14:textId="77777777" w:rsidR="00F16632" w:rsidRDefault="00F16632" w:rsidP="00F16632">
      <w:pPr>
        <w:pStyle w:val="ListParagraph"/>
        <w:numPr>
          <w:ilvl w:val="0"/>
          <w:numId w:val="72"/>
        </w:numPr>
        <w:rPr>
          <w:ins w:id="946" w:author="Bill Hereth" w:date="2022-01-21T13:43:00Z"/>
        </w:rPr>
      </w:pPr>
      <w:proofErr w:type="spellStart"/>
      <w:ins w:id="947" w:author="Bill Hereth" w:date="2022-01-21T13:43:00Z">
        <w:r w:rsidRPr="00BC7917">
          <w:t>SLCC_Mead</w:t>
        </w:r>
        <w:proofErr w:type="spellEnd"/>
        <w:r>
          <w:t xml:space="preserve"> – total enrollment at Salt Lake Community College—Meadowbrook Campus</w:t>
        </w:r>
      </w:ins>
    </w:p>
    <w:p w14:paraId="33983C0A" w14:textId="77777777" w:rsidR="00F16632" w:rsidRDefault="00F16632" w:rsidP="00F16632">
      <w:pPr>
        <w:pStyle w:val="ListParagraph"/>
        <w:numPr>
          <w:ilvl w:val="0"/>
          <w:numId w:val="72"/>
        </w:numPr>
        <w:rPr>
          <w:ins w:id="948" w:author="Bill Hereth" w:date="2022-01-21T13:43:00Z"/>
        </w:rPr>
      </w:pPr>
      <w:ins w:id="949" w:author="Bill Hereth" w:date="2022-01-21T13:43:00Z">
        <w:r w:rsidRPr="00BC7917">
          <w:t>SLCC_ML</w:t>
        </w:r>
        <w:r>
          <w:t xml:space="preserve"> – total enrollment at Salt Lake Community College—Miller Campus</w:t>
        </w:r>
      </w:ins>
    </w:p>
    <w:p w14:paraId="72440E3E" w14:textId="77777777" w:rsidR="00F16632" w:rsidRDefault="00F16632" w:rsidP="00F16632">
      <w:pPr>
        <w:pStyle w:val="ListParagraph"/>
        <w:numPr>
          <w:ilvl w:val="0"/>
          <w:numId w:val="72"/>
        </w:numPr>
        <w:rPr>
          <w:ins w:id="950" w:author="Bill Hereth" w:date="2022-01-21T13:43:00Z"/>
        </w:rPr>
      </w:pPr>
      <w:ins w:id="951" w:author="Bill Hereth" w:date="2022-01-21T13:43:00Z">
        <w:r w:rsidRPr="00BC7917">
          <w:t>SLCC_LB</w:t>
        </w:r>
        <w:r>
          <w:t xml:space="preserve"> – total enrollment at Salt Lake Community College—Library Square Campus</w:t>
        </w:r>
      </w:ins>
    </w:p>
    <w:p w14:paraId="37E34CB9" w14:textId="77777777" w:rsidR="00F16632" w:rsidRDefault="00F16632" w:rsidP="00F16632">
      <w:pPr>
        <w:pStyle w:val="ListParagraph"/>
        <w:numPr>
          <w:ilvl w:val="0"/>
          <w:numId w:val="72"/>
        </w:numPr>
        <w:rPr>
          <w:ins w:id="952" w:author="Bill Hereth" w:date="2022-01-21T13:43:00Z"/>
        </w:rPr>
      </w:pPr>
      <w:ins w:id="953" w:author="Bill Hereth" w:date="2022-01-21T13:43:00Z">
        <w:r w:rsidRPr="00BC7917">
          <w:t>SLCC_HL</w:t>
        </w:r>
        <w:r>
          <w:t xml:space="preserve"> – total enrollment at Salt Lake Community College—Highland Campus</w:t>
        </w:r>
      </w:ins>
    </w:p>
    <w:p w14:paraId="260313C6" w14:textId="77777777" w:rsidR="00F16632" w:rsidRDefault="00F16632" w:rsidP="00F16632">
      <w:pPr>
        <w:pStyle w:val="ListParagraph"/>
        <w:numPr>
          <w:ilvl w:val="0"/>
          <w:numId w:val="72"/>
        </w:numPr>
        <w:rPr>
          <w:ins w:id="954" w:author="Bill Hereth" w:date="2022-01-21T13:43:00Z"/>
        </w:rPr>
      </w:pPr>
      <w:proofErr w:type="spellStart"/>
      <w:ins w:id="955" w:author="Bill Hereth" w:date="2022-01-21T13:43:00Z">
        <w:r w:rsidRPr="00BC7917">
          <w:t>SLCC_Airp</w:t>
        </w:r>
        <w:proofErr w:type="spellEnd"/>
        <w:r>
          <w:t xml:space="preserve"> – total enrollment at Salt Lake Community College—Airport Campus</w:t>
        </w:r>
      </w:ins>
    </w:p>
    <w:p w14:paraId="5F1A601B" w14:textId="77777777" w:rsidR="00F16632" w:rsidRDefault="00F16632" w:rsidP="00F16632">
      <w:pPr>
        <w:pStyle w:val="ListParagraph"/>
        <w:numPr>
          <w:ilvl w:val="0"/>
          <w:numId w:val="72"/>
        </w:numPr>
        <w:rPr>
          <w:ins w:id="956" w:author="Bill Hereth" w:date="2022-01-21T13:43:00Z"/>
        </w:rPr>
      </w:pPr>
      <w:proofErr w:type="spellStart"/>
      <w:ins w:id="957" w:author="Bill Hereth" w:date="2022-01-21T13:43:00Z">
        <w:r w:rsidRPr="00BC7917">
          <w:t>SLCC_West</w:t>
        </w:r>
        <w:proofErr w:type="spellEnd"/>
        <w:r>
          <w:t xml:space="preserve"> – total enrollment at Salt Lake Community College—Westpointe Campus</w:t>
        </w:r>
      </w:ins>
    </w:p>
    <w:p w14:paraId="11E5C919" w14:textId="77777777" w:rsidR="00F16632" w:rsidRDefault="00F16632" w:rsidP="00F16632">
      <w:pPr>
        <w:pStyle w:val="ListParagraph"/>
        <w:numPr>
          <w:ilvl w:val="0"/>
          <w:numId w:val="72"/>
        </w:numPr>
        <w:rPr>
          <w:ins w:id="958" w:author="Bill Hereth" w:date="2022-01-21T13:43:00Z"/>
        </w:rPr>
      </w:pPr>
      <w:ins w:id="959" w:author="Bill Hereth" w:date="2022-01-21T13:43:00Z">
        <w:r w:rsidRPr="00BC7917">
          <w:t>SLCC_HM</w:t>
        </w:r>
        <w:r>
          <w:t xml:space="preserve"> – total enrollment at Salt Lake Community College—Herriman Campus</w:t>
        </w:r>
      </w:ins>
    </w:p>
    <w:p w14:paraId="37607D07" w14:textId="77777777" w:rsidR="00F16632" w:rsidRDefault="00F16632" w:rsidP="00F16632">
      <w:pPr>
        <w:pStyle w:val="ListParagraph"/>
        <w:numPr>
          <w:ilvl w:val="0"/>
          <w:numId w:val="72"/>
        </w:numPr>
        <w:rPr>
          <w:ins w:id="960" w:author="Bill Hereth" w:date="2022-01-21T13:43:00Z"/>
        </w:rPr>
      </w:pPr>
      <w:ins w:id="961" w:author="Bill Hereth" w:date="2022-01-21T13:43:00Z">
        <w:r w:rsidRPr="00BC7917">
          <w:t>BYU</w:t>
        </w:r>
        <w:r>
          <w:t xml:space="preserve"> – total enrollment at Brigham Young University—Provo Campus</w:t>
        </w:r>
      </w:ins>
    </w:p>
    <w:p w14:paraId="0BA9512F" w14:textId="77777777" w:rsidR="00F16632" w:rsidRDefault="00F16632" w:rsidP="00F16632">
      <w:pPr>
        <w:pStyle w:val="ListParagraph"/>
        <w:numPr>
          <w:ilvl w:val="0"/>
          <w:numId w:val="72"/>
        </w:numPr>
        <w:rPr>
          <w:ins w:id="962" w:author="Bill Hereth" w:date="2022-01-21T13:43:00Z"/>
        </w:rPr>
      </w:pPr>
      <w:proofErr w:type="spellStart"/>
      <w:ins w:id="963" w:author="Bill Hereth" w:date="2022-01-21T13:43:00Z">
        <w:r w:rsidRPr="00BC7917">
          <w:t>UVU_main</w:t>
        </w:r>
        <w:proofErr w:type="spellEnd"/>
        <w:r>
          <w:t xml:space="preserve"> – total enrollment at Utah Valley University—Main Campus</w:t>
        </w:r>
      </w:ins>
    </w:p>
    <w:p w14:paraId="799C312B" w14:textId="77777777" w:rsidR="00F16632" w:rsidRDefault="00F16632" w:rsidP="00F16632">
      <w:pPr>
        <w:pStyle w:val="ListParagraph"/>
        <w:numPr>
          <w:ilvl w:val="0"/>
          <w:numId w:val="72"/>
        </w:numPr>
        <w:rPr>
          <w:ins w:id="964" w:author="Bill Hereth" w:date="2022-01-21T13:43:00Z"/>
        </w:rPr>
      </w:pPr>
      <w:proofErr w:type="spellStart"/>
      <w:ins w:id="965" w:author="Bill Hereth" w:date="2022-01-21T13:43:00Z">
        <w:r w:rsidRPr="00BC7917">
          <w:t>UVU_Geneva</w:t>
        </w:r>
        <w:proofErr w:type="spellEnd"/>
        <w:r>
          <w:t xml:space="preserve"> – total enrollment at Utah Valley University—Geneva Campus (west side of I-15)</w:t>
        </w:r>
      </w:ins>
    </w:p>
    <w:p w14:paraId="78172831" w14:textId="77777777" w:rsidR="00F16632" w:rsidRDefault="00F16632" w:rsidP="00F16632">
      <w:pPr>
        <w:pStyle w:val="ListParagraph"/>
        <w:numPr>
          <w:ilvl w:val="0"/>
          <w:numId w:val="72"/>
        </w:numPr>
        <w:rPr>
          <w:ins w:id="966" w:author="Bill Hereth" w:date="2022-01-21T13:43:00Z"/>
        </w:rPr>
      </w:pPr>
      <w:proofErr w:type="spellStart"/>
      <w:ins w:id="967" w:author="Bill Hereth" w:date="2022-01-21T13:43:00Z">
        <w:r w:rsidRPr="00BC7917">
          <w:t>UVU_ThankP</w:t>
        </w:r>
        <w:proofErr w:type="spellEnd"/>
        <w:r>
          <w:t xml:space="preserve"> – total enrollment at Utah Valley University—Thanksgiving Point Campus</w:t>
        </w:r>
      </w:ins>
    </w:p>
    <w:p w14:paraId="2B6DDD75" w14:textId="77777777" w:rsidR="00F16632" w:rsidRDefault="00F16632" w:rsidP="00F16632">
      <w:pPr>
        <w:pStyle w:val="ListParagraph"/>
        <w:numPr>
          <w:ilvl w:val="0"/>
          <w:numId w:val="72"/>
        </w:numPr>
        <w:rPr>
          <w:ins w:id="968" w:author="Bill Hereth" w:date="2022-01-21T13:43:00Z"/>
        </w:rPr>
      </w:pPr>
      <w:ins w:id="969" w:author="Bill Hereth" w:date="2022-01-21T13:43:00Z">
        <w:r w:rsidRPr="00BC7917">
          <w:t>UVU_VINE</w:t>
        </w:r>
        <w:r>
          <w:t xml:space="preserve"> – total enrollment at Utah Valley University—Vineyard Campus</w:t>
        </w:r>
      </w:ins>
    </w:p>
    <w:p w14:paraId="30D59C82" w14:textId="77777777" w:rsidR="00F16632" w:rsidRDefault="00F16632" w:rsidP="00F16632">
      <w:pPr>
        <w:pStyle w:val="ListParagraph"/>
        <w:numPr>
          <w:ilvl w:val="0"/>
          <w:numId w:val="72"/>
        </w:numPr>
        <w:rPr>
          <w:ins w:id="970" w:author="Bill Hereth" w:date="2022-01-21T13:43:00Z"/>
        </w:rPr>
      </w:pPr>
      <w:ins w:id="971" w:author="Bill Hereth" w:date="2022-01-21T13:43:00Z">
        <w:r w:rsidRPr="00BC7917">
          <w:t>UVU_PAYSON</w:t>
        </w:r>
        <w:r>
          <w:t xml:space="preserve"> – total enrollment at Utah Valley University—Payson Campus</w:t>
        </w:r>
      </w:ins>
    </w:p>
    <w:p w14:paraId="314A269E" w14:textId="77777777" w:rsidR="00F16632" w:rsidRPr="00947F56" w:rsidRDefault="00F16632" w:rsidP="00E83E7B">
      <w:pPr>
        <w:pStyle w:val="Heading2"/>
        <w:rPr>
          <w:ins w:id="972" w:author="Bill Hereth" w:date="2022-01-21T13:43:00Z"/>
        </w:rPr>
      </w:pPr>
      <w:bookmarkStart w:id="973" w:name="_Toc95889771"/>
      <w:ins w:id="974" w:author="Bill Hereth" w:date="2022-01-21T13:43:00Z">
        <w:r>
          <w:t>Household Disaggregation and Auto Ownership</w:t>
        </w:r>
        <w:bookmarkEnd w:id="973"/>
      </w:ins>
    </w:p>
    <w:p w14:paraId="04B84C2D" w14:textId="2A0FF2BF" w:rsidR="00F16632" w:rsidRDefault="00B06169" w:rsidP="00F16632">
      <w:pPr>
        <w:rPr>
          <w:ins w:id="975" w:author="Bill Hereth" w:date="2022-02-16T08:09:00Z"/>
        </w:rPr>
      </w:pPr>
      <w:ins w:id="976" w:author="Bill Hereth" w:date="2022-02-16T08:34:00Z">
        <w:r>
          <w:t xml:space="preserve">There are eight input files in this folder that serve to disaggregate </w:t>
        </w:r>
      </w:ins>
      <w:ins w:id="977" w:author="Bill Hereth" w:date="2022-02-16T08:41:00Z">
        <w:r w:rsidR="001B7016">
          <w:t xml:space="preserve">TAZ </w:t>
        </w:r>
      </w:ins>
      <w:ins w:id="978" w:author="Bill Hereth" w:date="2022-02-16T08:35:00Z">
        <w:r>
          <w:t xml:space="preserve">population into age groups, household size bins, </w:t>
        </w:r>
      </w:ins>
      <w:ins w:id="979" w:author="Bill Hereth" w:date="2022-02-16T08:36:00Z">
        <w:r w:rsidR="00930105">
          <w:t xml:space="preserve">income level, </w:t>
        </w:r>
      </w:ins>
      <w:ins w:id="980" w:author="Bill Hereth" w:date="2022-02-16T08:35:00Z">
        <w:r>
          <w:t>and number of workers</w:t>
        </w:r>
      </w:ins>
      <w:ins w:id="981" w:author="Bill Hereth" w:date="2022-02-16T08:34:00Z">
        <w:r>
          <w:t>.</w:t>
        </w:r>
      </w:ins>
    </w:p>
    <w:p w14:paraId="15167F93" w14:textId="29DEFDE5" w:rsidR="00D06273" w:rsidRDefault="001D2895" w:rsidP="00F16632">
      <w:pPr>
        <w:rPr>
          <w:ins w:id="982" w:author="Bill Hereth" w:date="2022-02-16T08:18:00Z"/>
        </w:rPr>
      </w:pPr>
      <w:ins w:id="983" w:author="Bill Hereth" w:date="2022-02-16T08:19:00Z">
        <w:r>
          <w:t>The ‘</w:t>
        </w:r>
      </w:ins>
      <w:ins w:id="984" w:author="Bill Hereth" w:date="2022-02-16T08:09:00Z">
        <w:r w:rsidR="00D06273" w:rsidRPr="00D06273">
          <w:t xml:space="preserve">Lookup - </w:t>
        </w:r>
        <w:proofErr w:type="spellStart"/>
        <w:r w:rsidR="00D06273" w:rsidRPr="00D06273">
          <w:t>BYTAZAgePct</w:t>
        </w:r>
        <w:proofErr w:type="spellEnd"/>
        <w:r w:rsidR="00D06273" w:rsidRPr="00D06273">
          <w:t xml:space="preserve"> - AllCo.csv</w:t>
        </w:r>
      </w:ins>
      <w:ins w:id="985" w:author="Bill Hereth" w:date="2022-02-16T08:19:00Z">
        <w:r>
          <w:t>’ file contains a breakdown by TAZ state-wide into age groups. It contains the following fields:</w:t>
        </w:r>
      </w:ins>
    </w:p>
    <w:p w14:paraId="7C5D100D" w14:textId="45A81794" w:rsidR="001D2895" w:rsidRDefault="001D2895">
      <w:pPr>
        <w:pStyle w:val="ListParagraph"/>
        <w:numPr>
          <w:ilvl w:val="0"/>
          <w:numId w:val="73"/>
        </w:numPr>
        <w:rPr>
          <w:ins w:id="986" w:author="Bill Hereth" w:date="2022-02-16T08:19:00Z"/>
        </w:rPr>
        <w:pPrChange w:id="987" w:author="Bill Hereth" w:date="2022-02-16T08:19:00Z">
          <w:pPr/>
        </w:pPrChange>
      </w:pPr>
      <w:proofErr w:type="gramStart"/>
      <w:ins w:id="988" w:author="Bill Hereth" w:date="2022-02-16T08:18:00Z">
        <w:r w:rsidRPr="001D2895">
          <w:t>;CO</w:t>
        </w:r>
        <w:proofErr w:type="gramEnd"/>
        <w:r w:rsidRPr="001D2895">
          <w:t>_TAZID</w:t>
        </w:r>
      </w:ins>
      <w:ins w:id="989" w:author="Bill Hereth" w:date="2022-02-16T08:21:00Z">
        <w:r>
          <w:t>: county TAZ ID (unique statewide)</w:t>
        </w:r>
      </w:ins>
    </w:p>
    <w:p w14:paraId="5E6AC0B5" w14:textId="2921F93C" w:rsidR="001D2895" w:rsidRDefault="001D2895">
      <w:pPr>
        <w:pStyle w:val="ListParagraph"/>
        <w:numPr>
          <w:ilvl w:val="0"/>
          <w:numId w:val="73"/>
        </w:numPr>
        <w:rPr>
          <w:ins w:id="990" w:author="Bill Hereth" w:date="2022-02-16T08:19:00Z"/>
        </w:rPr>
        <w:pPrChange w:id="991" w:author="Bill Hereth" w:date="2022-02-16T08:19:00Z">
          <w:pPr/>
        </w:pPrChange>
      </w:pPr>
      <w:ins w:id="992" w:author="Bill Hereth" w:date="2022-02-16T08:18:00Z">
        <w:r w:rsidRPr="001D2895">
          <w:t>PCT_SUM</w:t>
        </w:r>
      </w:ins>
      <w:ins w:id="993" w:author="Bill Hereth" w:date="2022-02-16T08:19:00Z">
        <w:r>
          <w:t xml:space="preserve">: </w:t>
        </w:r>
      </w:ins>
      <w:ins w:id="994" w:author="Bill Hereth" w:date="2022-02-16T08:20:00Z">
        <w:r>
          <w:t>s</w:t>
        </w:r>
      </w:ins>
      <w:ins w:id="995" w:author="Bill Hereth" w:date="2022-02-16T08:19:00Z">
        <w:r>
          <w:t xml:space="preserve">um of all age group </w:t>
        </w:r>
      </w:ins>
      <w:ins w:id="996" w:author="Bill Hereth" w:date="2022-02-16T08:20:00Z">
        <w:r>
          <w:t>percentages (should always be 1)</w:t>
        </w:r>
      </w:ins>
    </w:p>
    <w:p w14:paraId="075315FA" w14:textId="340B321E" w:rsidR="001D2895" w:rsidRDefault="001D2895">
      <w:pPr>
        <w:pStyle w:val="ListParagraph"/>
        <w:numPr>
          <w:ilvl w:val="0"/>
          <w:numId w:val="73"/>
        </w:numPr>
        <w:rPr>
          <w:ins w:id="997" w:author="Bill Hereth" w:date="2022-02-16T08:18:00Z"/>
        </w:rPr>
        <w:pPrChange w:id="998" w:author="Bill Hereth" w:date="2022-02-16T08:19:00Z">
          <w:pPr/>
        </w:pPrChange>
      </w:pPr>
      <w:ins w:id="999" w:author="Bill Hereth" w:date="2022-02-16T08:18:00Z">
        <w:r w:rsidRPr="001D2895">
          <w:t>PCT_0TO17</w:t>
        </w:r>
      </w:ins>
      <w:ins w:id="1000" w:author="Bill Hereth" w:date="2022-02-16T08:20:00Z">
        <w:r>
          <w:t>: percentage of TAZ population in the 0 to 17 age group</w:t>
        </w:r>
      </w:ins>
    </w:p>
    <w:p w14:paraId="0EC749F8" w14:textId="24F224A8" w:rsidR="001D2895" w:rsidRDefault="001D2895">
      <w:pPr>
        <w:pStyle w:val="ListParagraph"/>
        <w:numPr>
          <w:ilvl w:val="0"/>
          <w:numId w:val="73"/>
        </w:numPr>
        <w:rPr>
          <w:ins w:id="1001" w:author="Bill Hereth" w:date="2022-02-16T08:19:00Z"/>
        </w:rPr>
        <w:pPrChange w:id="1002" w:author="Bill Hereth" w:date="2022-02-16T08:19:00Z">
          <w:pPr/>
        </w:pPrChange>
      </w:pPr>
      <w:ins w:id="1003" w:author="Bill Hereth" w:date="2022-02-16T08:18:00Z">
        <w:r w:rsidRPr="001D2895">
          <w:t>PCT_18TO64</w:t>
        </w:r>
      </w:ins>
      <w:ins w:id="1004" w:author="Bill Hereth" w:date="2022-02-16T08:20:00Z">
        <w:r>
          <w:t>: percentage of TAZ population in the 18 to 64 age group</w:t>
        </w:r>
      </w:ins>
    </w:p>
    <w:p w14:paraId="177AB8B9" w14:textId="124F8200" w:rsidR="001D2895" w:rsidRDefault="001D2895">
      <w:pPr>
        <w:pStyle w:val="ListParagraph"/>
        <w:numPr>
          <w:ilvl w:val="0"/>
          <w:numId w:val="73"/>
        </w:numPr>
        <w:rPr>
          <w:ins w:id="1005" w:author="Bill Hereth" w:date="2022-02-16T08:19:00Z"/>
        </w:rPr>
        <w:pPrChange w:id="1006" w:author="Bill Hereth" w:date="2022-02-16T08:19:00Z">
          <w:pPr/>
        </w:pPrChange>
      </w:pPr>
      <w:ins w:id="1007" w:author="Bill Hereth" w:date="2022-02-16T08:18:00Z">
        <w:r w:rsidRPr="001D2895">
          <w:t>PCT_65P</w:t>
        </w:r>
      </w:ins>
      <w:ins w:id="1008" w:author="Bill Hereth" w:date="2022-02-16T08:20:00Z">
        <w:r>
          <w:t>: percentage of TAZ population in the 65 plus age group</w:t>
        </w:r>
      </w:ins>
    </w:p>
    <w:p w14:paraId="2EA11585" w14:textId="39D33B8C" w:rsidR="001D2895" w:rsidRDefault="001D2895">
      <w:pPr>
        <w:pStyle w:val="ListParagraph"/>
        <w:numPr>
          <w:ilvl w:val="0"/>
          <w:numId w:val="73"/>
        </w:numPr>
        <w:rPr>
          <w:ins w:id="1009" w:author="Bill Hereth" w:date="2022-02-16T08:19:00Z"/>
        </w:rPr>
        <w:pPrChange w:id="1010" w:author="Bill Hereth" w:date="2022-02-16T08:19:00Z">
          <w:pPr/>
        </w:pPrChange>
      </w:pPr>
      <w:ins w:id="1011" w:author="Bill Hereth" w:date="2022-02-16T08:18:00Z">
        <w:r w:rsidRPr="001D2895">
          <w:t>SUBAREAID</w:t>
        </w:r>
      </w:ins>
      <w:ins w:id="1012" w:author="Bill Hereth" w:date="2022-02-16T08:20:00Z">
        <w:r>
          <w:t xml:space="preserve">: subarea id </w:t>
        </w:r>
      </w:ins>
      <w:ins w:id="1013" w:author="Bill Hereth" w:date="2022-02-16T08:21:00Z">
        <w:r>
          <w:t>of TAZ</w:t>
        </w:r>
      </w:ins>
    </w:p>
    <w:p w14:paraId="6421BD16" w14:textId="53549D5D" w:rsidR="001D2895" w:rsidRDefault="001D2895">
      <w:pPr>
        <w:pStyle w:val="ListParagraph"/>
        <w:numPr>
          <w:ilvl w:val="0"/>
          <w:numId w:val="73"/>
        </w:numPr>
        <w:rPr>
          <w:ins w:id="1014" w:author="Bill Hereth" w:date="2022-02-16T08:19:00Z"/>
        </w:rPr>
        <w:pPrChange w:id="1015" w:author="Bill Hereth" w:date="2022-02-16T08:19:00Z">
          <w:pPr/>
        </w:pPrChange>
      </w:pPr>
      <w:ins w:id="1016" w:author="Bill Hereth" w:date="2022-02-16T08:18:00Z">
        <w:r w:rsidRPr="001D2895">
          <w:t>CO_FIPS</w:t>
        </w:r>
      </w:ins>
      <w:ins w:id="1017" w:author="Bill Hereth" w:date="2022-02-16T08:21:00Z">
        <w:r>
          <w:t>: county FIPS code that TAZ belongs to</w:t>
        </w:r>
      </w:ins>
    </w:p>
    <w:p w14:paraId="7372F8B3" w14:textId="05B72807" w:rsidR="001D2895" w:rsidRDefault="001D2895">
      <w:pPr>
        <w:pStyle w:val="ListParagraph"/>
        <w:numPr>
          <w:ilvl w:val="0"/>
          <w:numId w:val="73"/>
        </w:numPr>
        <w:rPr>
          <w:ins w:id="1018" w:author="Bill Hereth" w:date="2022-02-16T08:18:00Z"/>
        </w:rPr>
        <w:pPrChange w:id="1019" w:author="Bill Hereth" w:date="2022-02-16T08:19:00Z">
          <w:pPr/>
        </w:pPrChange>
      </w:pPr>
      <w:ins w:id="1020" w:author="Bill Hereth" w:date="2022-02-16T08:18:00Z">
        <w:r w:rsidRPr="001D2895">
          <w:t>CO_NAME</w:t>
        </w:r>
      </w:ins>
      <w:ins w:id="1021" w:author="Bill Hereth" w:date="2022-02-16T08:21:00Z">
        <w:r>
          <w:t>: county name that TAZ belongs to</w:t>
        </w:r>
      </w:ins>
    </w:p>
    <w:p w14:paraId="1E811B8E" w14:textId="5ADDA207" w:rsidR="001D2895" w:rsidRDefault="001D2895" w:rsidP="001D2895">
      <w:pPr>
        <w:rPr>
          <w:ins w:id="1022" w:author="Bill Hereth" w:date="2022-02-16T08:21:00Z"/>
        </w:rPr>
      </w:pPr>
      <w:ins w:id="1023" w:author="Bill Hereth" w:date="2022-02-16T08:18:00Z">
        <w:r>
          <w:t>The ‘</w:t>
        </w:r>
        <w:r w:rsidRPr="00D06273">
          <w:t>Lookup - HH Size.csv</w:t>
        </w:r>
        <w:r>
          <w:t xml:space="preserve">’ file contains a region-wide </w:t>
        </w:r>
      </w:ins>
      <w:ins w:id="1024" w:author="Bill Hereth" w:date="2022-02-16T08:41:00Z">
        <w:r w:rsidR="00E83E7B">
          <w:t>disaggregation</w:t>
        </w:r>
      </w:ins>
      <w:ins w:id="1025" w:author="Bill Hereth" w:date="2022-02-16T08:18:00Z">
        <w:r>
          <w:t xml:space="preserve"> for the average household size across integer household sizes (1 through 6).</w:t>
        </w:r>
      </w:ins>
      <w:ins w:id="1026" w:author="Bill Hereth" w:date="2022-02-16T08:21:00Z">
        <w:r>
          <w:t xml:space="preserve"> It contains the following fields:</w:t>
        </w:r>
      </w:ins>
    </w:p>
    <w:p w14:paraId="6B0FF2BC" w14:textId="49F6688A" w:rsidR="00430854" w:rsidRDefault="00430854" w:rsidP="001D2895">
      <w:pPr>
        <w:pStyle w:val="ListParagraph"/>
        <w:numPr>
          <w:ilvl w:val="0"/>
          <w:numId w:val="74"/>
        </w:numPr>
        <w:rPr>
          <w:ins w:id="1027" w:author="Bill Hereth" w:date="2022-02-16T08:32:00Z"/>
        </w:rPr>
      </w:pPr>
      <w:proofErr w:type="gramStart"/>
      <w:ins w:id="1028" w:author="Bill Hereth" w:date="2022-02-16T08:32:00Z">
        <w:r w:rsidRPr="00430854">
          <w:t>;SIZEGRP</w:t>
        </w:r>
      </w:ins>
      <w:proofErr w:type="gramEnd"/>
      <w:ins w:id="1029" w:author="Bill Hereth" w:date="2022-02-16T08:33:00Z">
        <w:r>
          <w:t>: Average household size for given group</w:t>
        </w:r>
      </w:ins>
    </w:p>
    <w:p w14:paraId="3FE5116E" w14:textId="0422C366" w:rsidR="00430854" w:rsidRDefault="00430854" w:rsidP="001D2895">
      <w:pPr>
        <w:pStyle w:val="ListParagraph"/>
        <w:numPr>
          <w:ilvl w:val="0"/>
          <w:numId w:val="74"/>
        </w:numPr>
        <w:rPr>
          <w:ins w:id="1030" w:author="Bill Hereth" w:date="2022-02-16T08:33:00Z"/>
        </w:rPr>
      </w:pPr>
      <w:ins w:id="1031" w:author="Bill Hereth" w:date="2022-02-16T08:32:00Z">
        <w:r w:rsidRPr="00430854">
          <w:t>PCT_HH1</w:t>
        </w:r>
      </w:ins>
      <w:ins w:id="1032" w:author="Bill Hereth" w:date="2022-02-16T08:33:00Z">
        <w:r>
          <w:t>…6: percent in each HH Size group 1, 2, 3, 4, 5, 6</w:t>
        </w:r>
      </w:ins>
    </w:p>
    <w:p w14:paraId="7505D748" w14:textId="20559639" w:rsidR="001D2895" w:rsidRDefault="00430854">
      <w:pPr>
        <w:pStyle w:val="ListParagraph"/>
        <w:numPr>
          <w:ilvl w:val="0"/>
          <w:numId w:val="74"/>
        </w:numPr>
        <w:rPr>
          <w:ins w:id="1033" w:author="Bill Hereth" w:date="2022-02-16T08:18:00Z"/>
        </w:rPr>
        <w:pPrChange w:id="1034" w:author="Bill Hereth" w:date="2022-02-16T08:21:00Z">
          <w:pPr/>
        </w:pPrChange>
      </w:pPr>
      <w:ins w:id="1035" w:author="Bill Hereth" w:date="2022-02-16T08:32:00Z">
        <w:r w:rsidRPr="00430854">
          <w:t>SUM_PCT</w:t>
        </w:r>
      </w:ins>
      <w:ins w:id="1036" w:author="Bill Hereth" w:date="2022-02-16T08:33:00Z">
        <w:r>
          <w:t>: sum across each size group (should always be 1)</w:t>
        </w:r>
      </w:ins>
    </w:p>
    <w:p w14:paraId="216B03AF" w14:textId="16F3B81D" w:rsidR="00F25C48" w:rsidRDefault="00F25C48" w:rsidP="00F25C48">
      <w:pPr>
        <w:rPr>
          <w:ins w:id="1037" w:author="Bill Hereth" w:date="2022-02-16T08:27:00Z"/>
        </w:rPr>
      </w:pPr>
      <w:ins w:id="1038" w:author="Bill Hereth" w:date="2022-02-16T08:28:00Z">
        <w:r>
          <w:t xml:space="preserve">There are three household size lookups based on Life Cycles. </w:t>
        </w:r>
      </w:ins>
      <w:ins w:id="1039" w:author="Bill Hereth" w:date="2022-02-16T08:13:00Z">
        <w:r w:rsidR="00856551">
          <w:t xml:space="preserve">For </w:t>
        </w:r>
      </w:ins>
      <w:ins w:id="1040" w:author="Bill Hereth" w:date="2022-02-16T08:17:00Z">
        <w:r w:rsidR="001D2895">
          <w:t>the</w:t>
        </w:r>
      </w:ins>
      <w:ins w:id="1041" w:author="Bill Hereth" w:date="2022-02-16T08:13:00Z">
        <w:r w:rsidR="00856551">
          <w:t xml:space="preserve"> average household size</w:t>
        </w:r>
      </w:ins>
      <w:ins w:id="1042" w:author="Bill Hereth" w:date="2022-02-16T08:14:00Z">
        <w:r w:rsidR="00856551">
          <w:t xml:space="preserve"> in Life Cycle </w:t>
        </w:r>
      </w:ins>
      <w:ins w:id="1043" w:author="Bill Hereth" w:date="2022-02-16T08:15:00Z">
        <w:r w:rsidR="00856551">
          <w:t>1</w:t>
        </w:r>
      </w:ins>
      <w:ins w:id="1044" w:author="Bill Hereth" w:date="2022-02-16T08:13:00Z">
        <w:r w:rsidR="00856551">
          <w:t xml:space="preserve">, </w:t>
        </w:r>
      </w:ins>
      <w:ins w:id="1045" w:author="Bill Hereth" w:date="2022-02-16T08:14:00Z">
        <w:r w:rsidR="00856551">
          <w:t>t</w:t>
        </w:r>
      </w:ins>
      <w:ins w:id="1046" w:author="Bill Hereth" w:date="2022-02-16T08:13:00Z">
        <w:r w:rsidR="00856551">
          <w:t xml:space="preserve">he </w:t>
        </w:r>
      </w:ins>
      <w:ins w:id="1047" w:author="Bill Hereth" w:date="2022-02-16T08:10:00Z">
        <w:r w:rsidR="00D06273">
          <w:t>'</w:t>
        </w:r>
      </w:ins>
      <w:ins w:id="1048" w:author="Bill Hereth" w:date="2022-02-16T08:09:00Z">
        <w:r w:rsidR="00D06273" w:rsidRPr="00D06273">
          <w:t>Lookup - HH Size_LC1.csv</w:t>
        </w:r>
      </w:ins>
      <w:ins w:id="1049" w:author="Bill Hereth" w:date="2022-02-16T08:10:00Z">
        <w:r w:rsidR="00D06273">
          <w:t>'</w:t>
        </w:r>
      </w:ins>
      <w:ins w:id="1050" w:author="Bill Hereth" w:date="2022-02-16T08:11:00Z">
        <w:r w:rsidR="00D06273">
          <w:t xml:space="preserve"> </w:t>
        </w:r>
      </w:ins>
      <w:ins w:id="1051" w:author="Bill Hereth" w:date="2022-02-16T08:13:00Z">
        <w:r w:rsidR="00856551">
          <w:t xml:space="preserve">file </w:t>
        </w:r>
      </w:ins>
      <w:ins w:id="1052" w:author="Bill Hereth" w:date="2022-02-16T08:11:00Z">
        <w:r w:rsidR="00D06273">
          <w:t xml:space="preserve">contains </w:t>
        </w:r>
      </w:ins>
      <w:ins w:id="1053" w:author="Bill Hereth" w:date="2022-02-16T08:15:00Z">
        <w:r w:rsidR="00856551">
          <w:t xml:space="preserve">the </w:t>
        </w:r>
      </w:ins>
      <w:ins w:id="1054" w:author="Bill Hereth" w:date="2022-02-16T08:41:00Z">
        <w:r w:rsidR="00E83E7B">
          <w:t>disaggregation</w:t>
        </w:r>
      </w:ins>
      <w:ins w:id="1055" w:author="Bill Hereth" w:date="2022-02-16T08:11:00Z">
        <w:r w:rsidR="00D06273">
          <w:t xml:space="preserve"> </w:t>
        </w:r>
      </w:ins>
      <w:ins w:id="1056" w:author="Bill Hereth" w:date="2022-02-16T08:12:00Z">
        <w:r w:rsidR="00856551">
          <w:t>across</w:t>
        </w:r>
      </w:ins>
      <w:ins w:id="1057" w:author="Bill Hereth" w:date="2022-02-16T08:14:00Z">
        <w:r w:rsidR="00856551">
          <w:t xml:space="preserve"> integer household sizes (1 through 6)</w:t>
        </w:r>
      </w:ins>
      <w:ins w:id="1058" w:author="Bill Hereth" w:date="2022-02-16T08:15:00Z">
        <w:r w:rsidR="00856551">
          <w:t xml:space="preserve"> for each </w:t>
        </w:r>
      </w:ins>
      <w:ins w:id="1059" w:author="Bill Hereth" w:date="2022-02-16T08:11:00Z">
        <w:r w:rsidR="00D06273">
          <w:t>county</w:t>
        </w:r>
      </w:ins>
      <w:ins w:id="1060" w:author="Bill Hereth" w:date="2022-02-16T08:15:00Z">
        <w:r w:rsidR="00856551">
          <w:t>.</w:t>
        </w:r>
      </w:ins>
      <w:ins w:id="1061" w:author="Bill Hereth" w:date="2022-02-16T08:11:00Z">
        <w:r w:rsidR="00D06273">
          <w:t xml:space="preserve"> </w:t>
        </w:r>
      </w:ins>
      <w:ins w:id="1062" w:author="Bill Hereth" w:date="2022-02-16T08:27:00Z">
        <w:r>
          <w:t>For the average household size in Life Cycle 2, the '</w:t>
        </w:r>
        <w:r w:rsidRPr="00D06273">
          <w:t>Lookup - HH Size_LC</w:t>
        </w:r>
        <w:r>
          <w:t>2</w:t>
        </w:r>
        <w:r w:rsidRPr="00D06273">
          <w:t>.csv</w:t>
        </w:r>
        <w:r>
          <w:t xml:space="preserve">' file contains the </w:t>
        </w:r>
      </w:ins>
      <w:ins w:id="1063" w:author="Bill Hereth" w:date="2022-02-16T08:41:00Z">
        <w:r w:rsidR="00E83E7B">
          <w:t xml:space="preserve">disaggregation </w:t>
        </w:r>
      </w:ins>
      <w:ins w:id="1064" w:author="Bill Hereth" w:date="2022-02-16T08:27:00Z">
        <w:r>
          <w:t>across integer household sizes (1 through 6) for each county. For the average household size in Life Cycle 3, the '</w:t>
        </w:r>
        <w:r w:rsidRPr="00D06273">
          <w:t>Lookup - HH Size_LC</w:t>
        </w:r>
        <w:r>
          <w:t>3</w:t>
        </w:r>
        <w:r w:rsidRPr="00D06273">
          <w:t>.csv</w:t>
        </w:r>
        <w:r>
          <w:t xml:space="preserve">' file contains the </w:t>
        </w:r>
      </w:ins>
      <w:ins w:id="1065" w:author="Bill Hereth" w:date="2022-02-16T08:41:00Z">
        <w:r w:rsidR="00E83E7B">
          <w:t xml:space="preserve">disaggregation </w:t>
        </w:r>
      </w:ins>
      <w:ins w:id="1066" w:author="Bill Hereth" w:date="2022-02-16T08:27:00Z">
        <w:r>
          <w:t xml:space="preserve">across integer household sizes (1 through 6) for each county. </w:t>
        </w:r>
      </w:ins>
      <w:ins w:id="1067" w:author="Bill Hereth" w:date="2022-02-16T08:28:00Z">
        <w:r>
          <w:t>Each file contains the following fields:</w:t>
        </w:r>
      </w:ins>
    </w:p>
    <w:p w14:paraId="2BAAAF71" w14:textId="21791A75" w:rsidR="00F25C48" w:rsidRDefault="00F25C48" w:rsidP="00F25C48">
      <w:pPr>
        <w:rPr>
          <w:ins w:id="1068" w:author="Bill Hereth" w:date="2022-02-16T08:27:00Z"/>
        </w:rPr>
      </w:pPr>
    </w:p>
    <w:p w14:paraId="03F1FCC3" w14:textId="4E1953B9" w:rsidR="00D06273" w:rsidRDefault="00D06273" w:rsidP="00F16632">
      <w:pPr>
        <w:rPr>
          <w:ins w:id="1069" w:author="Bill Hereth" w:date="2022-02-16T08:22:00Z"/>
        </w:rPr>
      </w:pPr>
    </w:p>
    <w:p w14:paraId="0BAF2630" w14:textId="1EECDA46" w:rsidR="00F25C48" w:rsidRDefault="00F25C48">
      <w:pPr>
        <w:pStyle w:val="ListParagraph"/>
        <w:numPr>
          <w:ilvl w:val="0"/>
          <w:numId w:val="74"/>
        </w:numPr>
        <w:rPr>
          <w:ins w:id="1070" w:author="Bill Hereth" w:date="2022-02-16T08:22:00Z"/>
        </w:rPr>
        <w:pPrChange w:id="1071" w:author="Bill Hereth" w:date="2022-02-16T08:22:00Z">
          <w:pPr/>
        </w:pPrChange>
      </w:pPr>
      <w:proofErr w:type="gramStart"/>
      <w:ins w:id="1072" w:author="Bill Hereth" w:date="2022-02-16T08:22:00Z">
        <w:r w:rsidRPr="00F25C48">
          <w:t>;SIZEGRP</w:t>
        </w:r>
        <w:proofErr w:type="gramEnd"/>
        <w:r>
          <w:t>: Average household size for given group</w:t>
        </w:r>
      </w:ins>
    </w:p>
    <w:p w14:paraId="1F6F5492" w14:textId="07C84407" w:rsidR="00F25C48" w:rsidRDefault="00F25C48" w:rsidP="00F25FD0">
      <w:pPr>
        <w:pStyle w:val="ListParagraph"/>
        <w:numPr>
          <w:ilvl w:val="0"/>
          <w:numId w:val="74"/>
        </w:numPr>
        <w:rPr>
          <w:ins w:id="1073" w:author="Bill Hereth" w:date="2022-02-16T08:22:00Z"/>
        </w:rPr>
      </w:pPr>
      <w:ins w:id="1074" w:author="Bill Hereth" w:date="2022-02-16T08:22:00Z">
        <w:r w:rsidRPr="00F25C48">
          <w:t>BE_PCT_HH1</w:t>
        </w:r>
        <w:r>
          <w:t>…6</w:t>
        </w:r>
      </w:ins>
      <w:ins w:id="1075" w:author="Bill Hereth" w:date="2022-02-16T08:23:00Z">
        <w:r>
          <w:t>: Box Elder percent in each HH Size group 1, 2, 3, 4, 5</w:t>
        </w:r>
      </w:ins>
      <w:ins w:id="1076" w:author="Bill Hereth" w:date="2022-02-16T08:25:00Z">
        <w:r>
          <w:t>, 6</w:t>
        </w:r>
      </w:ins>
    </w:p>
    <w:p w14:paraId="794BB405" w14:textId="3632DFBB" w:rsidR="00F25C48" w:rsidRDefault="00F25C48" w:rsidP="00F25FD0">
      <w:pPr>
        <w:pStyle w:val="ListParagraph"/>
        <w:numPr>
          <w:ilvl w:val="0"/>
          <w:numId w:val="74"/>
        </w:numPr>
        <w:rPr>
          <w:ins w:id="1077" w:author="Bill Hereth" w:date="2022-02-16T08:23:00Z"/>
        </w:rPr>
      </w:pPr>
      <w:ins w:id="1078" w:author="Bill Hereth" w:date="2022-02-16T08:22:00Z">
        <w:r w:rsidRPr="00F25C48">
          <w:t>BE_SUM_PCT</w:t>
        </w:r>
      </w:ins>
      <w:ins w:id="1079" w:author="Bill Hereth" w:date="2022-02-16T08:25:00Z">
        <w:r>
          <w:t>: Box Elder sum across each size group (should always be 1)</w:t>
        </w:r>
      </w:ins>
    </w:p>
    <w:p w14:paraId="7A0B8E56" w14:textId="4C5D3F6D" w:rsidR="00F25C48" w:rsidRDefault="00F25C48" w:rsidP="00F25FD0">
      <w:pPr>
        <w:pStyle w:val="ListParagraph"/>
        <w:numPr>
          <w:ilvl w:val="0"/>
          <w:numId w:val="74"/>
        </w:numPr>
        <w:rPr>
          <w:ins w:id="1080" w:author="Bill Hereth" w:date="2022-02-16T08:26:00Z"/>
        </w:rPr>
      </w:pPr>
      <w:ins w:id="1081" w:author="Bill Hereth" w:date="2022-02-16T08:22:00Z">
        <w:r w:rsidRPr="00F25C48">
          <w:t>IR_PCT_HH1</w:t>
        </w:r>
      </w:ins>
      <w:ins w:id="1082" w:author="Bill Hereth" w:date="2022-02-16T08:26:00Z">
        <w:r>
          <w:t>…</w:t>
        </w:r>
      </w:ins>
      <w:ins w:id="1083" w:author="Bill Hereth" w:date="2022-02-16T08:22:00Z">
        <w:r w:rsidRPr="00F25C48">
          <w:t>6</w:t>
        </w:r>
      </w:ins>
      <w:ins w:id="1084" w:author="Bill Hereth" w:date="2022-02-16T08:26:00Z">
        <w:r>
          <w:t>: Iron County</w:t>
        </w:r>
      </w:ins>
      <w:ins w:id="1085" w:author="Bill Hereth" w:date="2022-02-16T08:30:00Z">
        <w:r>
          <w:t xml:space="preserve"> percent in each HH Size group 1, 2, 3, 4, 5, 6</w:t>
        </w:r>
      </w:ins>
    </w:p>
    <w:p w14:paraId="3D243CF0" w14:textId="6186962A" w:rsidR="00F25C48" w:rsidRDefault="00F25C48" w:rsidP="00F25FD0">
      <w:pPr>
        <w:pStyle w:val="ListParagraph"/>
        <w:numPr>
          <w:ilvl w:val="0"/>
          <w:numId w:val="74"/>
        </w:numPr>
        <w:rPr>
          <w:ins w:id="1086" w:author="Bill Hereth" w:date="2022-02-16T08:26:00Z"/>
        </w:rPr>
      </w:pPr>
      <w:ins w:id="1087" w:author="Bill Hereth" w:date="2022-02-16T08:22:00Z">
        <w:r w:rsidRPr="00F25C48">
          <w:t>IR_SUM_PCT</w:t>
        </w:r>
      </w:ins>
      <w:ins w:id="1088" w:author="Bill Hereth" w:date="2022-02-16T08:29:00Z">
        <w:r>
          <w:t>: Iron County</w:t>
        </w:r>
      </w:ins>
      <w:ins w:id="1089" w:author="Bill Hereth" w:date="2022-02-16T08:30:00Z">
        <w:r>
          <w:t xml:space="preserve"> sum across each size group (should always be 1)</w:t>
        </w:r>
      </w:ins>
    </w:p>
    <w:p w14:paraId="662DC515" w14:textId="5F383E9C" w:rsidR="00F25C48" w:rsidRDefault="00F25C48" w:rsidP="00F25FD0">
      <w:pPr>
        <w:pStyle w:val="ListParagraph"/>
        <w:numPr>
          <w:ilvl w:val="0"/>
          <w:numId w:val="74"/>
        </w:numPr>
        <w:rPr>
          <w:ins w:id="1090" w:author="Bill Hereth" w:date="2022-02-16T08:26:00Z"/>
        </w:rPr>
      </w:pPr>
      <w:ins w:id="1091" w:author="Bill Hereth" w:date="2022-02-16T08:22:00Z">
        <w:r w:rsidRPr="00F25C48">
          <w:t>TO_PCT_HH</w:t>
        </w:r>
      </w:ins>
      <w:ins w:id="1092" w:author="Bill Hereth" w:date="2022-02-16T08:26:00Z">
        <w:r>
          <w:t>1…</w:t>
        </w:r>
      </w:ins>
      <w:ins w:id="1093" w:author="Bill Hereth" w:date="2022-02-16T08:22:00Z">
        <w:r w:rsidRPr="00F25C48">
          <w:t>6</w:t>
        </w:r>
      </w:ins>
      <w:ins w:id="1094" w:author="Bill Hereth" w:date="2022-02-16T08:26:00Z">
        <w:r>
          <w:t>: Tooele County</w:t>
        </w:r>
      </w:ins>
      <w:ins w:id="1095" w:author="Bill Hereth" w:date="2022-02-16T08:30:00Z">
        <w:r>
          <w:t xml:space="preserve"> percent in each HH Size group 1, 2, 3, 4, 5, 6</w:t>
        </w:r>
      </w:ins>
    </w:p>
    <w:p w14:paraId="08611C9C" w14:textId="2FA3DF7B" w:rsidR="00F25C48" w:rsidRDefault="00F25C48" w:rsidP="00F25FD0">
      <w:pPr>
        <w:pStyle w:val="ListParagraph"/>
        <w:numPr>
          <w:ilvl w:val="0"/>
          <w:numId w:val="74"/>
        </w:numPr>
        <w:rPr>
          <w:ins w:id="1096" w:author="Bill Hereth" w:date="2022-02-16T08:26:00Z"/>
        </w:rPr>
      </w:pPr>
      <w:ins w:id="1097" w:author="Bill Hereth" w:date="2022-02-16T08:22:00Z">
        <w:r w:rsidRPr="00F25C48">
          <w:t>TO_SUM_PCT</w:t>
        </w:r>
      </w:ins>
      <w:ins w:id="1098" w:author="Bill Hereth" w:date="2022-02-16T08:29:00Z">
        <w:r>
          <w:t>: Tooele County</w:t>
        </w:r>
      </w:ins>
      <w:ins w:id="1099" w:author="Bill Hereth" w:date="2022-02-16T08:30:00Z">
        <w:r>
          <w:t xml:space="preserve"> sum across each size group (should always be 1)</w:t>
        </w:r>
      </w:ins>
    </w:p>
    <w:p w14:paraId="56438B82" w14:textId="53CC6BE6" w:rsidR="00F25C48" w:rsidRDefault="00F25C48" w:rsidP="00F25FD0">
      <w:pPr>
        <w:pStyle w:val="ListParagraph"/>
        <w:numPr>
          <w:ilvl w:val="0"/>
          <w:numId w:val="74"/>
        </w:numPr>
        <w:rPr>
          <w:ins w:id="1100" w:author="Bill Hereth" w:date="2022-02-16T08:26:00Z"/>
        </w:rPr>
      </w:pPr>
      <w:ins w:id="1101" w:author="Bill Hereth" w:date="2022-02-16T08:22:00Z">
        <w:r w:rsidRPr="00F25C48">
          <w:t>SW_PCT_HH1</w:t>
        </w:r>
      </w:ins>
      <w:ins w:id="1102" w:author="Bill Hereth" w:date="2022-02-16T08:26:00Z">
        <w:r>
          <w:t>…</w:t>
        </w:r>
      </w:ins>
      <w:ins w:id="1103" w:author="Bill Hereth" w:date="2022-02-16T08:22:00Z">
        <w:r w:rsidRPr="00F25C48">
          <w:t>6</w:t>
        </w:r>
      </w:ins>
      <w:ins w:id="1104" w:author="Bill Hereth" w:date="2022-02-16T08:26:00Z">
        <w:r>
          <w:t>: S</w:t>
        </w:r>
      </w:ins>
      <w:ins w:id="1105" w:author="Bill Hereth" w:date="2022-02-16T08:27:00Z">
        <w:r>
          <w:t>ummit/Wasatch counties</w:t>
        </w:r>
      </w:ins>
      <w:ins w:id="1106" w:author="Bill Hereth" w:date="2022-02-16T08:30:00Z">
        <w:r>
          <w:t xml:space="preserve"> percent in each HH Size group 1, 2, 3, 4, 5, 6</w:t>
        </w:r>
      </w:ins>
    </w:p>
    <w:p w14:paraId="2ED2923A" w14:textId="1FDC542D" w:rsidR="00F25C48" w:rsidRDefault="00F25C48" w:rsidP="00F25FD0">
      <w:pPr>
        <w:pStyle w:val="ListParagraph"/>
        <w:numPr>
          <w:ilvl w:val="0"/>
          <w:numId w:val="74"/>
        </w:numPr>
        <w:rPr>
          <w:ins w:id="1107" w:author="Bill Hereth" w:date="2022-02-16T08:26:00Z"/>
        </w:rPr>
      </w:pPr>
      <w:ins w:id="1108" w:author="Bill Hereth" w:date="2022-02-16T08:22:00Z">
        <w:r w:rsidRPr="00F25C48">
          <w:t>SW_SUM_PCT</w:t>
        </w:r>
      </w:ins>
      <w:ins w:id="1109" w:author="Bill Hereth" w:date="2022-02-16T08:29:00Z">
        <w:r>
          <w:t>: Summit/Wasatch counties</w:t>
        </w:r>
      </w:ins>
      <w:ins w:id="1110" w:author="Bill Hereth" w:date="2022-02-16T08:30:00Z">
        <w:r>
          <w:t xml:space="preserve"> sum across each size group (should always be 1)</w:t>
        </w:r>
      </w:ins>
    </w:p>
    <w:p w14:paraId="4EC08911" w14:textId="495637DA" w:rsidR="00F25C48" w:rsidRDefault="00F25C48" w:rsidP="00F25FD0">
      <w:pPr>
        <w:pStyle w:val="ListParagraph"/>
        <w:numPr>
          <w:ilvl w:val="0"/>
          <w:numId w:val="74"/>
        </w:numPr>
        <w:rPr>
          <w:ins w:id="1111" w:author="Bill Hereth" w:date="2022-02-16T08:27:00Z"/>
        </w:rPr>
      </w:pPr>
      <w:ins w:id="1112" w:author="Bill Hereth" w:date="2022-02-16T08:26:00Z">
        <w:r>
          <w:t>U</w:t>
        </w:r>
      </w:ins>
      <w:ins w:id="1113" w:author="Bill Hereth" w:date="2022-02-16T08:22:00Z">
        <w:r w:rsidRPr="00F25C48">
          <w:t>D_PCT_HH1</w:t>
        </w:r>
      </w:ins>
      <w:ins w:id="1114" w:author="Bill Hereth" w:date="2022-02-16T08:27:00Z">
        <w:r>
          <w:t>…</w:t>
        </w:r>
      </w:ins>
      <w:ins w:id="1115" w:author="Bill Hereth" w:date="2022-02-16T08:30:00Z">
        <w:r>
          <w:t xml:space="preserve">6: </w:t>
        </w:r>
      </w:ins>
      <w:ins w:id="1116" w:author="Bill Hereth" w:date="2022-02-16T08:31:00Z">
        <w:r>
          <w:t>Uintah/Duchesne counties percent in each HH Size group 1, 2, 3, 4, 5, 6</w:t>
        </w:r>
      </w:ins>
    </w:p>
    <w:p w14:paraId="7BA459E9" w14:textId="3537263F" w:rsidR="00F25C48" w:rsidRDefault="00F25C48" w:rsidP="00F25FD0">
      <w:pPr>
        <w:pStyle w:val="ListParagraph"/>
        <w:numPr>
          <w:ilvl w:val="0"/>
          <w:numId w:val="74"/>
        </w:numPr>
        <w:rPr>
          <w:ins w:id="1117" w:author="Bill Hereth" w:date="2022-02-16T08:27:00Z"/>
        </w:rPr>
      </w:pPr>
      <w:ins w:id="1118" w:author="Bill Hereth" w:date="2022-02-16T08:22:00Z">
        <w:r w:rsidRPr="00F25C48">
          <w:t>UD_SUM_PCT</w:t>
        </w:r>
      </w:ins>
      <w:ins w:id="1119" w:author="Bill Hereth" w:date="2022-02-16T08:30:00Z">
        <w:r>
          <w:t>:</w:t>
        </w:r>
      </w:ins>
      <w:ins w:id="1120" w:author="Bill Hereth" w:date="2022-02-16T08:31:00Z">
        <w:r>
          <w:t xml:space="preserve"> Uintah/Duchesne counties sum across each size group (should always be 1)</w:t>
        </w:r>
      </w:ins>
    </w:p>
    <w:p w14:paraId="2C5F65A9" w14:textId="38EF0022" w:rsidR="00F25C48" w:rsidRDefault="00F25C48" w:rsidP="00F25FD0">
      <w:pPr>
        <w:pStyle w:val="ListParagraph"/>
        <w:numPr>
          <w:ilvl w:val="0"/>
          <w:numId w:val="74"/>
        </w:numPr>
        <w:rPr>
          <w:ins w:id="1121" w:author="Bill Hereth" w:date="2022-02-16T08:27:00Z"/>
        </w:rPr>
      </w:pPr>
      <w:ins w:id="1122" w:author="Bill Hereth" w:date="2022-02-16T08:22:00Z">
        <w:r w:rsidRPr="00F25C48">
          <w:t>WE_PCT_HH1</w:t>
        </w:r>
      </w:ins>
      <w:ins w:id="1123" w:author="Bill Hereth" w:date="2022-02-16T08:27:00Z">
        <w:r>
          <w:t>…</w:t>
        </w:r>
      </w:ins>
      <w:ins w:id="1124" w:author="Bill Hereth" w:date="2022-02-16T08:22:00Z">
        <w:r w:rsidRPr="00F25C48">
          <w:t>6</w:t>
        </w:r>
      </w:ins>
      <w:ins w:id="1125" w:author="Bill Hereth" w:date="2022-02-16T08:27:00Z">
        <w:r>
          <w:t>: Weber County</w:t>
        </w:r>
      </w:ins>
      <w:ins w:id="1126" w:author="Bill Hereth" w:date="2022-02-16T08:30:00Z">
        <w:r>
          <w:t xml:space="preserve"> percent in each HH Size group 1, 2, 3, 4, 5, 6</w:t>
        </w:r>
      </w:ins>
    </w:p>
    <w:p w14:paraId="3752C138" w14:textId="69F05070" w:rsidR="00F25C48" w:rsidRDefault="00F25C48" w:rsidP="00F25FD0">
      <w:pPr>
        <w:pStyle w:val="ListParagraph"/>
        <w:numPr>
          <w:ilvl w:val="0"/>
          <w:numId w:val="74"/>
        </w:numPr>
        <w:rPr>
          <w:ins w:id="1127" w:author="Bill Hereth" w:date="2022-02-16T08:27:00Z"/>
        </w:rPr>
      </w:pPr>
      <w:ins w:id="1128" w:author="Bill Hereth" w:date="2022-02-16T08:27:00Z">
        <w:r>
          <w:t>W</w:t>
        </w:r>
      </w:ins>
      <w:ins w:id="1129" w:author="Bill Hereth" w:date="2022-02-16T08:22:00Z">
        <w:r w:rsidRPr="00F25C48">
          <w:t>E_SUM_PCT</w:t>
        </w:r>
      </w:ins>
      <w:ins w:id="1130" w:author="Bill Hereth" w:date="2022-02-16T08:29:00Z">
        <w:r>
          <w:t>: Weber County</w:t>
        </w:r>
      </w:ins>
      <w:ins w:id="1131" w:author="Bill Hereth" w:date="2022-02-16T08:30:00Z">
        <w:r>
          <w:t xml:space="preserve"> sum across each size group (should always be 1)</w:t>
        </w:r>
      </w:ins>
    </w:p>
    <w:p w14:paraId="6DF048BD" w14:textId="5EC7DAD9" w:rsidR="00F25C48" w:rsidRDefault="00F25C48" w:rsidP="00F25FD0">
      <w:pPr>
        <w:pStyle w:val="ListParagraph"/>
        <w:numPr>
          <w:ilvl w:val="0"/>
          <w:numId w:val="74"/>
        </w:numPr>
        <w:rPr>
          <w:ins w:id="1132" w:author="Bill Hereth" w:date="2022-02-16T08:28:00Z"/>
        </w:rPr>
      </w:pPr>
      <w:ins w:id="1133" w:author="Bill Hereth" w:date="2022-02-16T08:22:00Z">
        <w:r w:rsidRPr="00F25C48">
          <w:t>DA_PCT_HH1</w:t>
        </w:r>
      </w:ins>
      <w:ins w:id="1134" w:author="Bill Hereth" w:date="2022-02-16T08:28:00Z">
        <w:r>
          <w:t>…</w:t>
        </w:r>
      </w:ins>
      <w:ins w:id="1135" w:author="Bill Hereth" w:date="2022-02-16T08:22:00Z">
        <w:r w:rsidRPr="00F25C48">
          <w:t>H6</w:t>
        </w:r>
      </w:ins>
      <w:ins w:id="1136" w:author="Bill Hereth" w:date="2022-02-16T08:29:00Z">
        <w:r>
          <w:t>: Davis County</w:t>
        </w:r>
      </w:ins>
      <w:ins w:id="1137" w:author="Bill Hereth" w:date="2022-02-16T08:30:00Z">
        <w:r>
          <w:t xml:space="preserve"> percent in each HH Size group 1, 2, 3, 4, 5, 6</w:t>
        </w:r>
      </w:ins>
    </w:p>
    <w:p w14:paraId="4FA07CED" w14:textId="47AF195E" w:rsidR="00F25C48" w:rsidRDefault="00F25C48" w:rsidP="00F25FD0">
      <w:pPr>
        <w:pStyle w:val="ListParagraph"/>
        <w:numPr>
          <w:ilvl w:val="0"/>
          <w:numId w:val="74"/>
        </w:numPr>
        <w:rPr>
          <w:ins w:id="1138" w:author="Bill Hereth" w:date="2022-02-16T08:28:00Z"/>
        </w:rPr>
      </w:pPr>
      <w:ins w:id="1139" w:author="Bill Hereth" w:date="2022-02-16T08:22:00Z">
        <w:r w:rsidRPr="00F25C48">
          <w:t>DA_SUM_PCT</w:t>
        </w:r>
      </w:ins>
      <w:ins w:id="1140" w:author="Bill Hereth" w:date="2022-02-16T08:29:00Z">
        <w:r>
          <w:t>: Davis County</w:t>
        </w:r>
      </w:ins>
      <w:ins w:id="1141" w:author="Bill Hereth" w:date="2022-02-16T08:30:00Z">
        <w:r>
          <w:t xml:space="preserve"> sum across each size group (should always be 1)</w:t>
        </w:r>
      </w:ins>
    </w:p>
    <w:p w14:paraId="2A1F27F9" w14:textId="1EED3E8E" w:rsidR="00F25C48" w:rsidRDefault="00F25C48" w:rsidP="00F25FD0">
      <w:pPr>
        <w:pStyle w:val="ListParagraph"/>
        <w:numPr>
          <w:ilvl w:val="0"/>
          <w:numId w:val="74"/>
        </w:numPr>
        <w:rPr>
          <w:ins w:id="1142" w:author="Bill Hereth" w:date="2022-02-16T08:28:00Z"/>
        </w:rPr>
      </w:pPr>
      <w:ins w:id="1143" w:author="Bill Hereth" w:date="2022-02-16T08:22:00Z">
        <w:r w:rsidRPr="00F25C48">
          <w:t>SL_PCT_HH1</w:t>
        </w:r>
      </w:ins>
      <w:ins w:id="1144" w:author="Bill Hereth" w:date="2022-02-16T08:28:00Z">
        <w:r>
          <w:t>…</w:t>
        </w:r>
      </w:ins>
      <w:ins w:id="1145" w:author="Bill Hereth" w:date="2022-02-16T08:22:00Z">
        <w:r w:rsidRPr="00F25C48">
          <w:t>HH6</w:t>
        </w:r>
      </w:ins>
      <w:ins w:id="1146" w:author="Bill Hereth" w:date="2022-02-16T08:29:00Z">
        <w:r>
          <w:t>: Salt Lake County</w:t>
        </w:r>
      </w:ins>
      <w:ins w:id="1147" w:author="Bill Hereth" w:date="2022-02-16T08:30:00Z">
        <w:r>
          <w:t xml:space="preserve"> percent in each HH Size group 1, 2, 3, 4, 5, 6</w:t>
        </w:r>
      </w:ins>
    </w:p>
    <w:p w14:paraId="6409184C" w14:textId="34F4E3F6" w:rsidR="00F25C48" w:rsidRDefault="00F25C48" w:rsidP="00F25FD0">
      <w:pPr>
        <w:pStyle w:val="ListParagraph"/>
        <w:numPr>
          <w:ilvl w:val="0"/>
          <w:numId w:val="74"/>
        </w:numPr>
        <w:rPr>
          <w:ins w:id="1148" w:author="Bill Hereth" w:date="2022-02-16T08:28:00Z"/>
        </w:rPr>
      </w:pPr>
      <w:ins w:id="1149" w:author="Bill Hereth" w:date="2022-02-16T08:22:00Z">
        <w:r w:rsidRPr="00F25C48">
          <w:t>SL_SUM_PCT</w:t>
        </w:r>
      </w:ins>
      <w:ins w:id="1150" w:author="Bill Hereth" w:date="2022-02-16T08:29:00Z">
        <w:r>
          <w:t>: Salt Lake County</w:t>
        </w:r>
      </w:ins>
      <w:ins w:id="1151" w:author="Bill Hereth" w:date="2022-02-16T08:30:00Z">
        <w:r>
          <w:t xml:space="preserve"> sum across each size group (should always be 1)</w:t>
        </w:r>
      </w:ins>
    </w:p>
    <w:p w14:paraId="4E50E6FB" w14:textId="2A300AC1" w:rsidR="00F25C48" w:rsidRDefault="00F25C48" w:rsidP="00F25FD0">
      <w:pPr>
        <w:pStyle w:val="ListParagraph"/>
        <w:numPr>
          <w:ilvl w:val="0"/>
          <w:numId w:val="74"/>
        </w:numPr>
        <w:rPr>
          <w:ins w:id="1152" w:author="Bill Hereth" w:date="2022-02-16T08:28:00Z"/>
        </w:rPr>
      </w:pPr>
      <w:ins w:id="1153" w:author="Bill Hereth" w:date="2022-02-16T08:22:00Z">
        <w:r w:rsidRPr="00F25C48">
          <w:t>UT_PCT_HH1</w:t>
        </w:r>
      </w:ins>
      <w:ins w:id="1154" w:author="Bill Hereth" w:date="2022-02-16T08:28:00Z">
        <w:r>
          <w:t>…</w:t>
        </w:r>
      </w:ins>
      <w:ins w:id="1155" w:author="Bill Hereth" w:date="2022-02-16T08:22:00Z">
        <w:r w:rsidRPr="00F25C48">
          <w:t>6</w:t>
        </w:r>
      </w:ins>
      <w:ins w:id="1156" w:author="Bill Hereth" w:date="2022-02-16T08:29:00Z">
        <w:r>
          <w:t>: Utah County</w:t>
        </w:r>
      </w:ins>
      <w:ins w:id="1157" w:author="Bill Hereth" w:date="2022-02-16T08:30:00Z">
        <w:r>
          <w:t xml:space="preserve"> percent in each HH Size group 1, 2, 3, 4, 5, 6</w:t>
        </w:r>
      </w:ins>
    </w:p>
    <w:p w14:paraId="5553D8B4" w14:textId="33BCEC4E" w:rsidR="00F25C48" w:rsidRDefault="00F25C48" w:rsidP="00F25FD0">
      <w:pPr>
        <w:pStyle w:val="ListParagraph"/>
        <w:numPr>
          <w:ilvl w:val="0"/>
          <w:numId w:val="74"/>
        </w:numPr>
        <w:rPr>
          <w:ins w:id="1158" w:author="Bill Hereth" w:date="2022-02-16T08:28:00Z"/>
        </w:rPr>
      </w:pPr>
      <w:ins w:id="1159" w:author="Bill Hereth" w:date="2022-02-16T08:22:00Z">
        <w:r w:rsidRPr="00F25C48">
          <w:t>UT_SUM_PCT</w:t>
        </w:r>
      </w:ins>
      <w:ins w:id="1160" w:author="Bill Hereth" w:date="2022-02-16T08:29:00Z">
        <w:r>
          <w:t>: Utah County</w:t>
        </w:r>
      </w:ins>
      <w:ins w:id="1161" w:author="Bill Hereth" w:date="2022-02-16T08:30:00Z">
        <w:r>
          <w:t xml:space="preserve"> sum across each size group (should always be 1)</w:t>
        </w:r>
      </w:ins>
    </w:p>
    <w:p w14:paraId="1509795F" w14:textId="609B8ECC" w:rsidR="00F25C48" w:rsidRDefault="00F25C48" w:rsidP="00F25FD0">
      <w:pPr>
        <w:pStyle w:val="ListParagraph"/>
        <w:numPr>
          <w:ilvl w:val="0"/>
          <w:numId w:val="74"/>
        </w:numPr>
        <w:rPr>
          <w:ins w:id="1162" w:author="Bill Hereth" w:date="2022-02-16T08:28:00Z"/>
        </w:rPr>
      </w:pPr>
      <w:ins w:id="1163" w:author="Bill Hereth" w:date="2022-02-16T08:22:00Z">
        <w:r w:rsidRPr="00F25C48">
          <w:t>CA_PCT_HH1</w:t>
        </w:r>
      </w:ins>
      <w:ins w:id="1164" w:author="Bill Hereth" w:date="2022-02-16T08:28:00Z">
        <w:r>
          <w:t>…</w:t>
        </w:r>
      </w:ins>
      <w:ins w:id="1165" w:author="Bill Hereth" w:date="2022-02-16T08:22:00Z">
        <w:r w:rsidRPr="00F25C48">
          <w:t>6</w:t>
        </w:r>
      </w:ins>
      <w:ins w:id="1166" w:author="Bill Hereth" w:date="2022-02-16T08:29:00Z">
        <w:r>
          <w:t>: Cache County</w:t>
        </w:r>
      </w:ins>
      <w:ins w:id="1167" w:author="Bill Hereth" w:date="2022-02-16T08:30:00Z">
        <w:r>
          <w:t xml:space="preserve"> percent in each HH Size group 1, 2, 3, 4, 5, 6</w:t>
        </w:r>
      </w:ins>
    </w:p>
    <w:p w14:paraId="07E7CFC8" w14:textId="467531F5" w:rsidR="00F25C48" w:rsidRDefault="00F25C48" w:rsidP="00F25FD0">
      <w:pPr>
        <w:pStyle w:val="ListParagraph"/>
        <w:numPr>
          <w:ilvl w:val="0"/>
          <w:numId w:val="74"/>
        </w:numPr>
        <w:rPr>
          <w:ins w:id="1168" w:author="Bill Hereth" w:date="2022-02-16T08:29:00Z"/>
        </w:rPr>
      </w:pPr>
      <w:ins w:id="1169" w:author="Bill Hereth" w:date="2022-02-16T08:22:00Z">
        <w:r w:rsidRPr="00F25C48">
          <w:t>CA_SUM_PCT</w:t>
        </w:r>
      </w:ins>
      <w:ins w:id="1170" w:author="Bill Hereth" w:date="2022-02-16T08:29:00Z">
        <w:r>
          <w:t>: Cache County</w:t>
        </w:r>
      </w:ins>
      <w:ins w:id="1171" w:author="Bill Hereth" w:date="2022-02-16T08:30:00Z">
        <w:r>
          <w:t xml:space="preserve"> sum across each size group (should always be 1)</w:t>
        </w:r>
      </w:ins>
    </w:p>
    <w:p w14:paraId="7CF77B7C" w14:textId="70C87B6F" w:rsidR="00F25C48" w:rsidRDefault="00F25C48" w:rsidP="00F25FD0">
      <w:pPr>
        <w:pStyle w:val="ListParagraph"/>
        <w:numPr>
          <w:ilvl w:val="0"/>
          <w:numId w:val="74"/>
        </w:numPr>
        <w:rPr>
          <w:ins w:id="1172" w:author="Bill Hereth" w:date="2022-02-16T08:29:00Z"/>
        </w:rPr>
      </w:pPr>
      <w:ins w:id="1173" w:author="Bill Hereth" w:date="2022-02-16T08:22:00Z">
        <w:r w:rsidRPr="00F25C48">
          <w:t>DX_PCT_HH1</w:t>
        </w:r>
      </w:ins>
      <w:ins w:id="1174" w:author="Bill Hereth" w:date="2022-02-16T08:29:00Z">
        <w:r>
          <w:t>…</w:t>
        </w:r>
      </w:ins>
      <w:ins w:id="1175" w:author="Bill Hereth" w:date="2022-02-16T08:22:00Z">
        <w:r w:rsidRPr="00F25C48">
          <w:t>6</w:t>
        </w:r>
      </w:ins>
      <w:ins w:id="1176" w:author="Bill Hereth" w:date="2022-02-16T08:29:00Z">
        <w:r>
          <w:t>: Dixie MP</w:t>
        </w:r>
      </w:ins>
      <w:ins w:id="1177" w:author="Bill Hereth" w:date="2022-02-16T08:30:00Z">
        <w:r>
          <w:t>O (Washington County) percent in each HH Size group 1, 2, 3, 4, 5, 6</w:t>
        </w:r>
      </w:ins>
    </w:p>
    <w:p w14:paraId="4550309F" w14:textId="2808829A" w:rsidR="00F25C48" w:rsidRDefault="00F25C48">
      <w:pPr>
        <w:pStyle w:val="ListParagraph"/>
        <w:numPr>
          <w:ilvl w:val="0"/>
          <w:numId w:val="74"/>
        </w:numPr>
        <w:rPr>
          <w:ins w:id="1178" w:author="Bill Hereth" w:date="2022-02-16T08:09:00Z"/>
        </w:rPr>
        <w:pPrChange w:id="1179" w:author="Bill Hereth" w:date="2022-02-16T08:22:00Z">
          <w:pPr/>
        </w:pPrChange>
      </w:pPr>
      <w:ins w:id="1180" w:author="Bill Hereth" w:date="2022-02-16T08:22:00Z">
        <w:r w:rsidRPr="00F25C48">
          <w:t>DX_SUM_PCT</w:t>
        </w:r>
      </w:ins>
      <w:ins w:id="1181" w:author="Bill Hereth" w:date="2022-02-16T08:30:00Z">
        <w:r>
          <w:t>: Dixie MPO (Washington County)</w:t>
        </w:r>
      </w:ins>
    </w:p>
    <w:p w14:paraId="572824E6" w14:textId="14524AE9" w:rsidR="00930105" w:rsidRDefault="00E83E7B" w:rsidP="00F16632">
      <w:pPr>
        <w:rPr>
          <w:ins w:id="1182" w:author="Bill Hereth" w:date="2022-02-16T08:36:00Z"/>
        </w:rPr>
      </w:pPr>
      <w:ins w:id="1183" w:author="Bill Hereth" w:date="2022-02-16T08:40:00Z">
        <w:r>
          <w:t>The ‘</w:t>
        </w:r>
      </w:ins>
      <w:ins w:id="1184" w:author="Bill Hereth" w:date="2022-02-16T08:10:00Z">
        <w:r w:rsidR="00D06273" w:rsidRPr="00D06273">
          <w:t>Lookup - Income.csv</w:t>
        </w:r>
      </w:ins>
      <w:ins w:id="1185" w:author="Bill Hereth" w:date="2022-02-16T08:40:00Z">
        <w:r>
          <w:t xml:space="preserve">’ file contains a disaggregation from income ratio </w:t>
        </w:r>
        <w:r w:rsidRPr="00E83E7B">
          <w:rPr>
            <w:highlight w:val="yellow"/>
            <w:rPrChange w:id="1186" w:author="Bill Hereth" w:date="2022-02-16T08:40:00Z">
              <w:rPr/>
            </w:rPrChange>
          </w:rPr>
          <w:t>(????)</w:t>
        </w:r>
        <w:r>
          <w:t xml:space="preserve"> to income level groups 1 through 4 for different geographies in the state.</w:t>
        </w:r>
      </w:ins>
      <w:ins w:id="1187" w:author="Bill Hereth" w:date="2022-02-16T08:41:00Z">
        <w:r>
          <w:t xml:space="preserve"> </w:t>
        </w:r>
      </w:ins>
      <w:ins w:id="1188" w:author="Bill Hereth" w:date="2022-02-16T08:36:00Z">
        <w:r w:rsidR="00E0101B">
          <w:t>The file contains the following fields</w:t>
        </w:r>
      </w:ins>
      <w:ins w:id="1189" w:author="Bill Hereth" w:date="2022-02-16T08:40:00Z">
        <w:r>
          <w:t>:</w:t>
        </w:r>
      </w:ins>
    </w:p>
    <w:p w14:paraId="15CB8E95" w14:textId="4C55CF0C" w:rsidR="00E0101B" w:rsidRDefault="00E0101B" w:rsidP="00E0101B">
      <w:pPr>
        <w:pStyle w:val="ListParagraph"/>
        <w:numPr>
          <w:ilvl w:val="0"/>
          <w:numId w:val="75"/>
        </w:numPr>
        <w:rPr>
          <w:ins w:id="1190" w:author="Bill Hereth" w:date="2022-02-16T08:36:00Z"/>
        </w:rPr>
      </w:pPr>
      <w:proofErr w:type="gramStart"/>
      <w:ins w:id="1191" w:author="Bill Hereth" w:date="2022-02-16T08:36:00Z">
        <w:r w:rsidRPr="00E0101B">
          <w:t>;</w:t>
        </w:r>
        <w:proofErr w:type="spellStart"/>
        <w:r w:rsidRPr="00E0101B">
          <w:t>Inc</w:t>
        </w:r>
        <w:proofErr w:type="gramEnd"/>
        <w:r w:rsidRPr="00E0101B">
          <w:t>_Ratio</w:t>
        </w:r>
      </w:ins>
      <w:proofErr w:type="spellEnd"/>
      <w:ins w:id="1192" w:author="Bill Hereth" w:date="2022-02-16T08:37:00Z">
        <w:r>
          <w:t xml:space="preserve">: Income ratio </w:t>
        </w:r>
        <w:r w:rsidRPr="00E83E7B">
          <w:rPr>
            <w:highlight w:val="yellow"/>
            <w:rPrChange w:id="1193" w:author="Bill Hereth" w:date="2022-02-16T08:40:00Z">
              <w:rPr/>
            </w:rPrChange>
          </w:rPr>
          <w:t>(</w:t>
        </w:r>
      </w:ins>
      <w:ins w:id="1194" w:author="Bill Hereth" w:date="2022-02-16T08:38:00Z">
        <w:r w:rsidRPr="00E83E7B">
          <w:rPr>
            <w:highlight w:val="yellow"/>
            <w:rPrChange w:id="1195" w:author="Bill Hereth" w:date="2022-02-16T08:40:00Z">
              <w:rPr/>
            </w:rPrChange>
          </w:rPr>
          <w:t>????)</w:t>
        </w:r>
      </w:ins>
    </w:p>
    <w:p w14:paraId="364EB8D8" w14:textId="4BFCEC10" w:rsidR="00E0101B" w:rsidRDefault="00E0101B" w:rsidP="00E0101B">
      <w:pPr>
        <w:pStyle w:val="ListParagraph"/>
        <w:numPr>
          <w:ilvl w:val="0"/>
          <w:numId w:val="75"/>
        </w:numPr>
        <w:rPr>
          <w:ins w:id="1196" w:author="Bill Hereth" w:date="2022-02-16T08:37:00Z"/>
        </w:rPr>
      </w:pPr>
      <w:ins w:id="1197" w:author="Bill Hereth" w:date="2022-02-16T08:36:00Z">
        <w:r w:rsidRPr="00E0101B">
          <w:t>UD_PCT_INC1</w:t>
        </w:r>
        <w:r>
          <w:t>…</w:t>
        </w:r>
      </w:ins>
      <w:ins w:id="1198" w:author="Bill Hereth" w:date="2022-02-16T08:37:00Z">
        <w:r>
          <w:t>4</w:t>
        </w:r>
      </w:ins>
      <w:ins w:id="1199" w:author="Bill Hereth" w:date="2022-02-16T08:38:00Z">
        <w:r>
          <w:t>: Uintah/Duchesne counties percent in each income level 1, 2, 3, 4</w:t>
        </w:r>
      </w:ins>
    </w:p>
    <w:p w14:paraId="3435C8C7" w14:textId="61A0515F" w:rsidR="00E0101B" w:rsidRDefault="00E0101B" w:rsidP="00E0101B">
      <w:pPr>
        <w:pStyle w:val="ListParagraph"/>
        <w:numPr>
          <w:ilvl w:val="0"/>
          <w:numId w:val="75"/>
        </w:numPr>
        <w:rPr>
          <w:ins w:id="1200" w:author="Bill Hereth" w:date="2022-02-16T08:37:00Z"/>
        </w:rPr>
      </w:pPr>
      <w:proofErr w:type="spellStart"/>
      <w:ins w:id="1201" w:author="Bill Hereth" w:date="2022-02-16T08:36:00Z">
        <w:r w:rsidRPr="00E0101B">
          <w:t>UD_Sum</w:t>
        </w:r>
        <w:proofErr w:type="spellEnd"/>
        <w:r w:rsidRPr="00E0101B">
          <w:tab/>
        </w:r>
      </w:ins>
      <w:ins w:id="1202" w:author="Bill Hereth" w:date="2022-02-16T08:38:00Z">
        <w:r>
          <w:t>: Uintah/Duchesne counties sum across each inc</w:t>
        </w:r>
      </w:ins>
      <w:ins w:id="1203" w:author="Bill Hereth" w:date="2022-02-16T08:39:00Z">
        <w:r>
          <w:t>ome level</w:t>
        </w:r>
      </w:ins>
      <w:ins w:id="1204" w:author="Bill Hereth" w:date="2022-02-16T08:38:00Z">
        <w:r>
          <w:t xml:space="preserve"> group (should always be 1)</w:t>
        </w:r>
      </w:ins>
    </w:p>
    <w:p w14:paraId="2F575468" w14:textId="071F6994" w:rsidR="00E0101B" w:rsidRDefault="00E0101B" w:rsidP="00E0101B">
      <w:pPr>
        <w:pStyle w:val="ListParagraph"/>
        <w:numPr>
          <w:ilvl w:val="0"/>
          <w:numId w:val="75"/>
        </w:numPr>
        <w:rPr>
          <w:ins w:id="1205" w:author="Bill Hereth" w:date="2022-02-16T08:37:00Z"/>
        </w:rPr>
      </w:pPr>
      <w:ins w:id="1206" w:author="Bill Hereth" w:date="2022-02-16T08:36:00Z">
        <w:r w:rsidRPr="00E0101B">
          <w:t>WF_PCT_INC1</w:t>
        </w:r>
      </w:ins>
      <w:ins w:id="1207" w:author="Bill Hereth" w:date="2022-02-16T08:37:00Z">
        <w:r>
          <w:t>…</w:t>
        </w:r>
      </w:ins>
      <w:ins w:id="1208" w:author="Bill Hereth" w:date="2022-02-16T08:36:00Z">
        <w:r w:rsidRPr="00E0101B">
          <w:t>4</w:t>
        </w:r>
      </w:ins>
      <w:ins w:id="1209" w:author="Bill Hereth" w:date="2022-02-16T08:39:00Z">
        <w:r>
          <w:t>: Wasatch Front percent in each income level 1, 2, 3, 4</w:t>
        </w:r>
      </w:ins>
    </w:p>
    <w:p w14:paraId="5A570388" w14:textId="1B93B087" w:rsidR="00E0101B" w:rsidRDefault="00E0101B" w:rsidP="00E0101B">
      <w:pPr>
        <w:pStyle w:val="ListParagraph"/>
        <w:numPr>
          <w:ilvl w:val="0"/>
          <w:numId w:val="75"/>
        </w:numPr>
        <w:rPr>
          <w:ins w:id="1210" w:author="Bill Hereth" w:date="2022-02-16T08:37:00Z"/>
        </w:rPr>
      </w:pPr>
      <w:proofErr w:type="spellStart"/>
      <w:ins w:id="1211" w:author="Bill Hereth" w:date="2022-02-16T08:36:00Z">
        <w:r w:rsidRPr="00E0101B">
          <w:t>WF_Sum</w:t>
        </w:r>
      </w:ins>
      <w:proofErr w:type="spellEnd"/>
      <w:ins w:id="1212" w:author="Bill Hereth" w:date="2022-02-16T08:39:00Z">
        <w:r>
          <w:t>: Wasatch Front sum across each income level group (should always be 1)</w:t>
        </w:r>
      </w:ins>
    </w:p>
    <w:p w14:paraId="01D197AE" w14:textId="676F1571" w:rsidR="00E0101B" w:rsidRDefault="00E0101B" w:rsidP="00E0101B">
      <w:pPr>
        <w:pStyle w:val="ListParagraph"/>
        <w:numPr>
          <w:ilvl w:val="0"/>
          <w:numId w:val="75"/>
        </w:numPr>
        <w:rPr>
          <w:ins w:id="1213" w:author="Bill Hereth" w:date="2022-02-16T08:37:00Z"/>
        </w:rPr>
      </w:pPr>
      <w:ins w:id="1214" w:author="Bill Hereth" w:date="2022-02-16T08:36:00Z">
        <w:r w:rsidRPr="00E0101B">
          <w:t>CA_PCT_INC1</w:t>
        </w:r>
      </w:ins>
      <w:ins w:id="1215" w:author="Bill Hereth" w:date="2022-02-16T08:37:00Z">
        <w:r>
          <w:t>…4</w:t>
        </w:r>
      </w:ins>
      <w:ins w:id="1216" w:author="Bill Hereth" w:date="2022-02-16T08:39:00Z">
        <w:r>
          <w:t>: Cache County percent in each income level 1, 2, 3, 4</w:t>
        </w:r>
      </w:ins>
    </w:p>
    <w:p w14:paraId="4D27D9D3" w14:textId="1B73FE4E" w:rsidR="00E0101B" w:rsidRDefault="00E0101B" w:rsidP="00E0101B">
      <w:pPr>
        <w:pStyle w:val="ListParagraph"/>
        <w:numPr>
          <w:ilvl w:val="0"/>
          <w:numId w:val="75"/>
        </w:numPr>
        <w:rPr>
          <w:ins w:id="1217" w:author="Bill Hereth" w:date="2022-02-16T08:37:00Z"/>
        </w:rPr>
      </w:pPr>
      <w:proofErr w:type="spellStart"/>
      <w:ins w:id="1218" w:author="Bill Hereth" w:date="2022-02-16T08:36:00Z">
        <w:r w:rsidRPr="00E0101B">
          <w:t>CA_Sum</w:t>
        </w:r>
      </w:ins>
      <w:proofErr w:type="spellEnd"/>
      <w:ins w:id="1219" w:author="Bill Hereth" w:date="2022-02-16T08:39:00Z">
        <w:r>
          <w:t>: Cache County sum across each income level group (should always be 1)</w:t>
        </w:r>
      </w:ins>
    </w:p>
    <w:p w14:paraId="0FC85033" w14:textId="6A8290B2" w:rsidR="00E0101B" w:rsidRDefault="00E0101B" w:rsidP="00E0101B">
      <w:pPr>
        <w:pStyle w:val="ListParagraph"/>
        <w:numPr>
          <w:ilvl w:val="0"/>
          <w:numId w:val="75"/>
        </w:numPr>
        <w:rPr>
          <w:ins w:id="1220" w:author="Bill Hereth" w:date="2022-02-16T08:37:00Z"/>
        </w:rPr>
      </w:pPr>
      <w:ins w:id="1221" w:author="Bill Hereth" w:date="2022-02-16T08:36:00Z">
        <w:r w:rsidRPr="00E0101B">
          <w:t>DX_PCT_INC1</w:t>
        </w:r>
      </w:ins>
      <w:ins w:id="1222" w:author="Bill Hereth" w:date="2022-02-16T08:37:00Z">
        <w:r>
          <w:t>…</w:t>
        </w:r>
      </w:ins>
      <w:ins w:id="1223" w:author="Bill Hereth" w:date="2022-02-16T08:36:00Z">
        <w:r w:rsidRPr="00E0101B">
          <w:t>4</w:t>
        </w:r>
      </w:ins>
      <w:ins w:id="1224" w:author="Bill Hereth" w:date="2022-02-16T08:39:00Z">
        <w:r>
          <w:t>: Dixie MPO (Washington County) percent in each income level 1, 2, 3, 4</w:t>
        </w:r>
      </w:ins>
    </w:p>
    <w:p w14:paraId="5E9625EE" w14:textId="75820539" w:rsidR="00E0101B" w:rsidRDefault="00E0101B">
      <w:pPr>
        <w:pStyle w:val="ListParagraph"/>
        <w:numPr>
          <w:ilvl w:val="0"/>
          <w:numId w:val="75"/>
        </w:numPr>
        <w:rPr>
          <w:ins w:id="1225" w:author="Bill Hereth" w:date="2022-02-16T08:10:00Z"/>
        </w:rPr>
        <w:pPrChange w:id="1226" w:author="Bill Hereth" w:date="2022-02-16T08:36:00Z">
          <w:pPr/>
        </w:pPrChange>
      </w:pPr>
      <w:proofErr w:type="spellStart"/>
      <w:ins w:id="1227" w:author="Bill Hereth" w:date="2022-02-16T08:36:00Z">
        <w:r w:rsidRPr="00E0101B">
          <w:t>DX_Sum</w:t>
        </w:r>
      </w:ins>
      <w:proofErr w:type="spellEnd"/>
      <w:ins w:id="1228" w:author="Bill Hereth" w:date="2022-02-16T08:39:00Z">
        <w:r>
          <w:t>: Dixie MPO (Washington County sum across each income level group (should always be 1)</w:t>
        </w:r>
      </w:ins>
    </w:p>
    <w:p w14:paraId="6AB2024F" w14:textId="77777777" w:rsidR="00F27FB1" w:rsidRDefault="00E83E7B" w:rsidP="00F27FB1">
      <w:pPr>
        <w:rPr>
          <w:ins w:id="1229" w:author="Bill Hereth" w:date="2022-02-16T08:44:00Z"/>
        </w:rPr>
      </w:pPr>
      <w:ins w:id="1230" w:author="Bill Hereth" w:date="2022-02-16T08:41:00Z">
        <w:r>
          <w:t>The ‘</w:t>
        </w:r>
      </w:ins>
      <w:ins w:id="1231" w:author="Bill Hereth" w:date="2022-02-16T08:10:00Z">
        <w:r w:rsidR="00D06273" w:rsidRPr="00D06273">
          <w:t>Lookup - Worker.csv</w:t>
        </w:r>
      </w:ins>
      <w:ins w:id="1232" w:author="Bill Hereth" w:date="2022-02-16T08:41:00Z">
        <w:r>
          <w:t xml:space="preserve">’ </w:t>
        </w:r>
      </w:ins>
      <w:ins w:id="1233" w:author="Bill Hereth" w:date="2022-02-16T08:42:00Z">
        <w:r w:rsidR="001B7016">
          <w:t xml:space="preserve">file contains a </w:t>
        </w:r>
        <w:proofErr w:type="spellStart"/>
        <w:r w:rsidR="001B7016">
          <w:t>disagreggation</w:t>
        </w:r>
        <w:proofErr w:type="spellEnd"/>
        <w:r w:rsidR="001B7016">
          <w:t xml:space="preserve"> based on household size and income group into four worker groups (0 workers, 1</w:t>
        </w:r>
      </w:ins>
      <w:ins w:id="1234" w:author="Bill Hereth" w:date="2022-02-16T08:43:00Z">
        <w:r w:rsidR="001B7016">
          <w:t xml:space="preserve"> worker, 2 workers, 3+ workers). The file contains the following fields:</w:t>
        </w:r>
      </w:ins>
    </w:p>
    <w:p w14:paraId="0F4BB305" w14:textId="29D999A0" w:rsidR="00F27FB1" w:rsidRDefault="00F27FB1" w:rsidP="00F27FB1">
      <w:pPr>
        <w:pStyle w:val="ListParagraph"/>
        <w:numPr>
          <w:ilvl w:val="0"/>
          <w:numId w:val="77"/>
        </w:numPr>
        <w:rPr>
          <w:ins w:id="1235" w:author="Bill Hereth" w:date="2022-02-16T08:44:00Z"/>
        </w:rPr>
      </w:pPr>
      <w:proofErr w:type="gramStart"/>
      <w:ins w:id="1236" w:author="Bill Hereth" w:date="2022-02-16T08:43:00Z">
        <w:r w:rsidRPr="00F27FB1">
          <w:t>;Index</w:t>
        </w:r>
      </w:ins>
      <w:proofErr w:type="gramEnd"/>
      <w:ins w:id="1237" w:author="Bill Hereth" w:date="2022-02-16T08:46:00Z">
        <w:r>
          <w:t>: index value for use in lookup</w:t>
        </w:r>
      </w:ins>
    </w:p>
    <w:p w14:paraId="078E2E31" w14:textId="38EF1F3C" w:rsidR="00F27FB1" w:rsidRDefault="00F27FB1" w:rsidP="00F27FB1">
      <w:pPr>
        <w:pStyle w:val="ListParagraph"/>
        <w:numPr>
          <w:ilvl w:val="0"/>
          <w:numId w:val="77"/>
        </w:numPr>
        <w:rPr>
          <w:ins w:id="1238" w:author="Bill Hereth" w:date="2022-02-16T08:44:00Z"/>
        </w:rPr>
      </w:pPr>
      <w:proofErr w:type="spellStart"/>
      <w:ins w:id="1239" w:author="Bill Hereth" w:date="2022-02-16T08:43:00Z">
        <w:r w:rsidRPr="00F27FB1">
          <w:t>HHSize</w:t>
        </w:r>
      </w:ins>
      <w:proofErr w:type="spellEnd"/>
      <w:ins w:id="1240" w:author="Bill Hereth" w:date="2022-02-16T08:46:00Z">
        <w:r>
          <w:t>: household size group</w:t>
        </w:r>
      </w:ins>
    </w:p>
    <w:p w14:paraId="3BFF90CF" w14:textId="5EEA3347" w:rsidR="00F27FB1" w:rsidRDefault="00F27FB1" w:rsidP="00F27FB1">
      <w:pPr>
        <w:pStyle w:val="ListParagraph"/>
        <w:numPr>
          <w:ilvl w:val="0"/>
          <w:numId w:val="77"/>
        </w:numPr>
        <w:rPr>
          <w:ins w:id="1241" w:author="Bill Hereth" w:date="2022-02-16T08:44:00Z"/>
        </w:rPr>
      </w:pPr>
      <w:proofErr w:type="spellStart"/>
      <w:ins w:id="1242" w:author="Bill Hereth" w:date="2022-02-16T08:43:00Z">
        <w:r w:rsidRPr="00F27FB1">
          <w:t>IncGrp</w:t>
        </w:r>
      </w:ins>
      <w:proofErr w:type="spellEnd"/>
      <w:ins w:id="1243" w:author="Bill Hereth" w:date="2022-02-16T08:44:00Z">
        <w:r>
          <w:t>: income level group</w:t>
        </w:r>
      </w:ins>
    </w:p>
    <w:p w14:paraId="49A987A3" w14:textId="149EB93A" w:rsidR="00F27FB1" w:rsidRDefault="00F27FB1" w:rsidP="00F27FB1">
      <w:pPr>
        <w:pStyle w:val="ListParagraph"/>
        <w:numPr>
          <w:ilvl w:val="0"/>
          <w:numId w:val="75"/>
        </w:numPr>
        <w:rPr>
          <w:ins w:id="1244" w:author="Bill Hereth" w:date="2022-02-16T08:46:00Z"/>
        </w:rPr>
      </w:pPr>
      <w:ins w:id="1245" w:author="Bill Hereth" w:date="2022-02-16T08:43:00Z">
        <w:r w:rsidRPr="00F27FB1">
          <w:lastRenderedPageBreak/>
          <w:t>UD_PCT_WKR0</w:t>
        </w:r>
      </w:ins>
      <w:ins w:id="1246" w:author="Bill Hereth" w:date="2022-02-16T08:44:00Z">
        <w:r>
          <w:t>…3</w:t>
        </w:r>
      </w:ins>
      <w:ins w:id="1247" w:author="Bill Hereth" w:date="2022-02-16T08:46:00Z">
        <w:r>
          <w:t>: Uintah/Duchesne counties percent in each worker</w:t>
        </w:r>
      </w:ins>
      <w:ins w:id="1248" w:author="Bill Hereth" w:date="2022-02-16T08:47:00Z">
        <w:r>
          <w:t xml:space="preserve"> group 0, </w:t>
        </w:r>
      </w:ins>
      <w:ins w:id="1249" w:author="Bill Hereth" w:date="2022-02-16T08:46:00Z">
        <w:r>
          <w:t>1, 2, 3</w:t>
        </w:r>
      </w:ins>
    </w:p>
    <w:p w14:paraId="71934E15" w14:textId="5B4BDBEC" w:rsidR="00F27FB1" w:rsidRDefault="00F27FB1" w:rsidP="00F27FB1">
      <w:pPr>
        <w:pStyle w:val="ListParagraph"/>
        <w:numPr>
          <w:ilvl w:val="0"/>
          <w:numId w:val="77"/>
        </w:numPr>
        <w:rPr>
          <w:ins w:id="1250" w:author="Bill Hereth" w:date="2022-02-16T08:44:00Z"/>
        </w:rPr>
      </w:pPr>
      <w:proofErr w:type="spellStart"/>
      <w:ins w:id="1251" w:author="Bill Hereth" w:date="2022-02-16T08:44:00Z">
        <w:r>
          <w:t>U</w:t>
        </w:r>
      </w:ins>
      <w:ins w:id="1252" w:author="Bill Hereth" w:date="2022-02-16T08:43:00Z">
        <w:r w:rsidRPr="00F27FB1">
          <w:t>D_Sum</w:t>
        </w:r>
      </w:ins>
      <w:proofErr w:type="spellEnd"/>
      <w:ins w:id="1253" w:author="Bill Hereth" w:date="2022-02-16T08:47:00Z">
        <w:r>
          <w:t>: Uintah/Duchesne</w:t>
        </w:r>
      </w:ins>
      <w:ins w:id="1254" w:author="Bill Hereth" w:date="2022-02-16T08:55:00Z">
        <w:r w:rsidR="00AB239B">
          <w:t xml:space="preserve"> sum across each household/income level group (should always be 1)</w:t>
        </w:r>
      </w:ins>
    </w:p>
    <w:p w14:paraId="63730D1E" w14:textId="1E4BA624" w:rsidR="00F27FB1" w:rsidRDefault="00F27FB1" w:rsidP="00F27FB1">
      <w:pPr>
        <w:pStyle w:val="ListParagraph"/>
        <w:numPr>
          <w:ilvl w:val="0"/>
          <w:numId w:val="77"/>
        </w:numPr>
        <w:rPr>
          <w:ins w:id="1255" w:author="Bill Hereth" w:date="2022-02-16T08:44:00Z"/>
        </w:rPr>
      </w:pPr>
      <w:ins w:id="1256" w:author="Bill Hereth" w:date="2022-02-16T08:43:00Z">
        <w:r w:rsidRPr="00F27FB1">
          <w:t>WE_PCT_WKR0</w:t>
        </w:r>
      </w:ins>
      <w:ins w:id="1257" w:author="Bill Hereth" w:date="2022-02-16T08:44:00Z">
        <w:r>
          <w:t>…</w:t>
        </w:r>
      </w:ins>
      <w:ins w:id="1258" w:author="Bill Hereth" w:date="2022-02-16T08:43:00Z">
        <w:r w:rsidRPr="00F27FB1">
          <w:t>3</w:t>
        </w:r>
      </w:ins>
      <w:ins w:id="1259" w:author="Bill Hereth" w:date="2022-02-16T08:47:00Z">
        <w:r>
          <w:t xml:space="preserve">: Weber County </w:t>
        </w:r>
      </w:ins>
      <w:ins w:id="1260" w:author="Bill Hereth" w:date="2022-02-16T08:56:00Z">
        <w:r w:rsidR="00AB239B">
          <w:t>percent in each worker group 0, 1, 2, 3</w:t>
        </w:r>
      </w:ins>
    </w:p>
    <w:p w14:paraId="1D250489" w14:textId="18892E2A" w:rsidR="00F27FB1" w:rsidRDefault="00F27FB1" w:rsidP="00F27FB1">
      <w:pPr>
        <w:pStyle w:val="ListParagraph"/>
        <w:numPr>
          <w:ilvl w:val="0"/>
          <w:numId w:val="77"/>
        </w:numPr>
        <w:rPr>
          <w:ins w:id="1261" w:author="Bill Hereth" w:date="2022-02-16T08:44:00Z"/>
        </w:rPr>
      </w:pPr>
      <w:proofErr w:type="spellStart"/>
      <w:ins w:id="1262" w:author="Bill Hereth" w:date="2022-02-16T08:43:00Z">
        <w:r w:rsidRPr="00F27FB1">
          <w:t>WE_Sum</w:t>
        </w:r>
      </w:ins>
      <w:proofErr w:type="spellEnd"/>
      <w:ins w:id="1263" w:author="Bill Hereth" w:date="2022-02-16T08:47:00Z">
        <w:r>
          <w:t>: Weber County</w:t>
        </w:r>
      </w:ins>
      <w:ins w:id="1264" w:author="Bill Hereth" w:date="2022-02-16T08:55:00Z">
        <w:r w:rsidR="00AB239B">
          <w:t xml:space="preserve"> sum across each household/income level group (should always be 1)</w:t>
        </w:r>
      </w:ins>
    </w:p>
    <w:p w14:paraId="499F85B2" w14:textId="0770CD8D" w:rsidR="00F27FB1" w:rsidRDefault="00F27FB1" w:rsidP="00F27FB1">
      <w:pPr>
        <w:pStyle w:val="ListParagraph"/>
        <w:numPr>
          <w:ilvl w:val="0"/>
          <w:numId w:val="77"/>
        </w:numPr>
        <w:rPr>
          <w:ins w:id="1265" w:author="Bill Hereth" w:date="2022-02-16T08:45:00Z"/>
        </w:rPr>
      </w:pPr>
      <w:ins w:id="1266" w:author="Bill Hereth" w:date="2022-02-16T08:43:00Z">
        <w:r w:rsidRPr="00F27FB1">
          <w:t>DA_PCT_WKR0</w:t>
        </w:r>
      </w:ins>
      <w:ins w:id="1267" w:author="Bill Hereth" w:date="2022-02-16T08:44:00Z">
        <w:r>
          <w:t>…</w:t>
        </w:r>
      </w:ins>
      <w:ins w:id="1268" w:author="Bill Hereth" w:date="2022-02-16T08:43:00Z">
        <w:r w:rsidRPr="00F27FB1">
          <w:t>3</w:t>
        </w:r>
      </w:ins>
      <w:ins w:id="1269" w:author="Bill Hereth" w:date="2022-02-16T08:47:00Z">
        <w:r>
          <w:t>: Davis County</w:t>
        </w:r>
      </w:ins>
      <w:ins w:id="1270" w:author="Bill Hereth" w:date="2022-02-16T08:56:00Z">
        <w:r w:rsidR="00AB239B">
          <w:t xml:space="preserve"> percent in each worker group 0, 1, 2, 3</w:t>
        </w:r>
      </w:ins>
    </w:p>
    <w:p w14:paraId="7FA44EEB" w14:textId="36C73642" w:rsidR="00F27FB1" w:rsidRDefault="00F27FB1" w:rsidP="00F27FB1">
      <w:pPr>
        <w:pStyle w:val="ListParagraph"/>
        <w:numPr>
          <w:ilvl w:val="0"/>
          <w:numId w:val="77"/>
        </w:numPr>
        <w:rPr>
          <w:ins w:id="1271" w:author="Bill Hereth" w:date="2022-02-16T08:45:00Z"/>
        </w:rPr>
      </w:pPr>
      <w:proofErr w:type="spellStart"/>
      <w:ins w:id="1272" w:author="Bill Hereth" w:date="2022-02-16T08:43:00Z">
        <w:r w:rsidRPr="00F27FB1">
          <w:t>DA_Sum</w:t>
        </w:r>
      </w:ins>
      <w:proofErr w:type="spellEnd"/>
      <w:ins w:id="1273" w:author="Bill Hereth" w:date="2022-02-16T08:47:00Z">
        <w:r>
          <w:t>: Davis County</w:t>
        </w:r>
      </w:ins>
      <w:ins w:id="1274" w:author="Bill Hereth" w:date="2022-02-16T08:55:00Z">
        <w:r w:rsidR="00AB239B">
          <w:t xml:space="preserve"> sum across each household/income level group (should always be 1)</w:t>
        </w:r>
      </w:ins>
    </w:p>
    <w:p w14:paraId="25810BFE" w14:textId="39C1B8C0" w:rsidR="00F27FB1" w:rsidRDefault="00F27FB1" w:rsidP="00F27FB1">
      <w:pPr>
        <w:pStyle w:val="ListParagraph"/>
        <w:numPr>
          <w:ilvl w:val="0"/>
          <w:numId w:val="77"/>
        </w:numPr>
        <w:rPr>
          <w:ins w:id="1275" w:author="Bill Hereth" w:date="2022-02-16T08:45:00Z"/>
        </w:rPr>
      </w:pPr>
      <w:ins w:id="1276" w:author="Bill Hereth" w:date="2022-02-16T08:43:00Z">
        <w:r w:rsidRPr="00F27FB1">
          <w:t>SL_PCT_WKR0</w:t>
        </w:r>
      </w:ins>
      <w:ins w:id="1277" w:author="Bill Hereth" w:date="2022-02-16T08:45:00Z">
        <w:r>
          <w:t>…</w:t>
        </w:r>
      </w:ins>
      <w:ins w:id="1278" w:author="Bill Hereth" w:date="2022-02-16T08:47:00Z">
        <w:r>
          <w:t>3: Salt Lake County</w:t>
        </w:r>
      </w:ins>
      <w:ins w:id="1279" w:author="Bill Hereth" w:date="2022-02-16T08:56:00Z">
        <w:r w:rsidR="00AB239B">
          <w:t xml:space="preserve"> percent in each worker group 0, 1, 2, 3</w:t>
        </w:r>
      </w:ins>
    </w:p>
    <w:p w14:paraId="12BC6EB3" w14:textId="57642A5A" w:rsidR="00F27FB1" w:rsidRDefault="00F27FB1" w:rsidP="00F27FB1">
      <w:pPr>
        <w:pStyle w:val="ListParagraph"/>
        <w:numPr>
          <w:ilvl w:val="0"/>
          <w:numId w:val="77"/>
        </w:numPr>
        <w:rPr>
          <w:ins w:id="1280" w:author="Bill Hereth" w:date="2022-02-16T08:45:00Z"/>
        </w:rPr>
      </w:pPr>
      <w:proofErr w:type="spellStart"/>
      <w:ins w:id="1281" w:author="Bill Hereth" w:date="2022-02-16T08:43:00Z">
        <w:r w:rsidRPr="00F27FB1">
          <w:t>SL_Sum</w:t>
        </w:r>
      </w:ins>
      <w:proofErr w:type="spellEnd"/>
      <w:ins w:id="1282" w:author="Bill Hereth" w:date="2022-02-16T08:47:00Z">
        <w:r>
          <w:t>: Salt Lake County</w:t>
        </w:r>
      </w:ins>
      <w:ins w:id="1283" w:author="Bill Hereth" w:date="2022-02-16T08:55:00Z">
        <w:r w:rsidR="00AB239B">
          <w:t xml:space="preserve"> sum across each household/income level group (should always be 1)</w:t>
        </w:r>
      </w:ins>
    </w:p>
    <w:p w14:paraId="6FBF43CE" w14:textId="0B6641A8" w:rsidR="00F27FB1" w:rsidRDefault="00F27FB1" w:rsidP="00F27FB1">
      <w:pPr>
        <w:pStyle w:val="ListParagraph"/>
        <w:numPr>
          <w:ilvl w:val="0"/>
          <w:numId w:val="77"/>
        </w:numPr>
        <w:rPr>
          <w:ins w:id="1284" w:author="Bill Hereth" w:date="2022-02-16T08:45:00Z"/>
        </w:rPr>
      </w:pPr>
      <w:ins w:id="1285" w:author="Bill Hereth" w:date="2022-02-16T08:43:00Z">
        <w:r w:rsidRPr="00F27FB1">
          <w:t>UT_PCT_WKR0</w:t>
        </w:r>
      </w:ins>
      <w:ins w:id="1286" w:author="Bill Hereth" w:date="2022-02-16T08:45:00Z">
        <w:r>
          <w:t>…</w:t>
        </w:r>
      </w:ins>
      <w:ins w:id="1287" w:author="Bill Hereth" w:date="2022-02-16T08:43:00Z">
        <w:r w:rsidRPr="00F27FB1">
          <w:t>3</w:t>
        </w:r>
      </w:ins>
      <w:ins w:id="1288" w:author="Bill Hereth" w:date="2022-02-16T08:47:00Z">
        <w:r>
          <w:t>: Utah County</w:t>
        </w:r>
      </w:ins>
      <w:ins w:id="1289" w:author="Bill Hereth" w:date="2022-02-16T08:56:00Z">
        <w:r w:rsidR="00AB239B">
          <w:t xml:space="preserve"> percent in each worker group 0, 1, 2, 3</w:t>
        </w:r>
      </w:ins>
    </w:p>
    <w:p w14:paraId="156B799D" w14:textId="3B4B84D6" w:rsidR="00F27FB1" w:rsidRDefault="00F27FB1" w:rsidP="00F27FB1">
      <w:pPr>
        <w:pStyle w:val="ListParagraph"/>
        <w:numPr>
          <w:ilvl w:val="0"/>
          <w:numId w:val="77"/>
        </w:numPr>
        <w:rPr>
          <w:ins w:id="1290" w:author="Bill Hereth" w:date="2022-02-16T08:45:00Z"/>
        </w:rPr>
      </w:pPr>
      <w:proofErr w:type="spellStart"/>
      <w:ins w:id="1291" w:author="Bill Hereth" w:date="2022-02-16T08:43:00Z">
        <w:r w:rsidRPr="00F27FB1">
          <w:t>UT_Sum</w:t>
        </w:r>
      </w:ins>
      <w:proofErr w:type="spellEnd"/>
      <w:ins w:id="1292" w:author="Bill Hereth" w:date="2022-02-16T08:47:00Z">
        <w:r>
          <w:t>: Utah County</w:t>
        </w:r>
      </w:ins>
      <w:ins w:id="1293" w:author="Bill Hereth" w:date="2022-02-16T08:55:00Z">
        <w:r w:rsidR="00AB239B">
          <w:t xml:space="preserve"> sum across each household/income level group (should always be 1)</w:t>
        </w:r>
      </w:ins>
    </w:p>
    <w:p w14:paraId="37E51722" w14:textId="5252369A" w:rsidR="00F27FB1" w:rsidRDefault="00F27FB1" w:rsidP="00F27FB1">
      <w:pPr>
        <w:pStyle w:val="ListParagraph"/>
        <w:numPr>
          <w:ilvl w:val="0"/>
          <w:numId w:val="77"/>
        </w:numPr>
        <w:rPr>
          <w:ins w:id="1294" w:author="Bill Hereth" w:date="2022-02-16T08:45:00Z"/>
        </w:rPr>
      </w:pPr>
      <w:ins w:id="1295" w:author="Bill Hereth" w:date="2022-02-16T08:43:00Z">
        <w:r w:rsidRPr="00F27FB1">
          <w:t>CA_PCT_WKR0</w:t>
        </w:r>
      </w:ins>
      <w:ins w:id="1296" w:author="Bill Hereth" w:date="2022-02-16T08:45:00Z">
        <w:r>
          <w:t>…</w:t>
        </w:r>
      </w:ins>
      <w:ins w:id="1297" w:author="Bill Hereth" w:date="2022-02-16T08:43:00Z">
        <w:r w:rsidRPr="00F27FB1">
          <w:t>3</w:t>
        </w:r>
      </w:ins>
      <w:ins w:id="1298" w:author="Bill Hereth" w:date="2022-02-16T08:47:00Z">
        <w:r>
          <w:t>: Cache County</w:t>
        </w:r>
      </w:ins>
      <w:ins w:id="1299" w:author="Bill Hereth" w:date="2022-02-16T08:56:00Z">
        <w:r w:rsidR="00AB239B">
          <w:t xml:space="preserve"> percent in each worker group 0, 1, 2, 3</w:t>
        </w:r>
      </w:ins>
    </w:p>
    <w:p w14:paraId="060082CD" w14:textId="4AA873A8" w:rsidR="00F27FB1" w:rsidRDefault="00F27FB1" w:rsidP="00F27FB1">
      <w:pPr>
        <w:pStyle w:val="ListParagraph"/>
        <w:numPr>
          <w:ilvl w:val="0"/>
          <w:numId w:val="77"/>
        </w:numPr>
        <w:rPr>
          <w:ins w:id="1300" w:author="Bill Hereth" w:date="2022-02-16T08:45:00Z"/>
        </w:rPr>
      </w:pPr>
      <w:proofErr w:type="spellStart"/>
      <w:ins w:id="1301" w:author="Bill Hereth" w:date="2022-02-16T08:43:00Z">
        <w:r w:rsidRPr="00F27FB1">
          <w:t>CA_Sum</w:t>
        </w:r>
      </w:ins>
      <w:proofErr w:type="spellEnd"/>
      <w:ins w:id="1302" w:author="Bill Hereth" w:date="2022-02-16T08:47:00Z">
        <w:r>
          <w:t>: Cache County</w:t>
        </w:r>
      </w:ins>
      <w:ins w:id="1303" w:author="Bill Hereth" w:date="2022-02-16T08:55:00Z">
        <w:r w:rsidR="00AB239B">
          <w:t xml:space="preserve"> sum across each household/income level group (should always be 1)</w:t>
        </w:r>
      </w:ins>
    </w:p>
    <w:p w14:paraId="52799403" w14:textId="778FD64E" w:rsidR="00F27FB1" w:rsidRDefault="00F27FB1" w:rsidP="00F27FB1">
      <w:pPr>
        <w:pStyle w:val="ListParagraph"/>
        <w:numPr>
          <w:ilvl w:val="0"/>
          <w:numId w:val="77"/>
        </w:numPr>
        <w:rPr>
          <w:ins w:id="1304" w:author="Bill Hereth" w:date="2022-02-16T08:45:00Z"/>
        </w:rPr>
      </w:pPr>
      <w:ins w:id="1305" w:author="Bill Hereth" w:date="2022-02-16T08:43:00Z">
        <w:r w:rsidRPr="00F27FB1">
          <w:t>DX_PCT_WKR0</w:t>
        </w:r>
      </w:ins>
      <w:ins w:id="1306" w:author="Bill Hereth" w:date="2022-02-16T08:45:00Z">
        <w:r>
          <w:t>…</w:t>
        </w:r>
      </w:ins>
      <w:ins w:id="1307" w:author="Bill Hereth" w:date="2022-02-16T08:43:00Z">
        <w:r w:rsidRPr="00F27FB1">
          <w:t>3</w:t>
        </w:r>
      </w:ins>
      <w:ins w:id="1308" w:author="Bill Hereth" w:date="2022-02-16T08:47:00Z">
        <w:r>
          <w:t xml:space="preserve">: Dixie MPO (Washington </w:t>
        </w:r>
      </w:ins>
      <w:ins w:id="1309" w:author="Bill Hereth" w:date="2022-02-16T08:48:00Z">
        <w:r>
          <w:t>County)</w:t>
        </w:r>
      </w:ins>
      <w:ins w:id="1310" w:author="Bill Hereth" w:date="2022-02-16T08:56:00Z">
        <w:r w:rsidR="00AB239B">
          <w:t xml:space="preserve"> percent in each worker group 0, 1, 2, 3</w:t>
        </w:r>
      </w:ins>
    </w:p>
    <w:p w14:paraId="72C214F2" w14:textId="2670E48B" w:rsidR="00F27FB1" w:rsidRDefault="00F27FB1" w:rsidP="00F27FB1">
      <w:pPr>
        <w:pStyle w:val="ListParagraph"/>
        <w:numPr>
          <w:ilvl w:val="0"/>
          <w:numId w:val="77"/>
        </w:numPr>
        <w:rPr>
          <w:ins w:id="1311" w:author="Bill Hereth" w:date="2022-02-16T08:45:00Z"/>
        </w:rPr>
      </w:pPr>
      <w:proofErr w:type="spellStart"/>
      <w:ins w:id="1312" w:author="Bill Hereth" w:date="2022-02-16T08:43:00Z">
        <w:r w:rsidRPr="00F27FB1">
          <w:t>DX_Sum</w:t>
        </w:r>
      </w:ins>
      <w:proofErr w:type="spellEnd"/>
      <w:ins w:id="1313" w:author="Bill Hereth" w:date="2022-02-16T08:48:00Z">
        <w:r>
          <w:t xml:space="preserve">: </w:t>
        </w:r>
      </w:ins>
      <w:ins w:id="1314" w:author="Bill Hereth" w:date="2022-02-16T08:54:00Z">
        <w:r w:rsidR="00AB239B">
          <w:t>Dixie MPO (Washington County)</w:t>
        </w:r>
      </w:ins>
      <w:ins w:id="1315" w:author="Bill Hereth" w:date="2022-02-16T08:55:00Z">
        <w:r w:rsidR="00AB239B">
          <w:t xml:space="preserve"> sum across each household/income level group (should always be 1)</w:t>
        </w:r>
      </w:ins>
      <w:ins w:id="1316" w:author="Bill Hereth" w:date="2022-02-16T08:56:00Z">
        <w:r w:rsidR="00AB239B">
          <w:t xml:space="preserve"> percent in each worker group 0, 1, 2, 3</w:t>
        </w:r>
      </w:ins>
    </w:p>
    <w:p w14:paraId="75CC37E7" w14:textId="646F5D6F" w:rsidR="00F27FB1" w:rsidRDefault="00F27FB1" w:rsidP="00F27FB1">
      <w:pPr>
        <w:pStyle w:val="ListParagraph"/>
        <w:numPr>
          <w:ilvl w:val="0"/>
          <w:numId w:val="77"/>
        </w:numPr>
        <w:rPr>
          <w:ins w:id="1317" w:author="Bill Hereth" w:date="2022-02-16T08:45:00Z"/>
        </w:rPr>
      </w:pPr>
      <w:ins w:id="1318" w:author="Bill Hereth" w:date="2022-02-16T08:43:00Z">
        <w:r w:rsidRPr="00F27FB1">
          <w:t>BE_PCT_WKR0</w:t>
        </w:r>
      </w:ins>
      <w:ins w:id="1319" w:author="Bill Hereth" w:date="2022-02-16T08:45:00Z">
        <w:r>
          <w:t>…</w:t>
        </w:r>
      </w:ins>
      <w:ins w:id="1320" w:author="Bill Hereth" w:date="2022-02-16T08:43:00Z">
        <w:r w:rsidRPr="00F27FB1">
          <w:t>3</w:t>
        </w:r>
      </w:ins>
      <w:ins w:id="1321" w:author="Bill Hereth" w:date="2022-02-16T08:54:00Z">
        <w:r w:rsidR="00AB239B">
          <w:t>: Box Elder County</w:t>
        </w:r>
      </w:ins>
      <w:ins w:id="1322" w:author="Bill Hereth" w:date="2022-02-16T08:56:00Z">
        <w:r w:rsidR="00AB239B">
          <w:t xml:space="preserve"> percent in each worker group 0, 1, 2, 3</w:t>
        </w:r>
      </w:ins>
    </w:p>
    <w:p w14:paraId="1A639EF0" w14:textId="10EE433C" w:rsidR="00F27FB1" w:rsidRDefault="00F27FB1" w:rsidP="00F27FB1">
      <w:pPr>
        <w:pStyle w:val="ListParagraph"/>
        <w:numPr>
          <w:ilvl w:val="0"/>
          <w:numId w:val="77"/>
        </w:numPr>
        <w:rPr>
          <w:ins w:id="1323" w:author="Bill Hereth" w:date="2022-02-16T08:45:00Z"/>
        </w:rPr>
      </w:pPr>
      <w:proofErr w:type="spellStart"/>
      <w:ins w:id="1324" w:author="Bill Hereth" w:date="2022-02-16T08:43:00Z">
        <w:r w:rsidRPr="00F27FB1">
          <w:t>BE_Sum</w:t>
        </w:r>
      </w:ins>
      <w:proofErr w:type="spellEnd"/>
      <w:ins w:id="1325" w:author="Bill Hereth" w:date="2022-02-16T08:54:00Z">
        <w:r w:rsidR="00AB239B">
          <w:t>: Box Elder County</w:t>
        </w:r>
      </w:ins>
      <w:ins w:id="1326" w:author="Bill Hereth" w:date="2022-02-16T08:55:00Z">
        <w:r w:rsidR="00AB239B">
          <w:t xml:space="preserve"> sum across each household/income level group (should always be 1)</w:t>
        </w:r>
      </w:ins>
    </w:p>
    <w:p w14:paraId="73BD51AD" w14:textId="0C7CC9E1" w:rsidR="00F27FB1" w:rsidRDefault="00F27FB1" w:rsidP="00F27FB1">
      <w:pPr>
        <w:pStyle w:val="ListParagraph"/>
        <w:numPr>
          <w:ilvl w:val="0"/>
          <w:numId w:val="77"/>
        </w:numPr>
        <w:rPr>
          <w:ins w:id="1327" w:author="Bill Hereth" w:date="2022-02-16T08:46:00Z"/>
        </w:rPr>
      </w:pPr>
      <w:ins w:id="1328" w:author="Bill Hereth" w:date="2022-02-16T08:43:00Z">
        <w:r w:rsidRPr="00F27FB1">
          <w:t>TO_PCT_</w:t>
        </w:r>
      </w:ins>
      <w:ins w:id="1329" w:author="Bill Hereth" w:date="2022-02-16T08:45:00Z">
        <w:r>
          <w:t>WRK0...</w:t>
        </w:r>
      </w:ins>
      <w:ins w:id="1330" w:author="Bill Hereth" w:date="2022-02-16T08:43:00Z">
        <w:r w:rsidRPr="00F27FB1">
          <w:t>3</w:t>
        </w:r>
      </w:ins>
      <w:ins w:id="1331" w:author="Bill Hereth" w:date="2022-02-16T08:54:00Z">
        <w:r w:rsidR="00AB239B">
          <w:t>: Tooele County</w:t>
        </w:r>
      </w:ins>
      <w:ins w:id="1332" w:author="Bill Hereth" w:date="2022-02-16T08:56:00Z">
        <w:r w:rsidR="00AB239B">
          <w:t xml:space="preserve"> percent in each worker group 0, 1, 2, 3</w:t>
        </w:r>
      </w:ins>
    </w:p>
    <w:p w14:paraId="20C8B14F" w14:textId="0FAFC4D9" w:rsidR="00F27FB1" w:rsidRDefault="00F27FB1" w:rsidP="00F27FB1">
      <w:pPr>
        <w:pStyle w:val="ListParagraph"/>
        <w:numPr>
          <w:ilvl w:val="0"/>
          <w:numId w:val="77"/>
        </w:numPr>
        <w:rPr>
          <w:ins w:id="1333" w:author="Bill Hereth" w:date="2022-02-16T08:46:00Z"/>
        </w:rPr>
      </w:pPr>
      <w:proofErr w:type="spellStart"/>
      <w:ins w:id="1334" w:author="Bill Hereth" w:date="2022-02-16T08:43:00Z">
        <w:r w:rsidRPr="00F27FB1">
          <w:t>TO_Sum</w:t>
        </w:r>
      </w:ins>
      <w:proofErr w:type="spellEnd"/>
      <w:ins w:id="1335" w:author="Bill Hereth" w:date="2022-02-16T08:54:00Z">
        <w:r w:rsidR="00AB239B">
          <w:t>: Tooele County</w:t>
        </w:r>
      </w:ins>
      <w:ins w:id="1336" w:author="Bill Hereth" w:date="2022-02-16T08:55:00Z">
        <w:r w:rsidR="00AB239B">
          <w:t xml:space="preserve"> sum across each household/income level group (should always be 1)</w:t>
        </w:r>
      </w:ins>
    </w:p>
    <w:p w14:paraId="7FA07F62" w14:textId="75639935" w:rsidR="00F27FB1" w:rsidRDefault="00F27FB1" w:rsidP="003057D2">
      <w:pPr>
        <w:pStyle w:val="ListParagraph"/>
        <w:numPr>
          <w:ilvl w:val="0"/>
          <w:numId w:val="77"/>
        </w:numPr>
        <w:rPr>
          <w:ins w:id="1337" w:author="Bill Hereth" w:date="2022-02-16T08:46:00Z"/>
        </w:rPr>
      </w:pPr>
      <w:ins w:id="1338" w:author="Bill Hereth" w:date="2022-02-16T08:43:00Z">
        <w:r w:rsidRPr="00F27FB1">
          <w:t>SU_PCT_WKR0</w:t>
        </w:r>
      </w:ins>
      <w:ins w:id="1339" w:author="Bill Hereth" w:date="2022-02-16T08:46:00Z">
        <w:r>
          <w:t>…3</w:t>
        </w:r>
      </w:ins>
      <w:ins w:id="1340" w:author="Bill Hereth" w:date="2022-02-16T08:54:00Z">
        <w:r w:rsidR="00AB239B">
          <w:t>: Summit</w:t>
        </w:r>
      </w:ins>
      <w:ins w:id="1341" w:author="Bill Hereth" w:date="2022-02-16T08:55:00Z">
        <w:r w:rsidR="00AB239B">
          <w:t xml:space="preserve"> County</w:t>
        </w:r>
      </w:ins>
      <w:ins w:id="1342" w:author="Bill Hereth" w:date="2022-02-16T08:56:00Z">
        <w:r w:rsidR="00AB239B">
          <w:t xml:space="preserve"> percent in each worker group 0, 1, 2, 3</w:t>
        </w:r>
      </w:ins>
    </w:p>
    <w:p w14:paraId="0FF59FC7" w14:textId="4A010774" w:rsidR="00F27FB1" w:rsidRDefault="00F27FB1" w:rsidP="003057D2">
      <w:pPr>
        <w:pStyle w:val="ListParagraph"/>
        <w:numPr>
          <w:ilvl w:val="0"/>
          <w:numId w:val="77"/>
        </w:numPr>
        <w:rPr>
          <w:ins w:id="1343" w:author="Bill Hereth" w:date="2022-02-16T08:46:00Z"/>
        </w:rPr>
      </w:pPr>
      <w:proofErr w:type="spellStart"/>
      <w:ins w:id="1344" w:author="Bill Hereth" w:date="2022-02-16T08:46:00Z">
        <w:r>
          <w:t>S</w:t>
        </w:r>
      </w:ins>
      <w:ins w:id="1345" w:author="Bill Hereth" w:date="2022-02-16T08:43:00Z">
        <w:r w:rsidRPr="00F27FB1">
          <w:t>U_Sum</w:t>
        </w:r>
      </w:ins>
      <w:proofErr w:type="spellEnd"/>
      <w:ins w:id="1346" w:author="Bill Hereth" w:date="2022-02-16T08:55:00Z">
        <w:r w:rsidR="00AB239B">
          <w:t>: Summit County sum across each household/income level group (should always be 1)</w:t>
        </w:r>
      </w:ins>
    </w:p>
    <w:p w14:paraId="2EAECDB8" w14:textId="4865CDAA" w:rsidR="00F27FB1" w:rsidRDefault="00F27FB1" w:rsidP="003057D2">
      <w:pPr>
        <w:pStyle w:val="ListParagraph"/>
        <w:numPr>
          <w:ilvl w:val="0"/>
          <w:numId w:val="77"/>
        </w:numPr>
        <w:rPr>
          <w:ins w:id="1347" w:author="Bill Hereth" w:date="2022-02-16T08:46:00Z"/>
        </w:rPr>
      </w:pPr>
      <w:ins w:id="1348" w:author="Bill Hereth" w:date="2022-02-16T08:43:00Z">
        <w:r w:rsidRPr="00F27FB1">
          <w:t>WS_PCT_WKR0</w:t>
        </w:r>
      </w:ins>
      <w:ins w:id="1349" w:author="Bill Hereth" w:date="2022-02-16T08:46:00Z">
        <w:r>
          <w:t>…</w:t>
        </w:r>
      </w:ins>
      <w:ins w:id="1350" w:author="Bill Hereth" w:date="2022-02-16T08:43:00Z">
        <w:r w:rsidRPr="00F27FB1">
          <w:t>3</w:t>
        </w:r>
      </w:ins>
      <w:ins w:id="1351" w:author="Bill Hereth" w:date="2022-02-16T08:55:00Z">
        <w:r w:rsidR="00AB239B">
          <w:t>: Wasatch County</w:t>
        </w:r>
      </w:ins>
      <w:ins w:id="1352" w:author="Bill Hereth" w:date="2022-02-16T08:56:00Z">
        <w:r w:rsidR="00AB239B">
          <w:t xml:space="preserve"> percent in each worker group 0, 1, 2, 3</w:t>
        </w:r>
      </w:ins>
    </w:p>
    <w:p w14:paraId="2216FD6C" w14:textId="45C621C2" w:rsidR="001B7016" w:rsidRPr="00B82E3F" w:rsidRDefault="00F27FB1">
      <w:pPr>
        <w:pStyle w:val="ListParagraph"/>
        <w:numPr>
          <w:ilvl w:val="0"/>
          <w:numId w:val="77"/>
        </w:numPr>
        <w:rPr>
          <w:ins w:id="1353" w:author="Bill Hereth" w:date="2022-01-21T13:43:00Z"/>
        </w:rPr>
        <w:pPrChange w:id="1354" w:author="Bill Hereth" w:date="2022-02-16T08:45:00Z">
          <w:pPr/>
        </w:pPrChange>
      </w:pPr>
      <w:proofErr w:type="spellStart"/>
      <w:ins w:id="1355" w:author="Bill Hereth" w:date="2022-02-16T08:43:00Z">
        <w:r w:rsidRPr="00F27FB1">
          <w:t>WS_Sum</w:t>
        </w:r>
      </w:ins>
      <w:proofErr w:type="spellEnd"/>
      <w:ins w:id="1356" w:author="Bill Hereth" w:date="2022-02-16T08:55:00Z">
        <w:r w:rsidR="00AB239B">
          <w:t>: Wasatch County sum across each household/income level group (should always be 1)</w:t>
        </w:r>
      </w:ins>
    </w:p>
    <w:p w14:paraId="2D4F067B" w14:textId="13CEBEEB" w:rsidR="00F16632" w:rsidRDefault="00F16632" w:rsidP="00E83E7B">
      <w:pPr>
        <w:pStyle w:val="Heading2"/>
        <w:rPr>
          <w:ins w:id="1357" w:author="Bill Hereth" w:date="2022-02-16T09:03:00Z"/>
        </w:rPr>
      </w:pPr>
      <w:bookmarkStart w:id="1358" w:name="_Toc95889772"/>
      <w:ins w:id="1359" w:author="Bill Hereth" w:date="2022-01-21T13:43:00Z">
        <w:r>
          <w:t>Trip Generation</w:t>
        </w:r>
      </w:ins>
      <w:bookmarkEnd w:id="1358"/>
    </w:p>
    <w:p w14:paraId="7D7F030D" w14:textId="5F836FD5" w:rsidR="00664F43" w:rsidRDefault="00664F43" w:rsidP="00664F43">
      <w:pPr>
        <w:rPr>
          <w:ins w:id="1360" w:author="Bill Hereth" w:date="2022-02-16T09:05:00Z"/>
        </w:rPr>
      </w:pPr>
      <w:ins w:id="1361" w:author="Bill Hereth" w:date="2022-02-16T09:03:00Z">
        <w:r>
          <w:t xml:space="preserve">The </w:t>
        </w:r>
      </w:ins>
      <w:ins w:id="1362" w:author="Bill Hereth" w:date="2022-02-16T09:05:00Z">
        <w:r>
          <w:t>t</w:t>
        </w:r>
      </w:ins>
      <w:ins w:id="1363" w:author="Bill Hereth" w:date="2022-02-16T09:03:00Z">
        <w:r>
          <w:t>rip ge</w:t>
        </w:r>
      </w:ins>
      <w:ins w:id="1364" w:author="Bill Hereth" w:date="2022-02-16T09:05:00Z">
        <w:r>
          <w:t xml:space="preserve">neration folder contains </w:t>
        </w:r>
      </w:ins>
      <w:ins w:id="1365" w:author="Bill Hereth" w:date="2022-02-16T09:08:00Z">
        <w:r>
          <w:t xml:space="preserve">input </w:t>
        </w:r>
      </w:ins>
      <w:ins w:id="1366" w:author="Bill Hereth" w:date="2022-02-16T09:06:00Z">
        <w:r>
          <w:t xml:space="preserve">files for making adjustments based on e-commerce and work-at-home assumptions within the TDM. </w:t>
        </w:r>
      </w:ins>
      <w:ins w:id="1367" w:author="Bill Hereth" w:date="2022-02-16T09:08:00Z">
        <w:r>
          <w:t>The derivation of the data in these files is explained for each file later in this section.</w:t>
        </w:r>
      </w:ins>
    </w:p>
    <w:p w14:paraId="336D55FF" w14:textId="77777777" w:rsidR="00664F43" w:rsidRDefault="00664F43" w:rsidP="00664F43">
      <w:pPr>
        <w:rPr>
          <w:ins w:id="1368" w:author="Bill Hereth" w:date="2022-02-16T09:08:00Z"/>
        </w:rPr>
      </w:pPr>
      <w:ins w:id="1369" w:author="Bill Hereth" w:date="2022-02-16T09:08:00Z">
        <w:r>
          <w:t>The ‘</w:t>
        </w:r>
        <w:r w:rsidRPr="000B0253">
          <w:t>eCommerce.csv</w:t>
        </w:r>
        <w:r>
          <w:t>’ file contains adjustment factors that are applied to short-haul goods (urban freight) trip generation rates. There are rates for four different scenarios that represent increasing intensities of e-commerce. The contains the following fields:</w:t>
        </w:r>
      </w:ins>
    </w:p>
    <w:p w14:paraId="0488F287" w14:textId="77777777" w:rsidR="00664F43" w:rsidRDefault="00664F43" w:rsidP="00664F43">
      <w:pPr>
        <w:pStyle w:val="ListParagraph"/>
        <w:numPr>
          <w:ilvl w:val="0"/>
          <w:numId w:val="64"/>
        </w:numPr>
        <w:rPr>
          <w:ins w:id="1370" w:author="Bill Hereth" w:date="2022-02-16T09:08:00Z"/>
        </w:rPr>
      </w:pPr>
      <w:ins w:id="1371" w:author="Bill Hereth" w:date="2022-02-16T09:08:00Z">
        <w:r w:rsidRPr="00AF71F1">
          <w:t xml:space="preserve">Scenario </w:t>
        </w:r>
        <w:proofErr w:type="spellStart"/>
        <w:r w:rsidRPr="00AF71F1">
          <w:t>Idx</w:t>
        </w:r>
        <w:proofErr w:type="spellEnd"/>
        <w:r>
          <w:t xml:space="preserve"> – index used for lookups</w:t>
        </w:r>
      </w:ins>
    </w:p>
    <w:p w14:paraId="14CCE52F" w14:textId="77777777" w:rsidR="00664F43" w:rsidRDefault="00664F43" w:rsidP="00664F43">
      <w:pPr>
        <w:pStyle w:val="ListParagraph"/>
        <w:numPr>
          <w:ilvl w:val="0"/>
          <w:numId w:val="64"/>
        </w:numPr>
        <w:rPr>
          <w:ins w:id="1372" w:author="Bill Hereth" w:date="2022-02-16T09:08:00Z"/>
        </w:rPr>
      </w:pPr>
      <w:proofErr w:type="spellStart"/>
      <w:ins w:id="1373" w:author="Bill Hereth" w:date="2022-02-16T09:08:00Z">
        <w:r w:rsidRPr="00AF71F1">
          <w:t>LT_Ind</w:t>
        </w:r>
        <w:proofErr w:type="spellEnd"/>
        <w:r>
          <w:t xml:space="preserve"> – adjustment factor light trucks trip generation rate based on industrial employment </w:t>
        </w:r>
      </w:ins>
    </w:p>
    <w:p w14:paraId="13810223" w14:textId="77777777" w:rsidR="00664F43" w:rsidRDefault="00664F43" w:rsidP="00664F43">
      <w:pPr>
        <w:pStyle w:val="ListParagraph"/>
        <w:numPr>
          <w:ilvl w:val="0"/>
          <w:numId w:val="64"/>
        </w:numPr>
        <w:rPr>
          <w:ins w:id="1374" w:author="Bill Hereth" w:date="2022-02-16T09:08:00Z"/>
        </w:rPr>
      </w:pPr>
      <w:proofErr w:type="spellStart"/>
      <w:ins w:id="1375" w:author="Bill Hereth" w:date="2022-02-16T09:08:00Z">
        <w:r w:rsidRPr="00AF71F1">
          <w:t>LT_Ret</w:t>
        </w:r>
        <w:proofErr w:type="spellEnd"/>
        <w:r>
          <w:t xml:space="preserve"> – adjustment factor light trucks trip generation rate based on retail employment </w:t>
        </w:r>
      </w:ins>
    </w:p>
    <w:p w14:paraId="573BA5D2" w14:textId="77777777" w:rsidR="00664F43" w:rsidRDefault="00664F43" w:rsidP="00664F43">
      <w:pPr>
        <w:pStyle w:val="ListParagraph"/>
        <w:numPr>
          <w:ilvl w:val="0"/>
          <w:numId w:val="64"/>
        </w:numPr>
        <w:rPr>
          <w:ins w:id="1376" w:author="Bill Hereth" w:date="2022-02-16T09:08:00Z"/>
        </w:rPr>
      </w:pPr>
      <w:proofErr w:type="spellStart"/>
      <w:ins w:id="1377" w:author="Bill Hereth" w:date="2022-02-16T09:08:00Z">
        <w:r w:rsidRPr="00AF71F1">
          <w:t>LT_Oth</w:t>
        </w:r>
        <w:proofErr w:type="spellEnd"/>
        <w:r>
          <w:t xml:space="preserve"> – adjustment factor for light trucks trip generation rate based on other employment </w:t>
        </w:r>
      </w:ins>
    </w:p>
    <w:p w14:paraId="26555078" w14:textId="77777777" w:rsidR="00664F43" w:rsidRDefault="00664F43" w:rsidP="00664F43">
      <w:pPr>
        <w:pStyle w:val="ListParagraph"/>
        <w:numPr>
          <w:ilvl w:val="0"/>
          <w:numId w:val="64"/>
        </w:numPr>
        <w:rPr>
          <w:ins w:id="1378" w:author="Bill Hereth" w:date="2022-02-16T09:08:00Z"/>
        </w:rPr>
      </w:pPr>
      <w:ins w:id="1379" w:author="Bill Hereth" w:date="2022-02-16T09:08:00Z">
        <w:r w:rsidRPr="00AF71F1">
          <w:t>LT_HH</w:t>
        </w:r>
        <w:r>
          <w:t xml:space="preserve"> – adjustment factor for light trucks trip generation rate based on households</w:t>
        </w:r>
      </w:ins>
    </w:p>
    <w:p w14:paraId="31FCC3A4" w14:textId="77777777" w:rsidR="00664F43" w:rsidRDefault="00664F43" w:rsidP="00664F43">
      <w:pPr>
        <w:pStyle w:val="ListParagraph"/>
        <w:numPr>
          <w:ilvl w:val="0"/>
          <w:numId w:val="64"/>
        </w:numPr>
        <w:rPr>
          <w:ins w:id="1380" w:author="Bill Hereth" w:date="2022-02-16T09:08:00Z"/>
        </w:rPr>
      </w:pPr>
      <w:proofErr w:type="spellStart"/>
      <w:ins w:id="1381" w:author="Bill Hereth" w:date="2022-02-16T09:08:00Z">
        <w:r w:rsidRPr="00AF71F1">
          <w:t>MD_Ind</w:t>
        </w:r>
        <w:proofErr w:type="spellEnd"/>
        <w:r>
          <w:t xml:space="preserve"> –</w:t>
        </w:r>
        <w:r w:rsidRPr="00E23514">
          <w:t xml:space="preserve"> </w:t>
        </w:r>
        <w:r>
          <w:t xml:space="preserve">adjustment factor for medium trucks trip generation rate based on industrial employment </w:t>
        </w:r>
      </w:ins>
    </w:p>
    <w:p w14:paraId="48EA3F52" w14:textId="77777777" w:rsidR="00664F43" w:rsidRDefault="00664F43" w:rsidP="00664F43">
      <w:pPr>
        <w:pStyle w:val="ListParagraph"/>
        <w:numPr>
          <w:ilvl w:val="0"/>
          <w:numId w:val="64"/>
        </w:numPr>
        <w:rPr>
          <w:ins w:id="1382" w:author="Bill Hereth" w:date="2022-02-16T09:08:00Z"/>
        </w:rPr>
      </w:pPr>
      <w:proofErr w:type="spellStart"/>
      <w:ins w:id="1383" w:author="Bill Hereth" w:date="2022-02-16T09:08:00Z">
        <w:r>
          <w:t>MD</w:t>
        </w:r>
        <w:r w:rsidRPr="00AF71F1">
          <w:t>_Ret</w:t>
        </w:r>
        <w:proofErr w:type="spellEnd"/>
        <w:r>
          <w:t xml:space="preserve"> – adjustment factor for mediums trucks trip generation rate based on retail employment </w:t>
        </w:r>
      </w:ins>
    </w:p>
    <w:p w14:paraId="5D8C1756" w14:textId="77777777" w:rsidR="00664F43" w:rsidRDefault="00664F43" w:rsidP="00664F43">
      <w:pPr>
        <w:pStyle w:val="ListParagraph"/>
        <w:numPr>
          <w:ilvl w:val="0"/>
          <w:numId w:val="64"/>
        </w:numPr>
        <w:rPr>
          <w:ins w:id="1384" w:author="Bill Hereth" w:date="2022-02-16T09:08:00Z"/>
        </w:rPr>
      </w:pPr>
      <w:proofErr w:type="spellStart"/>
      <w:ins w:id="1385" w:author="Bill Hereth" w:date="2022-02-16T09:08:00Z">
        <w:r>
          <w:t>MD</w:t>
        </w:r>
        <w:r w:rsidRPr="00AF71F1">
          <w:t>_Oth</w:t>
        </w:r>
        <w:proofErr w:type="spellEnd"/>
        <w:r>
          <w:t xml:space="preserve"> – adjustment factor for medium trucks trip generation rate based on other employment </w:t>
        </w:r>
      </w:ins>
    </w:p>
    <w:p w14:paraId="62682352" w14:textId="77777777" w:rsidR="00664F43" w:rsidRDefault="00664F43" w:rsidP="00664F43">
      <w:pPr>
        <w:pStyle w:val="ListParagraph"/>
        <w:numPr>
          <w:ilvl w:val="0"/>
          <w:numId w:val="64"/>
        </w:numPr>
        <w:rPr>
          <w:ins w:id="1386" w:author="Bill Hereth" w:date="2022-02-16T09:08:00Z"/>
        </w:rPr>
      </w:pPr>
      <w:ins w:id="1387" w:author="Bill Hereth" w:date="2022-02-16T09:08:00Z">
        <w:r>
          <w:t>MD</w:t>
        </w:r>
        <w:r w:rsidRPr="00AF71F1">
          <w:t>_HH</w:t>
        </w:r>
        <w:r>
          <w:t xml:space="preserve"> – adjustment factor for medium trucks trip generation rate based on households</w:t>
        </w:r>
      </w:ins>
    </w:p>
    <w:p w14:paraId="501FDBE7" w14:textId="77777777" w:rsidR="00664F43" w:rsidRDefault="00664F43" w:rsidP="00664F43">
      <w:pPr>
        <w:pStyle w:val="ListParagraph"/>
        <w:numPr>
          <w:ilvl w:val="0"/>
          <w:numId w:val="64"/>
        </w:numPr>
        <w:rPr>
          <w:ins w:id="1388" w:author="Bill Hereth" w:date="2022-02-16T09:08:00Z"/>
        </w:rPr>
      </w:pPr>
      <w:proofErr w:type="spellStart"/>
      <w:ins w:id="1389" w:author="Bill Hereth" w:date="2022-02-16T09:08:00Z">
        <w:r w:rsidRPr="00AF71F1">
          <w:t>HV_Ind</w:t>
        </w:r>
        <w:proofErr w:type="spellEnd"/>
        <w:r>
          <w:t xml:space="preserve"> – adjustment factor for heavy trucks trip generation rate based on industrial employment </w:t>
        </w:r>
      </w:ins>
    </w:p>
    <w:p w14:paraId="714401F5" w14:textId="77777777" w:rsidR="00664F43" w:rsidRDefault="00664F43" w:rsidP="00664F43">
      <w:pPr>
        <w:pStyle w:val="ListParagraph"/>
        <w:numPr>
          <w:ilvl w:val="0"/>
          <w:numId w:val="64"/>
        </w:numPr>
        <w:rPr>
          <w:ins w:id="1390" w:author="Bill Hereth" w:date="2022-02-16T09:08:00Z"/>
        </w:rPr>
      </w:pPr>
      <w:proofErr w:type="spellStart"/>
      <w:ins w:id="1391" w:author="Bill Hereth" w:date="2022-02-16T09:08:00Z">
        <w:r>
          <w:t>HV</w:t>
        </w:r>
        <w:r w:rsidRPr="00AF71F1">
          <w:t>_Ret</w:t>
        </w:r>
        <w:proofErr w:type="spellEnd"/>
        <w:r>
          <w:t xml:space="preserve"> – adjustment factor for heavy trucks trip generation rate based on retail employment </w:t>
        </w:r>
      </w:ins>
    </w:p>
    <w:p w14:paraId="590C1A6D" w14:textId="77777777" w:rsidR="00664F43" w:rsidRDefault="00664F43" w:rsidP="00664F43">
      <w:pPr>
        <w:pStyle w:val="ListParagraph"/>
        <w:numPr>
          <w:ilvl w:val="0"/>
          <w:numId w:val="64"/>
        </w:numPr>
        <w:rPr>
          <w:ins w:id="1392" w:author="Bill Hereth" w:date="2022-02-16T09:08:00Z"/>
        </w:rPr>
      </w:pPr>
      <w:proofErr w:type="spellStart"/>
      <w:ins w:id="1393" w:author="Bill Hereth" w:date="2022-02-16T09:08:00Z">
        <w:r>
          <w:lastRenderedPageBreak/>
          <w:t>HV</w:t>
        </w:r>
        <w:r w:rsidRPr="00AF71F1">
          <w:t>_Oth</w:t>
        </w:r>
        <w:proofErr w:type="spellEnd"/>
        <w:r>
          <w:t xml:space="preserve"> – adjustment factor for heavy trucks trip generation rate based on other employment </w:t>
        </w:r>
      </w:ins>
    </w:p>
    <w:p w14:paraId="405E9C58" w14:textId="77777777" w:rsidR="00664F43" w:rsidRDefault="00664F43" w:rsidP="00664F43">
      <w:pPr>
        <w:pStyle w:val="ListParagraph"/>
        <w:numPr>
          <w:ilvl w:val="0"/>
          <w:numId w:val="64"/>
        </w:numPr>
        <w:rPr>
          <w:ins w:id="1394" w:author="Bill Hereth" w:date="2022-02-16T09:08:00Z"/>
        </w:rPr>
      </w:pPr>
      <w:ins w:id="1395" w:author="Bill Hereth" w:date="2022-02-16T09:08:00Z">
        <w:r>
          <w:t>HV</w:t>
        </w:r>
        <w:r w:rsidRPr="00AF71F1">
          <w:t>_HH</w:t>
        </w:r>
        <w:r>
          <w:t xml:space="preserve"> – adjustment factor for heavy trucks trip generation rate based on households</w:t>
        </w:r>
      </w:ins>
    </w:p>
    <w:p w14:paraId="08A0A028" w14:textId="77777777" w:rsidR="00664F43" w:rsidRDefault="00664F43" w:rsidP="00664F43">
      <w:pPr>
        <w:pStyle w:val="ListParagraph"/>
        <w:numPr>
          <w:ilvl w:val="0"/>
          <w:numId w:val="64"/>
        </w:numPr>
        <w:rPr>
          <w:ins w:id="1396" w:author="Bill Hereth" w:date="2022-02-16T09:08:00Z"/>
        </w:rPr>
      </w:pPr>
      <w:ins w:id="1397" w:author="Bill Hereth" w:date="2022-02-16T09:08:00Z">
        <w:r w:rsidRPr="00AF71F1">
          <w:t>Scenario</w:t>
        </w:r>
        <w:r>
          <w:t xml:space="preserve"> – scenario name: Base, Low, Medium, High</w:t>
        </w:r>
      </w:ins>
    </w:p>
    <w:p w14:paraId="16CF2F05" w14:textId="77777777" w:rsidR="00664F43" w:rsidRDefault="00664F43" w:rsidP="00664F43">
      <w:pPr>
        <w:rPr>
          <w:ins w:id="1398" w:author="Bill Hereth" w:date="2022-02-16T09:07:00Z"/>
        </w:rPr>
      </w:pPr>
      <w:ins w:id="1399" w:author="Bill Hereth" w:date="2022-02-16T09:07:00Z">
        <w:r>
          <w:t>The ‘</w:t>
        </w:r>
        <w:r w:rsidRPr="003A3F71">
          <w:t>WorkAtHome</w:t>
        </w:r>
        <w:r>
          <w:t>.csv’ file contains inputs for work-at-home jobs separated into the following two general categories:</w:t>
        </w:r>
      </w:ins>
    </w:p>
    <w:p w14:paraId="254B9056" w14:textId="77777777" w:rsidR="00664F43" w:rsidRDefault="00664F43" w:rsidP="00664F43">
      <w:pPr>
        <w:pStyle w:val="ListParagraph"/>
        <w:numPr>
          <w:ilvl w:val="0"/>
          <w:numId w:val="56"/>
        </w:numPr>
        <w:rPr>
          <w:ins w:id="1400" w:author="Bill Hereth" w:date="2022-02-16T09:07:00Z"/>
        </w:rPr>
      </w:pPr>
      <w:ins w:id="1401" w:author="Bill Hereth" w:date="2022-02-16T09:07:00Z">
        <w:r>
          <w:t>Home-based jobs (HBJ) represent people who are self-employed workers and work from home.</w:t>
        </w:r>
      </w:ins>
    </w:p>
    <w:p w14:paraId="5EECEB96" w14:textId="77777777" w:rsidR="00664F43" w:rsidRDefault="00664F43" w:rsidP="00664F43">
      <w:pPr>
        <w:pStyle w:val="ListParagraph"/>
        <w:numPr>
          <w:ilvl w:val="0"/>
          <w:numId w:val="56"/>
        </w:numPr>
        <w:rPr>
          <w:ins w:id="1402" w:author="Bill Hereth" w:date="2022-02-16T09:07:00Z"/>
        </w:rPr>
      </w:pPr>
      <w:ins w:id="1403" w:author="Bill Hereth" w:date="2022-02-16T09:07:00Z">
        <w:r>
          <w:t>Telecommuting jobs represent people that work from home as a substitute to working in a physical office. The percentage of telecommuting is the average for a single weekday. So those that telecommute from work part-time are only partially counted.</w:t>
        </w:r>
      </w:ins>
    </w:p>
    <w:p w14:paraId="4216CA1C" w14:textId="77777777" w:rsidR="00664F43" w:rsidRDefault="00664F43" w:rsidP="00664F43">
      <w:pPr>
        <w:rPr>
          <w:ins w:id="1404" w:author="Bill Hereth" w:date="2022-02-16T09:07:00Z"/>
        </w:rPr>
      </w:pPr>
      <w:ins w:id="1405" w:author="Bill Hereth" w:date="2022-02-16T09:07:00Z">
        <w:r>
          <w:t>Percentages for each category of Work at Home jobs can be found in the WorkAtHome.csv in the 0_GlobalData\2_TripGen folder. Percentages are by employment category for each year through 2060. The fields include the following:</w:t>
        </w:r>
      </w:ins>
    </w:p>
    <w:p w14:paraId="7F546E3B" w14:textId="77777777" w:rsidR="00664F43" w:rsidRDefault="00664F43" w:rsidP="00664F43">
      <w:pPr>
        <w:pStyle w:val="ListParagraph"/>
        <w:numPr>
          <w:ilvl w:val="0"/>
          <w:numId w:val="57"/>
        </w:numPr>
        <w:rPr>
          <w:ins w:id="1406" w:author="Bill Hereth" w:date="2022-02-16T09:07:00Z"/>
        </w:rPr>
      </w:pPr>
      <w:proofErr w:type="spellStart"/>
      <w:ins w:id="1407" w:author="Bill Hereth" w:date="2022-02-16T09:07:00Z">
        <w:r w:rsidRPr="0044277C">
          <w:rPr>
            <w:b/>
            <w:bCs/>
          </w:rPr>
          <w:t>Tel_RETL</w:t>
        </w:r>
        <w:proofErr w:type="spellEnd"/>
        <w:r w:rsidRPr="0044277C">
          <w:rPr>
            <w:b/>
            <w:bCs/>
          </w:rPr>
          <w:t>…</w:t>
        </w:r>
        <w:proofErr w:type="spellStart"/>
        <w:r w:rsidRPr="0044277C">
          <w:rPr>
            <w:b/>
            <w:bCs/>
          </w:rPr>
          <w:t>Tel_CONS</w:t>
        </w:r>
        <w:proofErr w:type="spellEnd"/>
        <w:r>
          <w:t xml:space="preserve"> – share of employees for each employment category that are telecommuting on an average workday</w:t>
        </w:r>
      </w:ins>
    </w:p>
    <w:p w14:paraId="6515DA5F" w14:textId="77777777" w:rsidR="00664F43" w:rsidRDefault="00664F43" w:rsidP="00664F43">
      <w:pPr>
        <w:pStyle w:val="ListParagraph"/>
        <w:numPr>
          <w:ilvl w:val="0"/>
          <w:numId w:val="57"/>
        </w:numPr>
        <w:rPr>
          <w:ins w:id="1408" w:author="Bill Hereth" w:date="2022-02-16T09:07:00Z"/>
        </w:rPr>
      </w:pPr>
      <w:ins w:id="1409" w:author="Bill Hereth" w:date="2022-02-16T09:07:00Z">
        <w:r w:rsidRPr="0044277C">
          <w:rPr>
            <w:b/>
            <w:bCs/>
          </w:rPr>
          <w:t>HBJ_RETL…HBJ_CONS</w:t>
        </w:r>
        <w:r>
          <w:t xml:space="preserve"> – share of employees for each employment category that work from home</w:t>
        </w:r>
      </w:ins>
    </w:p>
    <w:p w14:paraId="126761FB" w14:textId="77777777" w:rsidR="00664F43" w:rsidRDefault="00664F43" w:rsidP="00664F43">
      <w:pPr>
        <w:pStyle w:val="ListParagraph"/>
        <w:numPr>
          <w:ilvl w:val="0"/>
          <w:numId w:val="57"/>
        </w:numPr>
        <w:rPr>
          <w:ins w:id="1410" w:author="Bill Hereth" w:date="2022-02-16T09:07:00Z"/>
        </w:rPr>
      </w:pPr>
      <w:ins w:id="1411" w:author="Bill Hereth" w:date="2022-02-16T09:07:00Z">
        <w:r w:rsidRPr="00405481">
          <w:rPr>
            <w:b/>
            <w:bCs/>
          </w:rPr>
          <w:t xml:space="preserve">HBJ </w:t>
        </w:r>
        <w:r>
          <w:t>– Overall share of employees across all employment categories that work from home</w:t>
        </w:r>
      </w:ins>
    </w:p>
    <w:p w14:paraId="23268A24" w14:textId="77777777" w:rsidR="00664F43" w:rsidRDefault="00664F43" w:rsidP="00664F43">
      <w:pPr>
        <w:pStyle w:val="ListParagraph"/>
        <w:numPr>
          <w:ilvl w:val="0"/>
          <w:numId w:val="57"/>
        </w:numPr>
        <w:rPr>
          <w:ins w:id="1412" w:author="Bill Hereth" w:date="2022-02-16T09:07:00Z"/>
        </w:rPr>
      </w:pPr>
      <w:ins w:id="1413" w:author="Bill Hereth" w:date="2022-02-16T09:07:00Z">
        <w:r w:rsidRPr="00405481">
          <w:rPr>
            <w:b/>
            <w:bCs/>
          </w:rPr>
          <w:t>Telecom</w:t>
        </w:r>
        <w:r>
          <w:t xml:space="preserve"> – Overall share of employees across all employment categories that telecommute</w:t>
        </w:r>
      </w:ins>
    </w:p>
    <w:p w14:paraId="188E4426" w14:textId="77777777" w:rsidR="00664F43" w:rsidRDefault="00664F43" w:rsidP="00664F43">
      <w:pPr>
        <w:pStyle w:val="ListParagraph"/>
        <w:numPr>
          <w:ilvl w:val="0"/>
          <w:numId w:val="57"/>
        </w:numPr>
        <w:rPr>
          <w:ins w:id="1414" w:author="Bill Hereth" w:date="2022-02-16T09:07:00Z"/>
        </w:rPr>
      </w:pPr>
      <w:proofErr w:type="spellStart"/>
      <w:ins w:id="1415" w:author="Bill Hereth" w:date="2022-02-16T09:07:00Z">
        <w:r w:rsidRPr="00405481">
          <w:rPr>
            <w:b/>
            <w:bCs/>
          </w:rPr>
          <w:t>Tot_WAH</w:t>
        </w:r>
        <w:proofErr w:type="spellEnd"/>
        <w:r>
          <w:t xml:space="preserve"> – Total share of employees that work at home (sum of HBJ and telecommuting)</w:t>
        </w:r>
      </w:ins>
    </w:p>
    <w:p w14:paraId="404E8D59" w14:textId="05C8FD28" w:rsidR="00664F43" w:rsidRPr="00664F43" w:rsidRDefault="00664F43">
      <w:pPr>
        <w:rPr>
          <w:ins w:id="1416" w:author="Bill Hereth" w:date="2022-01-21T13:43:00Z"/>
        </w:rPr>
        <w:pPrChange w:id="1417" w:author="Bill Hereth" w:date="2022-02-16T09:03:00Z">
          <w:pPr>
            <w:pStyle w:val="Heading2"/>
          </w:pPr>
        </w:pPrChange>
      </w:pPr>
      <w:ins w:id="1418" w:author="Bill Hereth" w:date="2022-02-16T09:07:00Z">
        <w:r>
          <w:t>A description of the forecasting process for work-at-home jobs can be found following the next sections that describe socioeconomic projections.</w:t>
        </w:r>
      </w:ins>
    </w:p>
    <w:p w14:paraId="4BB875FF" w14:textId="77777777" w:rsidR="00F16632" w:rsidRDefault="00F16632" w:rsidP="0030183C">
      <w:pPr>
        <w:pStyle w:val="Heading3"/>
        <w:rPr>
          <w:ins w:id="1419" w:author="Bill Hereth" w:date="2022-01-21T13:43:00Z"/>
        </w:rPr>
      </w:pPr>
      <w:bookmarkStart w:id="1420" w:name="_Toc95889773"/>
      <w:ins w:id="1421" w:author="Bill Hereth" w:date="2022-01-21T13:43:00Z">
        <w:r>
          <w:t>E-Commerce and Delivery</w:t>
        </w:r>
        <w:bookmarkEnd w:id="1420"/>
      </w:ins>
    </w:p>
    <w:p w14:paraId="7E93A541" w14:textId="77777777" w:rsidR="00F16632" w:rsidRDefault="00F16632" w:rsidP="00F16632">
      <w:pPr>
        <w:rPr>
          <w:ins w:id="1422" w:author="Bill Hereth" w:date="2022-01-21T13:43:00Z"/>
        </w:rPr>
      </w:pPr>
      <w:ins w:id="1423" w:author="Bill Hereth" w:date="2022-01-21T13:43:00Z">
        <w:r>
          <w:t>E-commerce and delivery refer to a series of changes that are occurring in the purchase and delivery of goods. These include, but are not limited to, internet shopping, food delivery, truck automation and platooning, and last-mile delivery logistics, including drones.</w:t>
        </w:r>
      </w:ins>
    </w:p>
    <w:p w14:paraId="7996D071" w14:textId="77777777" w:rsidR="00F16632" w:rsidRDefault="00F16632" w:rsidP="00664F43">
      <w:pPr>
        <w:pStyle w:val="Heading4"/>
        <w:rPr>
          <w:ins w:id="1424" w:author="Bill Hereth" w:date="2022-01-21T13:43:00Z"/>
        </w:rPr>
      </w:pPr>
      <w:ins w:id="1425" w:author="Bill Hereth" w:date="2022-01-21T13:43:00Z">
        <w:r>
          <w:t>General Trends</w:t>
        </w:r>
      </w:ins>
    </w:p>
    <w:p w14:paraId="29C7742A" w14:textId="77777777" w:rsidR="00F16632" w:rsidRDefault="00F16632" w:rsidP="00F16632">
      <w:pPr>
        <w:rPr>
          <w:ins w:id="1426" w:author="Bill Hereth" w:date="2022-01-21T13:43:00Z"/>
        </w:rPr>
      </w:pPr>
      <w:ins w:id="1427" w:author="Bill Hereth" w:date="2022-01-21T13:43:00Z">
        <w:r>
          <w:t>E-commerce represents a growing share of the retail market and is most commonly associated with online shopping of retail products including clothing, consumer electronics, furniture, and beauty products. The increase of e-commerce and local delivery is directly related to freight and goods movement, and highlights the importance of providing more options for how people make purchases and travel to get to these purchases.</w:t>
        </w:r>
      </w:ins>
    </w:p>
    <w:p w14:paraId="63C04580" w14:textId="77777777" w:rsidR="00F16632" w:rsidRDefault="00F16632" w:rsidP="00F16632">
      <w:pPr>
        <w:rPr>
          <w:ins w:id="1428" w:author="Bill Hereth" w:date="2022-01-21T13:43:00Z"/>
        </w:rPr>
      </w:pPr>
      <w:ins w:id="1429" w:author="Bill Hereth" w:date="2022-01-21T13:43:00Z">
        <w:r>
          <w:t>Online spending accounted for approximately 15 percent of total retail sales in 2019. According to the US Census Bureau, total e-commerce sales for 2019 were estimated at $601.7 billion. US online sales increased by 40 percent in August 2020 when compared to August 2019. With COVID-19 restrictions in place, internet shopping grew exponentially. According to the Utah State Tax Commission report for March 2020, non-store retail (internet) purchases were up 76 percent in the state from the previous year. Additionally, many brick-and-mortar shops rapidly moved their business online to continue serving clients during the pandemic. The following figure indicates the percentage share of online sales in the last ten years. </w:t>
        </w:r>
      </w:ins>
    </w:p>
    <w:p w14:paraId="62371BF6" w14:textId="77777777" w:rsidR="00F16632" w:rsidRDefault="00F16632" w:rsidP="00F16632">
      <w:pPr>
        <w:jc w:val="center"/>
        <w:rPr>
          <w:ins w:id="1430" w:author="Bill Hereth" w:date="2022-01-21T13:43:00Z"/>
        </w:rPr>
      </w:pPr>
      <w:ins w:id="1431" w:author="Bill Hereth" w:date="2022-01-21T13:43:00Z">
        <w:r w:rsidRPr="009B79D6">
          <w:rPr>
            <w:noProof/>
          </w:rPr>
          <w:lastRenderedPageBreak/>
          <w:drawing>
            <wp:inline distT="0" distB="0" distL="0" distR="0" wp14:anchorId="7038A902" wp14:editId="48B8B094">
              <wp:extent cx="3709670" cy="303657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9670" cy="3036570"/>
                      </a:xfrm>
                      <a:prstGeom prst="rect">
                        <a:avLst/>
                      </a:prstGeom>
                      <a:noFill/>
                      <a:ln>
                        <a:noFill/>
                      </a:ln>
                    </pic:spPr>
                  </pic:pic>
                </a:graphicData>
              </a:graphic>
            </wp:inline>
          </w:drawing>
        </w:r>
      </w:ins>
    </w:p>
    <w:p w14:paraId="77388BBF" w14:textId="77777777" w:rsidR="00F16632" w:rsidRDefault="00F16632" w:rsidP="00F16632">
      <w:pPr>
        <w:rPr>
          <w:ins w:id="1432" w:author="Bill Hereth" w:date="2022-01-21T13:43:00Z"/>
        </w:rPr>
      </w:pPr>
      <w:ins w:id="1433" w:author="Bill Hereth" w:date="2022-01-21T13:43:00Z">
        <w:r>
          <w:t>Due to demand for fast delivery, the number of warehouses between 70,000 and 120,000 square feet rose more than 34 percent in five years across the United States. Businesses have been adding smaller fulfillment and distribution center locations that put inventory closer to customers to have items delivered in two days or less. Companies also are adapting existing buildings, such as empty malls, for warehousing, while more retailers are using their stores as fulfillment centers for online customers. </w:t>
        </w:r>
      </w:ins>
    </w:p>
    <w:p w14:paraId="4F56275B" w14:textId="77777777" w:rsidR="00F16632" w:rsidRDefault="00F16632" w:rsidP="00F16632">
      <w:pPr>
        <w:rPr>
          <w:ins w:id="1434" w:author="Bill Hereth" w:date="2022-01-21T13:43:00Z"/>
        </w:rPr>
      </w:pPr>
      <w:ins w:id="1435" w:author="Bill Hereth" w:date="2022-01-21T13:43:00Z">
        <w:r>
          <w:t xml:space="preserve">Although e-commerce growth has varied greatly by retail category and price points, there has been an increase in growth within online orders for grocery and food items and curbside delivery of these goods. According to a Gallup study, 11 percent of consumers said they buy groceries online— for pickup or home delivery— at least once per month, up from nine percent in 2017. In 2019, four percent of consumers said they buy groceries online at least once per week, unchanged from 2017. Downloads of Instacart, Walmart mobile grocery app, and </w:t>
        </w:r>
        <w:proofErr w:type="spellStart"/>
        <w:r>
          <w:t>Shipt</w:t>
        </w:r>
        <w:proofErr w:type="spellEnd"/>
        <w:r>
          <w:t xml:space="preserve"> increased 218 percent, 160 percent, and 124 percent respectively on March 15, 2020, compared to the year prior. </w:t>
        </w:r>
      </w:ins>
    </w:p>
    <w:p w14:paraId="3730A966" w14:textId="77777777" w:rsidR="00F16632" w:rsidRDefault="00F16632" w:rsidP="00664F43">
      <w:pPr>
        <w:pStyle w:val="Heading4"/>
        <w:rPr>
          <w:ins w:id="1436" w:author="Bill Hereth" w:date="2022-01-21T13:43:00Z"/>
        </w:rPr>
      </w:pPr>
      <w:ins w:id="1437" w:author="Bill Hereth" w:date="2022-01-21T13:43:00Z">
        <w:r>
          <w:t>Implementation</w:t>
        </w:r>
      </w:ins>
    </w:p>
    <w:p w14:paraId="60DF71A3" w14:textId="77777777" w:rsidR="00F16632" w:rsidRDefault="00F16632" w:rsidP="00F16632">
      <w:pPr>
        <w:rPr>
          <w:ins w:id="1438" w:author="Bill Hereth" w:date="2022-01-21T13:43:00Z"/>
        </w:rPr>
      </w:pPr>
      <w:ins w:id="1439" w:author="Bill Hereth" w:date="2022-01-21T13:43:00Z">
        <w:r>
          <w:t>Although internet shopping has been around for decades, the exponential growth of e-commerce in recent years has been fueled by major online marketplace platforms and widespread use of smartphones. Based on existing data and research of the online market, a range for future implementation of future total retail sales was identified. </w:t>
        </w:r>
      </w:ins>
    </w:p>
    <w:p w14:paraId="77177445" w14:textId="77777777" w:rsidR="00F16632" w:rsidRDefault="00F16632" w:rsidP="00F16632">
      <w:pPr>
        <w:pStyle w:val="NormalWeb"/>
        <w:spacing w:before="0" w:beforeAutospacing="0" w:after="0" w:afterAutospacing="0"/>
        <w:ind w:right="270"/>
        <w:rPr>
          <w:ins w:id="1440" w:author="Bill Hereth" w:date="2022-01-21T13:43:00Z"/>
        </w:rPr>
      </w:pPr>
      <w:ins w:id="1441" w:author="Bill Hereth" w:date="2022-01-21T13:43:00Z">
        <w:r>
          <w:rPr>
            <w:rFonts w:ascii="Roboto" w:hAnsi="Roboto"/>
            <w:color w:val="45818E"/>
            <w:sz w:val="18"/>
            <w:szCs w:val="18"/>
          </w:rPr>
          <w:t>E-Commerce and Delivery Implementation Ranges</w:t>
        </w:r>
      </w:ins>
    </w:p>
    <w:tbl>
      <w:tblPr>
        <w:tblW w:w="0" w:type="auto"/>
        <w:tblCellMar>
          <w:top w:w="15" w:type="dxa"/>
          <w:left w:w="15" w:type="dxa"/>
          <w:bottom w:w="15" w:type="dxa"/>
          <w:right w:w="15" w:type="dxa"/>
        </w:tblCellMar>
        <w:tblLook w:val="04A0" w:firstRow="1" w:lastRow="0" w:firstColumn="1" w:lastColumn="0" w:noHBand="0" w:noVBand="1"/>
      </w:tblPr>
      <w:tblGrid>
        <w:gridCol w:w="1836"/>
        <w:gridCol w:w="3278"/>
        <w:gridCol w:w="4216"/>
      </w:tblGrid>
      <w:tr w:rsidR="00F16632" w14:paraId="381B50CC" w14:textId="77777777" w:rsidTr="00111FDE">
        <w:trPr>
          <w:trHeight w:val="450"/>
          <w:ins w:id="1442" w:author="Bill Hereth" w:date="2022-01-21T13:43:00Z"/>
        </w:trPr>
        <w:tc>
          <w:tcPr>
            <w:tcW w:w="0" w:type="auto"/>
            <w:tcBorders>
              <w:top w:val="single" w:sz="12" w:space="0" w:color="FFFFFF"/>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59D47725" w14:textId="77777777" w:rsidR="00F16632" w:rsidRDefault="00F16632" w:rsidP="00111FDE">
            <w:pPr>
              <w:pStyle w:val="NormalWeb"/>
              <w:spacing w:before="0" w:beforeAutospacing="0" w:after="0" w:afterAutospacing="0"/>
              <w:rPr>
                <w:ins w:id="1443" w:author="Bill Hereth" w:date="2022-01-21T13:43:00Z"/>
              </w:rPr>
            </w:pPr>
            <w:ins w:id="1444" w:author="Bill Hereth" w:date="2022-01-21T13:43:00Z">
              <w:r>
                <w:rPr>
                  <w:rFonts w:ascii="Roboto" w:hAnsi="Roboto"/>
                  <w:color w:val="666666"/>
                  <w:sz w:val="18"/>
                  <w:szCs w:val="18"/>
                </w:rPr>
                <w:t>SCENARIO</w:t>
              </w:r>
            </w:ins>
          </w:p>
        </w:tc>
        <w:tc>
          <w:tcPr>
            <w:tcW w:w="0" w:type="auto"/>
            <w:tcBorders>
              <w:top w:val="single" w:sz="12" w:space="0" w:color="FFFFFF"/>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46EBBEDA" w14:textId="77777777" w:rsidR="00F16632" w:rsidRDefault="00F16632" w:rsidP="00111FDE">
            <w:pPr>
              <w:pStyle w:val="NormalWeb"/>
              <w:spacing w:before="0" w:beforeAutospacing="0" w:after="0" w:afterAutospacing="0"/>
              <w:rPr>
                <w:ins w:id="1445" w:author="Bill Hereth" w:date="2022-01-21T13:43:00Z"/>
              </w:rPr>
            </w:pPr>
            <w:ins w:id="1446" w:author="Bill Hereth" w:date="2022-01-21T13:43:00Z">
              <w:r>
                <w:rPr>
                  <w:rFonts w:ascii="Roboto" w:hAnsi="Roboto"/>
                  <w:color w:val="666666"/>
                  <w:sz w:val="18"/>
                  <w:szCs w:val="18"/>
                </w:rPr>
                <w:t>RANGE</w:t>
              </w:r>
            </w:ins>
          </w:p>
        </w:tc>
        <w:tc>
          <w:tcPr>
            <w:tcW w:w="0" w:type="auto"/>
            <w:tcBorders>
              <w:top w:val="single" w:sz="12" w:space="0" w:color="FFFFFF"/>
              <w:left w:val="single" w:sz="12" w:space="0" w:color="FFFFFF"/>
              <w:bottom w:val="single" w:sz="8" w:space="0" w:color="FFFFFF"/>
              <w:right w:val="single" w:sz="12" w:space="0" w:color="FFFFFF"/>
            </w:tcBorders>
            <w:shd w:val="clear" w:color="auto" w:fill="FFFFFF"/>
            <w:tcMar>
              <w:top w:w="100" w:type="dxa"/>
              <w:left w:w="100" w:type="dxa"/>
              <w:bottom w:w="100" w:type="dxa"/>
              <w:right w:w="100" w:type="dxa"/>
            </w:tcMar>
            <w:vAlign w:val="bottom"/>
            <w:hideMark/>
          </w:tcPr>
          <w:p w14:paraId="5D058710" w14:textId="77777777" w:rsidR="00F16632" w:rsidRDefault="00F16632" w:rsidP="00111FDE">
            <w:pPr>
              <w:pStyle w:val="NormalWeb"/>
              <w:spacing w:before="0" w:beforeAutospacing="0" w:after="0" w:afterAutospacing="0"/>
              <w:rPr>
                <w:ins w:id="1447" w:author="Bill Hereth" w:date="2022-01-21T13:43:00Z"/>
              </w:rPr>
            </w:pPr>
            <w:ins w:id="1448" w:author="Bill Hereth" w:date="2022-01-21T13:43:00Z">
              <w:r>
                <w:rPr>
                  <w:rFonts w:ascii="Roboto" w:hAnsi="Roboto"/>
                  <w:color w:val="666666"/>
                  <w:sz w:val="18"/>
                  <w:szCs w:val="18"/>
                </w:rPr>
                <w:t>JUSTIFICATION</w:t>
              </w:r>
            </w:ins>
          </w:p>
        </w:tc>
      </w:tr>
      <w:tr w:rsidR="00F16632" w14:paraId="598A6E4B" w14:textId="77777777" w:rsidTr="00111FDE">
        <w:trPr>
          <w:trHeight w:val="420"/>
          <w:ins w:id="1449" w:author="Bill Hereth" w:date="2022-01-21T13:43:00Z"/>
        </w:trPr>
        <w:tc>
          <w:tcPr>
            <w:tcW w:w="0" w:type="auto"/>
            <w:tcBorders>
              <w:top w:val="single" w:sz="8"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0AF76FBD" w14:textId="77777777" w:rsidR="00F16632" w:rsidRPr="00D35F76" w:rsidRDefault="00F16632" w:rsidP="00111FDE">
            <w:pPr>
              <w:pStyle w:val="NormalWeb"/>
              <w:spacing w:before="0" w:beforeAutospacing="0" w:after="0" w:afterAutospacing="0"/>
              <w:rPr>
                <w:ins w:id="1450" w:author="Bill Hereth" w:date="2022-01-21T13:43:00Z"/>
                <w:sz w:val="20"/>
                <w:szCs w:val="20"/>
              </w:rPr>
            </w:pPr>
            <w:ins w:id="1451" w:author="Bill Hereth" w:date="2022-01-21T13:43:00Z">
              <w:r w:rsidRPr="00FC47B4">
                <w:rPr>
                  <w:rFonts w:ascii="Roboto" w:hAnsi="Roboto"/>
                  <w:b/>
                  <w:bCs/>
                  <w:color w:val="434343"/>
                  <w:sz w:val="20"/>
                  <w:szCs w:val="20"/>
                </w:rPr>
                <w:t>2020 Existing </w:t>
              </w:r>
            </w:ins>
          </w:p>
        </w:tc>
        <w:tc>
          <w:tcPr>
            <w:tcW w:w="0" w:type="auto"/>
            <w:tcBorders>
              <w:top w:val="single" w:sz="8"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51866007" w14:textId="77777777" w:rsidR="00F16632" w:rsidRPr="00D35F76" w:rsidRDefault="00F16632" w:rsidP="00111FDE">
            <w:pPr>
              <w:pStyle w:val="NormalWeb"/>
              <w:spacing w:before="0" w:beforeAutospacing="0" w:after="0" w:afterAutospacing="0"/>
              <w:rPr>
                <w:ins w:id="1452" w:author="Bill Hereth" w:date="2022-01-21T13:43:00Z"/>
                <w:sz w:val="20"/>
                <w:szCs w:val="20"/>
              </w:rPr>
            </w:pPr>
            <w:ins w:id="1453" w:author="Bill Hereth" w:date="2022-01-21T13:43:00Z">
              <w:r w:rsidRPr="00FC47B4">
                <w:rPr>
                  <w:rFonts w:ascii="Roboto" w:hAnsi="Roboto"/>
                  <w:color w:val="000000"/>
                  <w:sz w:val="20"/>
                  <w:szCs w:val="20"/>
                </w:rPr>
                <w:t xml:space="preserve">E-commerce accounts for approximately 15.9% of total retail sales in the United States (total retail figures exclude sales of items not normally purchased online such as spending at restaurants, bars, automobile </w:t>
              </w:r>
              <w:r w:rsidRPr="00FC47B4">
                <w:rPr>
                  <w:rFonts w:ascii="Roboto" w:hAnsi="Roboto"/>
                  <w:color w:val="000000"/>
                  <w:sz w:val="20"/>
                  <w:szCs w:val="20"/>
                </w:rPr>
                <w:lastRenderedPageBreak/>
                <w:t>dealers, gas stations, and fuel dealers).</w:t>
              </w:r>
            </w:ins>
          </w:p>
        </w:tc>
        <w:tc>
          <w:tcPr>
            <w:tcW w:w="0" w:type="auto"/>
            <w:tcBorders>
              <w:top w:val="single" w:sz="8"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2B1ED97E" w14:textId="77777777" w:rsidR="00F16632" w:rsidRPr="00D35F76" w:rsidRDefault="00F16632" w:rsidP="00111FDE">
            <w:pPr>
              <w:pStyle w:val="NormalWeb"/>
              <w:spacing w:before="0" w:beforeAutospacing="0" w:after="0" w:afterAutospacing="0"/>
              <w:rPr>
                <w:ins w:id="1454" w:author="Bill Hereth" w:date="2022-01-21T13:43:00Z"/>
                <w:sz w:val="20"/>
                <w:szCs w:val="20"/>
              </w:rPr>
            </w:pPr>
            <w:ins w:id="1455" w:author="Bill Hereth" w:date="2022-01-21T13:43:00Z">
              <w:r w:rsidRPr="00FC47B4">
                <w:rPr>
                  <w:rFonts w:ascii="Roboto" w:hAnsi="Roboto"/>
                  <w:color w:val="000000"/>
                  <w:sz w:val="20"/>
                  <w:szCs w:val="20"/>
                </w:rPr>
                <w:lastRenderedPageBreak/>
                <w:t>Based on retail data from the U.S. Census on the Quarterly E-Commerce Report. </w:t>
              </w:r>
            </w:ins>
          </w:p>
        </w:tc>
      </w:tr>
      <w:tr w:rsidR="00F16632" w14:paraId="39023AE0" w14:textId="77777777" w:rsidTr="00111FDE">
        <w:trPr>
          <w:trHeight w:val="450"/>
          <w:ins w:id="1456"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2EB623F1" w14:textId="77777777" w:rsidR="00F16632" w:rsidRPr="00D35F76" w:rsidRDefault="00F16632" w:rsidP="00111FDE">
            <w:pPr>
              <w:pStyle w:val="NormalWeb"/>
              <w:spacing w:before="0" w:beforeAutospacing="0" w:after="0" w:afterAutospacing="0"/>
              <w:rPr>
                <w:ins w:id="1457" w:author="Bill Hereth" w:date="2022-01-21T13:43:00Z"/>
                <w:sz w:val="20"/>
                <w:szCs w:val="20"/>
              </w:rPr>
            </w:pPr>
            <w:ins w:id="1458" w:author="Bill Hereth" w:date="2022-01-21T13:43:00Z">
              <w:r w:rsidRPr="00FC47B4">
                <w:rPr>
                  <w:rFonts w:ascii="Roboto" w:hAnsi="Roboto"/>
                  <w:b/>
                  <w:bCs/>
                  <w:color w:val="434343"/>
                  <w:sz w:val="20"/>
                  <w:szCs w:val="20"/>
                </w:rPr>
                <w:t>Base Scenario</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1C8D8F39" w14:textId="77777777" w:rsidR="00F16632" w:rsidRPr="00D35F76" w:rsidRDefault="00F16632" w:rsidP="00111FDE">
            <w:pPr>
              <w:pStyle w:val="NormalWeb"/>
              <w:spacing w:before="0" w:beforeAutospacing="0" w:after="0" w:afterAutospacing="0"/>
              <w:rPr>
                <w:ins w:id="1459" w:author="Bill Hereth" w:date="2022-01-21T13:43:00Z"/>
                <w:sz w:val="20"/>
                <w:szCs w:val="20"/>
              </w:rPr>
            </w:pPr>
            <w:ins w:id="1460" w:author="Bill Hereth" w:date="2022-01-21T13:43:00Z">
              <w:r w:rsidRPr="00FC47B4">
                <w:rPr>
                  <w:rFonts w:ascii="Roboto" w:hAnsi="Roboto"/>
                  <w:color w:val="000000"/>
                  <w:sz w:val="20"/>
                  <w:szCs w:val="20"/>
                </w:rPr>
                <w:t>Minimal</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7DBC39CC" w14:textId="77777777" w:rsidR="00F16632" w:rsidRPr="00D35F76" w:rsidRDefault="00F16632" w:rsidP="00111FDE">
            <w:pPr>
              <w:pStyle w:val="NormalWeb"/>
              <w:spacing w:before="0" w:beforeAutospacing="0" w:after="0" w:afterAutospacing="0"/>
              <w:rPr>
                <w:ins w:id="1461" w:author="Bill Hereth" w:date="2022-01-21T13:43:00Z"/>
                <w:sz w:val="20"/>
                <w:szCs w:val="20"/>
              </w:rPr>
            </w:pPr>
            <w:ins w:id="1462" w:author="Bill Hereth" w:date="2022-01-21T13:43:00Z">
              <w:r w:rsidRPr="00FC47B4">
                <w:rPr>
                  <w:rFonts w:ascii="Roboto" w:hAnsi="Roboto"/>
                  <w:color w:val="000000"/>
                  <w:sz w:val="20"/>
                  <w:szCs w:val="20"/>
                </w:rPr>
                <w:t>Wasatch Front TDM Version 8.3.2. </w:t>
              </w:r>
            </w:ins>
          </w:p>
        </w:tc>
      </w:tr>
      <w:tr w:rsidR="00F16632" w14:paraId="5C7EA853" w14:textId="77777777" w:rsidTr="00111FDE">
        <w:trPr>
          <w:trHeight w:val="450"/>
          <w:ins w:id="1463"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25996F48" w14:textId="77777777" w:rsidR="00F16632" w:rsidRPr="00D35F76" w:rsidRDefault="00F16632" w:rsidP="00111FDE">
            <w:pPr>
              <w:pStyle w:val="NormalWeb"/>
              <w:spacing w:before="0" w:beforeAutospacing="0" w:after="0" w:afterAutospacing="0"/>
              <w:rPr>
                <w:ins w:id="1464" w:author="Bill Hereth" w:date="2022-01-21T13:43:00Z"/>
                <w:sz w:val="20"/>
                <w:szCs w:val="20"/>
              </w:rPr>
            </w:pPr>
            <w:ins w:id="1465" w:author="Bill Hereth" w:date="2022-01-21T13:43:00Z">
              <w:r w:rsidRPr="00FC47B4">
                <w:rPr>
                  <w:rFonts w:ascii="Roboto" w:hAnsi="Roboto"/>
                  <w:b/>
                  <w:bCs/>
                  <w:color w:val="434343"/>
                  <w:sz w:val="20"/>
                  <w:szCs w:val="20"/>
                </w:rPr>
                <w:t>Low Implementation</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0A4ED0B6" w14:textId="77777777" w:rsidR="00F16632" w:rsidRPr="00D35F76" w:rsidRDefault="00F16632" w:rsidP="00111FDE">
            <w:pPr>
              <w:pStyle w:val="NormalWeb"/>
              <w:spacing w:before="0" w:beforeAutospacing="0" w:after="0" w:afterAutospacing="0"/>
              <w:rPr>
                <w:ins w:id="1466" w:author="Bill Hereth" w:date="2022-01-21T13:43:00Z"/>
                <w:sz w:val="20"/>
                <w:szCs w:val="20"/>
              </w:rPr>
            </w:pPr>
            <w:ins w:id="1467" w:author="Bill Hereth" w:date="2022-01-21T13:43:00Z">
              <w:r w:rsidRPr="00FC47B4">
                <w:rPr>
                  <w:rFonts w:ascii="Roboto" w:hAnsi="Roboto"/>
                  <w:color w:val="000000"/>
                  <w:sz w:val="20"/>
                  <w:szCs w:val="20"/>
                </w:rPr>
                <w:t>25% (of total retail sales)</w:t>
              </w:r>
            </w:ins>
          </w:p>
        </w:tc>
        <w:tc>
          <w:tcPr>
            <w:tcW w:w="0" w:type="auto"/>
            <w:vMerge w:val="restart"/>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0CA98866" w14:textId="77777777" w:rsidR="00F16632" w:rsidRPr="00D35F76" w:rsidRDefault="00F16632" w:rsidP="00111FDE">
            <w:pPr>
              <w:pStyle w:val="NormalWeb"/>
              <w:spacing w:before="0" w:beforeAutospacing="0" w:after="0" w:afterAutospacing="0"/>
              <w:rPr>
                <w:ins w:id="1468" w:author="Bill Hereth" w:date="2022-01-21T13:43:00Z"/>
                <w:sz w:val="20"/>
                <w:szCs w:val="20"/>
              </w:rPr>
            </w:pPr>
            <w:ins w:id="1469" w:author="Bill Hereth" w:date="2022-01-21T13:43:00Z">
              <w:r w:rsidRPr="00FC47B4">
                <w:rPr>
                  <w:rFonts w:ascii="Roboto" w:hAnsi="Roboto"/>
                  <w:color w:val="000000"/>
                  <w:sz w:val="20"/>
                  <w:szCs w:val="20"/>
                </w:rPr>
                <w:t>According to Digital Commerce 360 in Figure 6 above, the average percentage of online sales as part of total retail spending has grown approximately one percent each year since 2012 with the exception of the increase in 2020 caused by the pandemic. If this average of one percent growth continues for 30 years, it is projected that in 2050, 45.9% of the total retail sales will be online sales. The project team rounded this 45.9% to 45% and stated that this would be a reasonable medium implementation rate. </w:t>
              </w:r>
            </w:ins>
          </w:p>
          <w:p w14:paraId="5EE25FF5" w14:textId="77777777" w:rsidR="00F16632" w:rsidRPr="00FC47B4" w:rsidRDefault="00F16632" w:rsidP="00111FDE">
            <w:pPr>
              <w:rPr>
                <w:ins w:id="1470" w:author="Bill Hereth" w:date="2022-01-21T13:43:00Z"/>
                <w:szCs w:val="20"/>
              </w:rPr>
            </w:pPr>
          </w:p>
          <w:p w14:paraId="2D882EF8" w14:textId="77777777" w:rsidR="00F16632" w:rsidRPr="00D35F76" w:rsidRDefault="00F16632" w:rsidP="00111FDE">
            <w:pPr>
              <w:pStyle w:val="NormalWeb"/>
              <w:spacing w:before="0" w:beforeAutospacing="0" w:after="0" w:afterAutospacing="0"/>
              <w:rPr>
                <w:ins w:id="1471" w:author="Bill Hereth" w:date="2022-01-21T13:43:00Z"/>
                <w:sz w:val="20"/>
                <w:szCs w:val="20"/>
              </w:rPr>
            </w:pPr>
            <w:ins w:id="1472" w:author="Bill Hereth" w:date="2022-01-21T13:43:00Z">
              <w:r w:rsidRPr="00FC47B4">
                <w:rPr>
                  <w:rFonts w:ascii="Roboto" w:hAnsi="Roboto"/>
                  <w:color w:val="000000"/>
                  <w:sz w:val="20"/>
                  <w:szCs w:val="20"/>
                </w:rPr>
                <w:t>The project team developed the low implementation after making the assumption that the annual one percent growth rate could be diminished to a 0.5% growth in online sales for the next 30 years. </w:t>
              </w:r>
            </w:ins>
          </w:p>
        </w:tc>
      </w:tr>
      <w:tr w:rsidR="00F16632" w14:paraId="2853A71C" w14:textId="77777777" w:rsidTr="00111FDE">
        <w:trPr>
          <w:trHeight w:val="450"/>
          <w:ins w:id="1473"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020C55E4" w14:textId="77777777" w:rsidR="00F16632" w:rsidRPr="00D35F76" w:rsidRDefault="00F16632" w:rsidP="00111FDE">
            <w:pPr>
              <w:pStyle w:val="NormalWeb"/>
              <w:spacing w:before="0" w:beforeAutospacing="0" w:after="0" w:afterAutospacing="0"/>
              <w:rPr>
                <w:ins w:id="1474" w:author="Bill Hereth" w:date="2022-01-21T13:43:00Z"/>
                <w:sz w:val="22"/>
                <w:szCs w:val="22"/>
              </w:rPr>
            </w:pPr>
            <w:ins w:id="1475" w:author="Bill Hereth" w:date="2022-01-21T13:43:00Z">
              <w:r w:rsidRPr="00D35F76">
                <w:rPr>
                  <w:rFonts w:ascii="Roboto" w:hAnsi="Roboto"/>
                  <w:b/>
                  <w:bCs/>
                  <w:color w:val="434343"/>
                  <w:sz w:val="22"/>
                  <w:szCs w:val="22"/>
                </w:rPr>
                <w:t>Medium Implementation</w:t>
              </w:r>
            </w:ins>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100" w:type="dxa"/>
              <w:left w:w="100" w:type="dxa"/>
              <w:bottom w:w="100" w:type="dxa"/>
              <w:right w:w="100" w:type="dxa"/>
            </w:tcMar>
            <w:hideMark/>
          </w:tcPr>
          <w:p w14:paraId="2E47C839" w14:textId="77777777" w:rsidR="00F16632" w:rsidRPr="00D35F76" w:rsidRDefault="00F16632" w:rsidP="00111FDE">
            <w:pPr>
              <w:pStyle w:val="NormalWeb"/>
              <w:spacing w:before="0" w:beforeAutospacing="0" w:after="0" w:afterAutospacing="0"/>
              <w:rPr>
                <w:ins w:id="1476" w:author="Bill Hereth" w:date="2022-01-21T13:43:00Z"/>
                <w:sz w:val="22"/>
                <w:szCs w:val="22"/>
              </w:rPr>
            </w:pPr>
            <w:ins w:id="1477" w:author="Bill Hereth" w:date="2022-01-21T13:43:00Z">
              <w:r w:rsidRPr="00D35F76">
                <w:rPr>
                  <w:rFonts w:ascii="Roboto" w:hAnsi="Roboto"/>
                  <w:color w:val="000000"/>
                  <w:sz w:val="22"/>
                  <w:szCs w:val="22"/>
                </w:rPr>
                <w:t>45% (of total retail sales)</w:t>
              </w:r>
            </w:ins>
          </w:p>
        </w:tc>
        <w:tc>
          <w:tcPr>
            <w:tcW w:w="0" w:type="auto"/>
            <w:vMerge/>
            <w:tcBorders>
              <w:top w:val="single" w:sz="12" w:space="0" w:color="FFFFFF"/>
              <w:left w:val="single" w:sz="12" w:space="0" w:color="FFFFFF"/>
              <w:bottom w:val="single" w:sz="12" w:space="0" w:color="FFFFFF"/>
              <w:right w:val="single" w:sz="12" w:space="0" w:color="FFFFFF"/>
            </w:tcBorders>
            <w:vAlign w:val="center"/>
            <w:hideMark/>
          </w:tcPr>
          <w:p w14:paraId="12D8F5A0" w14:textId="77777777" w:rsidR="00F16632" w:rsidRDefault="00F16632" w:rsidP="00111FDE">
            <w:pPr>
              <w:rPr>
                <w:ins w:id="1478" w:author="Bill Hereth" w:date="2022-01-21T13:43:00Z"/>
                <w:sz w:val="24"/>
                <w:szCs w:val="24"/>
              </w:rPr>
            </w:pPr>
          </w:p>
        </w:tc>
      </w:tr>
      <w:tr w:rsidR="00F16632" w14:paraId="3151AF87" w14:textId="77777777" w:rsidTr="00111FDE">
        <w:trPr>
          <w:trHeight w:val="450"/>
          <w:ins w:id="1479" w:author="Bill Hereth" w:date="2022-01-21T13:43:00Z"/>
        </w:trPr>
        <w:tc>
          <w:tcPr>
            <w:tcW w:w="0" w:type="auto"/>
            <w:tcBorders>
              <w:top w:val="single" w:sz="12" w:space="0" w:color="FFFFFF"/>
              <w:left w:val="single" w:sz="12" w:space="0" w:color="FFFFFF"/>
              <w:bottom w:val="single" w:sz="12" w:space="0" w:color="FFFFFF"/>
              <w:right w:val="single" w:sz="12" w:space="0" w:color="FFFFFF"/>
            </w:tcBorders>
            <w:shd w:val="clear" w:color="auto" w:fill="D0E0E3"/>
            <w:tcMar>
              <w:top w:w="100" w:type="dxa"/>
              <w:left w:w="100" w:type="dxa"/>
              <w:bottom w:w="100" w:type="dxa"/>
              <w:right w:w="100" w:type="dxa"/>
            </w:tcMar>
            <w:hideMark/>
          </w:tcPr>
          <w:p w14:paraId="2C3EA88D" w14:textId="77777777" w:rsidR="00F16632" w:rsidRPr="00D35F76" w:rsidRDefault="00F16632" w:rsidP="00111FDE">
            <w:pPr>
              <w:pStyle w:val="NormalWeb"/>
              <w:spacing w:before="0" w:beforeAutospacing="0" w:after="0" w:afterAutospacing="0"/>
              <w:rPr>
                <w:ins w:id="1480" w:author="Bill Hereth" w:date="2022-01-21T13:43:00Z"/>
                <w:sz w:val="22"/>
                <w:szCs w:val="22"/>
              </w:rPr>
            </w:pPr>
            <w:ins w:id="1481" w:author="Bill Hereth" w:date="2022-01-21T13:43:00Z">
              <w:r w:rsidRPr="00D35F76">
                <w:rPr>
                  <w:rFonts w:ascii="Roboto" w:hAnsi="Roboto"/>
                  <w:b/>
                  <w:bCs/>
                  <w:color w:val="434343"/>
                  <w:sz w:val="22"/>
                  <w:szCs w:val="22"/>
                </w:rPr>
                <w:t>High Implementation</w:t>
              </w:r>
            </w:ins>
          </w:p>
        </w:tc>
        <w:tc>
          <w:tcPr>
            <w:tcW w:w="0" w:type="auto"/>
            <w:tcBorders>
              <w:top w:val="single" w:sz="12" w:space="0" w:color="FFFFFF"/>
              <w:left w:val="single" w:sz="12" w:space="0" w:color="FFFFFF"/>
              <w:bottom w:val="single" w:sz="12" w:space="0" w:color="FFFFFF"/>
              <w:right w:val="single" w:sz="12" w:space="0" w:color="FFFFFF"/>
            </w:tcBorders>
            <w:shd w:val="clear" w:color="auto" w:fill="EFEFEF"/>
            <w:tcMar>
              <w:top w:w="100" w:type="dxa"/>
              <w:left w:w="100" w:type="dxa"/>
              <w:bottom w:w="100" w:type="dxa"/>
              <w:right w:w="100" w:type="dxa"/>
            </w:tcMar>
            <w:hideMark/>
          </w:tcPr>
          <w:p w14:paraId="7AD4F8B8" w14:textId="77777777" w:rsidR="00F16632" w:rsidRPr="00D35F76" w:rsidRDefault="00F16632" w:rsidP="00111FDE">
            <w:pPr>
              <w:pStyle w:val="NormalWeb"/>
              <w:spacing w:before="0" w:beforeAutospacing="0" w:after="0" w:afterAutospacing="0"/>
              <w:rPr>
                <w:ins w:id="1482" w:author="Bill Hereth" w:date="2022-01-21T13:43:00Z"/>
                <w:sz w:val="22"/>
                <w:szCs w:val="22"/>
              </w:rPr>
            </w:pPr>
            <w:ins w:id="1483" w:author="Bill Hereth" w:date="2022-01-21T13:43:00Z">
              <w:r w:rsidRPr="00D35F76">
                <w:rPr>
                  <w:rFonts w:ascii="Roboto" w:hAnsi="Roboto"/>
                  <w:color w:val="000000"/>
                  <w:sz w:val="22"/>
                  <w:szCs w:val="22"/>
                </w:rPr>
                <w:t>65% (of total retail sales)</w:t>
              </w:r>
            </w:ins>
          </w:p>
        </w:tc>
        <w:tc>
          <w:tcPr>
            <w:tcW w:w="0" w:type="auto"/>
            <w:vMerge/>
            <w:tcBorders>
              <w:top w:val="single" w:sz="12" w:space="0" w:color="FFFFFF"/>
              <w:left w:val="single" w:sz="12" w:space="0" w:color="FFFFFF"/>
              <w:bottom w:val="single" w:sz="12" w:space="0" w:color="FFFFFF"/>
              <w:right w:val="single" w:sz="12" w:space="0" w:color="FFFFFF"/>
            </w:tcBorders>
            <w:vAlign w:val="center"/>
            <w:hideMark/>
          </w:tcPr>
          <w:p w14:paraId="5756A055" w14:textId="77777777" w:rsidR="00F16632" w:rsidRDefault="00F16632" w:rsidP="00111FDE">
            <w:pPr>
              <w:rPr>
                <w:ins w:id="1484" w:author="Bill Hereth" w:date="2022-01-21T13:43:00Z"/>
                <w:sz w:val="24"/>
                <w:szCs w:val="24"/>
              </w:rPr>
            </w:pPr>
          </w:p>
        </w:tc>
      </w:tr>
    </w:tbl>
    <w:p w14:paraId="25C78EEF" w14:textId="77777777" w:rsidR="00F16632" w:rsidRDefault="00F16632" w:rsidP="00F16632">
      <w:pPr>
        <w:spacing w:after="240"/>
        <w:rPr>
          <w:ins w:id="1485" w:author="Bill Hereth" w:date="2022-01-21T13:43:00Z"/>
        </w:rPr>
      </w:pPr>
    </w:p>
    <w:p w14:paraId="73C325D6" w14:textId="77777777" w:rsidR="00F16632" w:rsidRDefault="00F16632" w:rsidP="00664F43">
      <w:pPr>
        <w:pStyle w:val="Heading4"/>
        <w:rPr>
          <w:ins w:id="1486" w:author="Bill Hereth" w:date="2022-01-21T13:43:00Z"/>
        </w:rPr>
      </w:pPr>
      <w:ins w:id="1487" w:author="Bill Hereth" w:date="2022-01-21T13:43:00Z">
        <w:r>
          <w:t>Model Integration</w:t>
        </w:r>
      </w:ins>
    </w:p>
    <w:p w14:paraId="208F79BB" w14:textId="77777777" w:rsidR="00F16632" w:rsidRDefault="00F16632" w:rsidP="00F16632">
      <w:pPr>
        <w:rPr>
          <w:ins w:id="1488" w:author="Bill Hereth" w:date="2022-01-21T13:43:00Z"/>
        </w:rPr>
      </w:pPr>
      <w:ins w:id="1489" w:author="Bill Hereth" w:date="2022-01-21T13:43:00Z">
        <w:r>
          <w:t>A two-tiered approach was developed to account for and evaluate e-commerce and delivery in the TDM: </w:t>
        </w:r>
      </w:ins>
    </w:p>
    <w:p w14:paraId="3B3DBF7E" w14:textId="77777777" w:rsidR="00F16632" w:rsidRDefault="00F16632" w:rsidP="00F16632">
      <w:pPr>
        <w:pStyle w:val="ListParagraph"/>
        <w:numPr>
          <w:ilvl w:val="0"/>
          <w:numId w:val="66"/>
        </w:numPr>
        <w:rPr>
          <w:ins w:id="1490" w:author="Bill Hereth" w:date="2022-01-21T13:43:00Z"/>
        </w:rPr>
      </w:pPr>
      <w:ins w:id="1491" w:author="Bill Hereth" w:date="2022-01-21T13:43:00Z">
        <w:r>
          <w:t>Increase Truck Trip Generation </w:t>
        </w:r>
      </w:ins>
    </w:p>
    <w:p w14:paraId="4AE82654" w14:textId="77777777" w:rsidR="00F16632" w:rsidRDefault="00F16632" w:rsidP="00F16632">
      <w:pPr>
        <w:pStyle w:val="ListParagraph"/>
        <w:numPr>
          <w:ilvl w:val="0"/>
          <w:numId w:val="66"/>
        </w:numPr>
        <w:rPr>
          <w:ins w:id="1492" w:author="Bill Hereth" w:date="2022-01-21T13:43:00Z"/>
        </w:rPr>
      </w:pPr>
      <w:ins w:id="1493" w:author="Bill Hereth" w:date="2022-01-21T13:43:00Z">
        <w:r>
          <w:t>Decrease Home-Based Shopping Trips </w:t>
        </w:r>
      </w:ins>
    </w:p>
    <w:p w14:paraId="47135163" w14:textId="77777777" w:rsidR="00F16632" w:rsidRDefault="00F16632" w:rsidP="00F16632">
      <w:pPr>
        <w:pStyle w:val="Heading5"/>
        <w:rPr>
          <w:ins w:id="1494" w:author="Bill Hereth" w:date="2022-01-21T13:43:00Z"/>
        </w:rPr>
      </w:pPr>
      <w:ins w:id="1495" w:author="Bill Hereth" w:date="2022-01-21T13:43:00Z">
        <w:r>
          <w:t>Truck Trip Generation </w:t>
        </w:r>
      </w:ins>
    </w:p>
    <w:p w14:paraId="4B2619E2" w14:textId="77777777" w:rsidR="00F16632" w:rsidRDefault="00F16632" w:rsidP="00F16632">
      <w:pPr>
        <w:rPr>
          <w:ins w:id="1496" w:author="Bill Hereth" w:date="2022-01-21T13:43:00Z"/>
        </w:rPr>
      </w:pPr>
      <w:ins w:id="1497" w:author="Bill Hereth" w:date="2022-01-21T13:43:00Z">
        <w:r>
          <w:t>In the Wasatch Front TDM version 8.3.1, truck trip generation is divided into three areas: light-, medium, and heavy-weight trucks. Within these three subcategories, there are several destination areas: households, retail, food, manufacturing, office, health, agriculture, mining, government and education, and others. Based on the research findings, most e-commerce and delivery trips increased primarily to household destinations, but there may also be some smaller increases to industrial employment centers, retail, and other spaces. </w:t>
        </w:r>
      </w:ins>
    </w:p>
    <w:p w14:paraId="0FBBC18E" w14:textId="77777777" w:rsidR="00F16632" w:rsidRDefault="00F16632" w:rsidP="00F16632">
      <w:pPr>
        <w:rPr>
          <w:ins w:id="1498" w:author="Bill Hereth" w:date="2022-01-21T13:43:00Z"/>
        </w:rPr>
      </w:pPr>
      <w:ins w:id="1499" w:author="Bill Hereth" w:date="2022-01-21T13:43:00Z">
        <w:r>
          <w:t>Table 22 shows the truck trip generation increases based on truck type to destination locations based on the length of the trucking vehicles. For industrial, retail, and other employment trips of light-trucking vehicles (i.e., boxcars), there is a low range of 10 percent and a high range of 15 percent. For all three truck weight types, however, although there may be an overall slight increase in trips to destinations, the WFRC team has chosen to specifically emphasize the trips made to households. Therefore, rates of different truck types to household destinations are slightly higher (e.g., 20 percent low, 25 percent medium, 30 percent high implementation rates on light-weight trucks).</w:t>
        </w:r>
      </w:ins>
    </w:p>
    <w:p w14:paraId="30FD1EE2" w14:textId="77777777" w:rsidR="00F16632" w:rsidRDefault="00F16632" w:rsidP="00F16632">
      <w:pPr>
        <w:rPr>
          <w:ins w:id="1500" w:author="Bill Hereth" w:date="2022-01-21T13:43:00Z"/>
        </w:rPr>
      </w:pPr>
    </w:p>
    <w:p w14:paraId="799683B6" w14:textId="77777777" w:rsidR="00F16632" w:rsidRDefault="00F16632" w:rsidP="00F16632">
      <w:pPr>
        <w:pStyle w:val="NormalWeb"/>
        <w:spacing w:before="0" w:beforeAutospacing="0" w:after="0" w:afterAutospacing="0"/>
        <w:rPr>
          <w:ins w:id="1501" w:author="Bill Hereth" w:date="2022-01-21T13:43:00Z"/>
        </w:rPr>
      </w:pPr>
      <w:ins w:id="1502" w:author="Bill Hereth" w:date="2022-01-21T13:43:00Z">
        <w:r>
          <w:rPr>
            <w:rFonts w:ascii="Roboto" w:hAnsi="Roboto"/>
            <w:color w:val="000000"/>
            <w:sz w:val="20"/>
            <w:szCs w:val="20"/>
          </w:rPr>
          <w:lastRenderedPageBreak/>
          <w:t>Based on research conducted, more deliveries are occurring directly to households. With e-commerce and the rise of fast shipping and delivery, WFRC staff assume that the truck trip generation increases overall. </w:t>
        </w:r>
      </w:ins>
    </w:p>
    <w:p w14:paraId="1E47E57D" w14:textId="77777777" w:rsidR="00F16632" w:rsidRDefault="00F16632" w:rsidP="00F16632">
      <w:pPr>
        <w:rPr>
          <w:ins w:id="1503" w:author="Bill Hereth" w:date="2022-01-21T13:43:00Z"/>
        </w:rPr>
      </w:pPr>
    </w:p>
    <w:p w14:paraId="473BB65D" w14:textId="77777777" w:rsidR="00F16632" w:rsidRDefault="00F16632" w:rsidP="00F16632">
      <w:pPr>
        <w:pStyle w:val="NormalWeb"/>
        <w:spacing w:before="0" w:beforeAutospacing="0" w:after="0" w:afterAutospacing="0"/>
        <w:ind w:right="270"/>
        <w:rPr>
          <w:ins w:id="1504" w:author="Bill Hereth" w:date="2022-01-21T13:43:00Z"/>
        </w:rPr>
      </w:pPr>
      <w:ins w:id="1505" w:author="Bill Hereth" w:date="2022-01-21T13:43:00Z">
        <w:r>
          <w:rPr>
            <w:rFonts w:ascii="Roboto" w:hAnsi="Roboto"/>
            <w:color w:val="45818E"/>
            <w:sz w:val="18"/>
            <w:szCs w:val="18"/>
          </w:rPr>
          <w:t>Truck Trip Generation Increases by Truck Type to Destination Locations</w:t>
        </w:r>
      </w:ins>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42"/>
        <w:gridCol w:w="792"/>
        <w:gridCol w:w="792"/>
        <w:gridCol w:w="792"/>
        <w:gridCol w:w="936"/>
        <w:gridCol w:w="936"/>
        <w:gridCol w:w="936"/>
        <w:gridCol w:w="936"/>
      </w:tblGrid>
      <w:tr w:rsidR="00F16632" w14:paraId="3C90C44E" w14:textId="77777777" w:rsidTr="00111FDE">
        <w:trPr>
          <w:trHeight w:val="510"/>
          <w:jc w:val="center"/>
          <w:ins w:id="1506" w:author="Bill Hereth" w:date="2022-01-21T13:43:00Z"/>
        </w:trPr>
        <w:tc>
          <w:tcPr>
            <w:tcW w:w="8362" w:type="dxa"/>
            <w:gridSpan w:val="8"/>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14:paraId="58CFF256" w14:textId="77777777" w:rsidR="00F16632" w:rsidRPr="00D35F76" w:rsidRDefault="00F16632" w:rsidP="00111FDE">
            <w:pPr>
              <w:pStyle w:val="NormalWeb"/>
              <w:spacing w:before="0" w:beforeAutospacing="0" w:after="0" w:afterAutospacing="0"/>
              <w:jc w:val="center"/>
              <w:rPr>
                <w:ins w:id="1507" w:author="Bill Hereth" w:date="2022-01-21T13:43:00Z"/>
                <w:rFonts w:ascii="Roboto" w:hAnsi="Roboto"/>
                <w:b/>
                <w:bCs/>
                <w:color w:val="666666"/>
                <w:sz w:val="18"/>
                <w:szCs w:val="18"/>
              </w:rPr>
            </w:pPr>
            <w:ins w:id="1508" w:author="Bill Hereth" w:date="2022-01-21T13:43:00Z">
              <w:r w:rsidRPr="00D35F76">
                <w:rPr>
                  <w:rFonts w:ascii="Roboto" w:hAnsi="Roboto"/>
                  <w:b/>
                  <w:bCs/>
                  <w:color w:val="666666"/>
                  <w:sz w:val="22"/>
                  <w:szCs w:val="22"/>
                </w:rPr>
                <w:t>Light Trucks</w:t>
              </w:r>
            </w:ins>
          </w:p>
        </w:tc>
      </w:tr>
      <w:tr w:rsidR="00F16632" w14:paraId="6F74E356" w14:textId="77777777" w:rsidTr="00111FDE">
        <w:trPr>
          <w:trHeight w:val="510"/>
          <w:jc w:val="center"/>
          <w:ins w:id="1509" w:author="Bill Hereth" w:date="2022-01-21T13:43:00Z"/>
        </w:trPr>
        <w:tc>
          <w:tcPr>
            <w:tcW w:w="224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18C7AFDE" w14:textId="77777777" w:rsidR="00F16632" w:rsidRDefault="00F16632" w:rsidP="00111FDE">
            <w:pPr>
              <w:jc w:val="center"/>
              <w:rPr>
                <w:ins w:id="1510"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3FB28EB9" w14:textId="77777777" w:rsidR="00F16632" w:rsidRDefault="00F16632" w:rsidP="00111FDE">
            <w:pPr>
              <w:pStyle w:val="NormalWeb"/>
              <w:spacing w:before="0" w:beforeAutospacing="0" w:after="0" w:afterAutospacing="0"/>
              <w:jc w:val="center"/>
              <w:rPr>
                <w:ins w:id="1511" w:author="Bill Hereth" w:date="2022-01-21T13:43:00Z"/>
              </w:rPr>
            </w:pPr>
            <w:ins w:id="1512" w:author="Bill Hereth" w:date="2022-01-21T13:43:00Z">
              <w:r>
                <w:rPr>
                  <w:rFonts w:ascii="Roboto" w:hAnsi="Roboto"/>
                  <w:color w:val="666666"/>
                  <w:sz w:val="18"/>
                  <w:szCs w:val="18"/>
                </w:rPr>
                <w:t>LOW</w:t>
              </w:r>
            </w:ins>
          </w:p>
        </w:tc>
        <w:tc>
          <w:tcPr>
            <w:tcW w:w="79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401A1617" w14:textId="77777777" w:rsidR="00F16632" w:rsidRDefault="00F16632" w:rsidP="00111FDE">
            <w:pPr>
              <w:pStyle w:val="NormalWeb"/>
              <w:spacing w:before="0" w:beforeAutospacing="0" w:after="0" w:afterAutospacing="0"/>
              <w:jc w:val="center"/>
              <w:rPr>
                <w:ins w:id="1513" w:author="Bill Hereth" w:date="2022-01-21T13:43:00Z"/>
              </w:rPr>
            </w:pPr>
            <w:ins w:id="1514" w:author="Bill Hereth" w:date="2022-01-21T13:43:00Z">
              <w:r>
                <w:rPr>
                  <w:rFonts w:ascii="Roboto" w:hAnsi="Roboto"/>
                  <w:color w:val="666666"/>
                  <w:sz w:val="18"/>
                  <w:szCs w:val="18"/>
                </w:rPr>
                <w:t>MEDIUM</w:t>
              </w:r>
            </w:ins>
          </w:p>
        </w:tc>
        <w:tc>
          <w:tcPr>
            <w:tcW w:w="79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43CE43C0" w14:textId="77777777" w:rsidR="00F16632" w:rsidRDefault="00F16632" w:rsidP="00111FDE">
            <w:pPr>
              <w:pStyle w:val="NormalWeb"/>
              <w:spacing w:before="0" w:beforeAutospacing="0" w:after="0" w:afterAutospacing="0"/>
              <w:jc w:val="center"/>
              <w:rPr>
                <w:ins w:id="1515" w:author="Bill Hereth" w:date="2022-01-21T13:43:00Z"/>
              </w:rPr>
            </w:pPr>
            <w:ins w:id="1516" w:author="Bill Hereth" w:date="2022-01-21T13:43:00Z">
              <w:r>
                <w:rPr>
                  <w:rFonts w:ascii="Roboto" w:hAnsi="Roboto"/>
                  <w:color w:val="666666"/>
                  <w:sz w:val="18"/>
                  <w:szCs w:val="18"/>
                </w:rPr>
                <w:t>HIGH</w:t>
              </w:r>
            </w:ins>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5B09FCF5" w14:textId="77777777" w:rsidR="00F16632" w:rsidRPr="00D35F76" w:rsidRDefault="00F16632" w:rsidP="00111FDE">
            <w:pPr>
              <w:pStyle w:val="NormalWeb"/>
              <w:spacing w:before="0" w:beforeAutospacing="0" w:after="0" w:afterAutospacing="0"/>
              <w:jc w:val="center"/>
              <w:rPr>
                <w:ins w:id="1517" w:author="Bill Hereth" w:date="2022-01-21T13:43:00Z"/>
                <w:b/>
                <w:bCs/>
              </w:rPr>
            </w:pPr>
            <w:ins w:id="1518" w:author="Bill Hereth" w:date="2022-01-21T13:43:00Z">
              <w:r w:rsidRPr="00D35F76">
                <w:rPr>
                  <w:rFonts w:ascii="Roboto" w:hAnsi="Roboto"/>
                  <w:b/>
                  <w:bCs/>
                  <w:color w:val="666666"/>
                  <w:sz w:val="18"/>
                  <w:szCs w:val="18"/>
                </w:rPr>
                <w:t>LIGHT</w:t>
              </w:r>
              <w:r w:rsidRPr="00D35F76">
                <w:rPr>
                  <w:rFonts w:ascii="Roboto" w:hAnsi="Roboto"/>
                  <w:b/>
                  <w:bCs/>
                  <w:color w:val="666666"/>
                  <w:sz w:val="18"/>
                  <w:szCs w:val="18"/>
                </w:rPr>
                <w:br/>
                <w:t>GOODS</w:t>
              </w:r>
            </w:ins>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293A2589" w14:textId="77777777" w:rsidR="00F16632" w:rsidRDefault="00F16632" w:rsidP="00111FDE">
            <w:pPr>
              <w:pStyle w:val="NormalWeb"/>
              <w:spacing w:before="0" w:beforeAutospacing="0" w:after="0" w:afterAutospacing="0"/>
              <w:jc w:val="center"/>
              <w:rPr>
                <w:ins w:id="1519" w:author="Bill Hereth" w:date="2022-01-21T13:43:00Z"/>
              </w:rPr>
            </w:pPr>
            <w:ins w:id="1520" w:author="Bill Hereth" w:date="2022-01-21T13:43:00Z">
              <w:r>
                <w:rPr>
                  <w:rFonts w:ascii="Roboto" w:hAnsi="Roboto"/>
                  <w:color w:val="666666"/>
                  <w:sz w:val="18"/>
                  <w:szCs w:val="18"/>
                </w:rPr>
                <w:t>LOW</w:t>
              </w:r>
              <w:r>
                <w:rPr>
                  <w:rFonts w:ascii="Roboto" w:hAnsi="Roboto"/>
                  <w:color w:val="666666"/>
                  <w:sz w:val="18"/>
                  <w:szCs w:val="18"/>
                </w:rPr>
                <w:br/>
                <w:t>TOTAL</w:t>
              </w:r>
            </w:ins>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36BECD24" w14:textId="77777777" w:rsidR="00F16632" w:rsidRDefault="00F16632" w:rsidP="00111FDE">
            <w:pPr>
              <w:pStyle w:val="NormalWeb"/>
              <w:spacing w:before="0" w:beforeAutospacing="0" w:after="0" w:afterAutospacing="0"/>
              <w:jc w:val="center"/>
              <w:rPr>
                <w:ins w:id="1521" w:author="Bill Hereth" w:date="2022-01-21T13:43:00Z"/>
              </w:rPr>
            </w:pPr>
            <w:ins w:id="1522" w:author="Bill Hereth" w:date="2022-01-21T13:43:00Z">
              <w:r>
                <w:rPr>
                  <w:rFonts w:ascii="Roboto" w:hAnsi="Roboto"/>
                  <w:color w:val="666666"/>
                  <w:sz w:val="18"/>
                  <w:szCs w:val="18"/>
                </w:rPr>
                <w:t>MEDIUM</w:t>
              </w:r>
              <w:r>
                <w:rPr>
                  <w:rFonts w:ascii="Roboto" w:hAnsi="Roboto"/>
                  <w:color w:val="666666"/>
                  <w:sz w:val="18"/>
                  <w:szCs w:val="18"/>
                </w:rPr>
                <w:br/>
                <w:t>TOTAL</w:t>
              </w:r>
            </w:ins>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50D0A5C9" w14:textId="77777777" w:rsidR="00F16632" w:rsidRDefault="00F16632" w:rsidP="00111FDE">
            <w:pPr>
              <w:pStyle w:val="NormalWeb"/>
              <w:spacing w:before="0" w:beforeAutospacing="0" w:after="0" w:afterAutospacing="0"/>
              <w:jc w:val="center"/>
              <w:rPr>
                <w:ins w:id="1523" w:author="Bill Hereth" w:date="2022-01-21T13:43:00Z"/>
              </w:rPr>
            </w:pPr>
            <w:ins w:id="1524" w:author="Bill Hereth" w:date="2022-01-21T13:43:00Z">
              <w:r>
                <w:rPr>
                  <w:rFonts w:ascii="Roboto" w:hAnsi="Roboto"/>
                  <w:color w:val="666666"/>
                  <w:sz w:val="18"/>
                  <w:szCs w:val="18"/>
                </w:rPr>
                <w:t>HIGH</w:t>
              </w:r>
              <w:r>
                <w:rPr>
                  <w:rFonts w:ascii="Roboto" w:hAnsi="Roboto"/>
                  <w:color w:val="666666"/>
                  <w:sz w:val="18"/>
                  <w:szCs w:val="18"/>
                </w:rPr>
                <w:br/>
                <w:t>TOTAL</w:t>
              </w:r>
            </w:ins>
          </w:p>
        </w:tc>
      </w:tr>
      <w:tr w:rsidR="00F16632" w14:paraId="515B57B8" w14:textId="77777777" w:rsidTr="00111FDE">
        <w:trPr>
          <w:trHeight w:val="270"/>
          <w:jc w:val="center"/>
          <w:ins w:id="1525"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724259D8" w14:textId="77777777" w:rsidR="00F16632" w:rsidRDefault="00F16632" w:rsidP="00111FDE">
            <w:pPr>
              <w:pStyle w:val="NormalWeb"/>
              <w:spacing w:before="0" w:beforeAutospacing="0" w:after="0" w:afterAutospacing="0"/>
              <w:rPr>
                <w:ins w:id="1526" w:author="Bill Hereth" w:date="2022-01-21T13:43:00Z"/>
              </w:rPr>
            </w:pPr>
            <w:ins w:id="1527" w:author="Bill Hereth" w:date="2022-01-21T13:43:00Z">
              <w:r>
                <w:rPr>
                  <w:rFonts w:ascii="Roboto" w:hAnsi="Roboto"/>
                  <w:b/>
                  <w:bCs/>
                  <w:color w:val="434343"/>
                  <w:sz w:val="20"/>
                  <w:szCs w:val="20"/>
                </w:rPr>
                <w:t>Industrial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767D9A31" w14:textId="77777777" w:rsidR="00F16632" w:rsidRDefault="00F16632" w:rsidP="00111FDE">
            <w:pPr>
              <w:pStyle w:val="NormalWeb"/>
              <w:spacing w:before="0" w:beforeAutospacing="0" w:after="0" w:afterAutospacing="0"/>
              <w:jc w:val="center"/>
              <w:rPr>
                <w:ins w:id="1528" w:author="Bill Hereth" w:date="2022-01-21T13:43:00Z"/>
              </w:rPr>
            </w:pPr>
            <w:ins w:id="1529" w:author="Bill Hereth" w:date="2022-01-21T13:43:00Z">
              <w:r>
                <w:rPr>
                  <w:rFonts w:ascii="Roboto" w:hAnsi="Roboto"/>
                  <w:color w:val="000000"/>
                  <w:sz w:val="20"/>
                  <w:szCs w:val="20"/>
                </w:rPr>
                <w:t>15%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B914B34" w14:textId="77777777" w:rsidR="00F16632" w:rsidRDefault="00F16632" w:rsidP="00111FDE">
            <w:pPr>
              <w:pStyle w:val="NormalWeb"/>
              <w:spacing w:before="0" w:beforeAutospacing="0" w:after="0" w:afterAutospacing="0"/>
              <w:jc w:val="center"/>
              <w:rPr>
                <w:ins w:id="1530" w:author="Bill Hereth" w:date="2022-01-21T13:43:00Z"/>
              </w:rPr>
            </w:pPr>
            <w:ins w:id="1531" w:author="Bill Hereth" w:date="2022-01-21T13:43:00Z">
              <w:r>
                <w:rPr>
                  <w:rFonts w:ascii="Roboto" w:hAnsi="Roboto"/>
                  <w:color w:val="000000"/>
                  <w:sz w:val="20"/>
                  <w:szCs w:val="20"/>
                </w:rPr>
                <w:t>20%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FFED80B" w14:textId="77777777" w:rsidR="00F16632" w:rsidRDefault="00F16632" w:rsidP="00111FDE">
            <w:pPr>
              <w:pStyle w:val="NormalWeb"/>
              <w:spacing w:before="0" w:beforeAutospacing="0" w:after="0" w:afterAutospacing="0"/>
              <w:jc w:val="center"/>
              <w:rPr>
                <w:ins w:id="1532" w:author="Bill Hereth" w:date="2022-01-21T13:43:00Z"/>
              </w:rPr>
            </w:pPr>
            <w:ins w:id="1533" w:author="Bill Hereth" w:date="2022-01-21T13:43:00Z">
              <w:r>
                <w:rPr>
                  <w:rFonts w:ascii="Roboto" w:hAnsi="Roboto"/>
                  <w:color w:val="000000"/>
                  <w:sz w:val="20"/>
                  <w:szCs w:val="20"/>
                </w:rPr>
                <w:t>25%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EB2E2C9" w14:textId="77777777" w:rsidR="00F16632" w:rsidRPr="00D35F76" w:rsidRDefault="00F16632" w:rsidP="00111FDE">
            <w:pPr>
              <w:pStyle w:val="NormalWeb"/>
              <w:spacing w:before="0" w:beforeAutospacing="0" w:after="0" w:afterAutospacing="0"/>
              <w:jc w:val="center"/>
              <w:rPr>
                <w:ins w:id="1534" w:author="Bill Hereth" w:date="2022-01-21T13:43:00Z"/>
                <w:b/>
                <w:bCs/>
              </w:rPr>
            </w:pPr>
            <w:ins w:id="1535" w:author="Bill Hereth" w:date="2022-01-21T13:43:00Z">
              <w:r w:rsidRPr="00D35F76">
                <w:rPr>
                  <w:rFonts w:ascii="Roboto" w:hAnsi="Roboto"/>
                  <w:b/>
                  <w:bCs/>
                  <w:color w:val="000000"/>
                  <w:sz w:val="20"/>
                  <w:szCs w:val="20"/>
                </w:rPr>
                <w:t>0.320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FB2E2C0" w14:textId="77777777" w:rsidR="00F16632" w:rsidRDefault="00F16632" w:rsidP="00111FDE">
            <w:pPr>
              <w:pStyle w:val="NormalWeb"/>
              <w:spacing w:before="0" w:beforeAutospacing="0" w:after="0" w:afterAutospacing="0"/>
              <w:jc w:val="center"/>
              <w:rPr>
                <w:ins w:id="1536" w:author="Bill Hereth" w:date="2022-01-21T13:43:00Z"/>
              </w:rPr>
            </w:pPr>
            <w:ins w:id="1537" w:author="Bill Hereth" w:date="2022-01-21T13:43:00Z">
              <w:r>
                <w:rPr>
                  <w:rFonts w:ascii="Roboto" w:hAnsi="Roboto"/>
                  <w:color w:val="000000"/>
                  <w:sz w:val="20"/>
                  <w:szCs w:val="20"/>
                </w:rPr>
                <w:t>0.368</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CB1E6A0" w14:textId="77777777" w:rsidR="00F16632" w:rsidRDefault="00F16632" w:rsidP="00111FDE">
            <w:pPr>
              <w:pStyle w:val="NormalWeb"/>
              <w:spacing w:before="0" w:beforeAutospacing="0" w:after="0" w:afterAutospacing="0"/>
              <w:jc w:val="center"/>
              <w:rPr>
                <w:ins w:id="1538" w:author="Bill Hereth" w:date="2022-01-21T13:43:00Z"/>
              </w:rPr>
            </w:pPr>
            <w:ins w:id="1539" w:author="Bill Hereth" w:date="2022-01-21T13:43:00Z">
              <w:r>
                <w:rPr>
                  <w:rFonts w:ascii="Roboto" w:hAnsi="Roboto"/>
                  <w:color w:val="000000"/>
                  <w:sz w:val="20"/>
                  <w:szCs w:val="20"/>
                </w:rPr>
                <w:t>0.384</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FE939CE" w14:textId="77777777" w:rsidR="00F16632" w:rsidRDefault="00F16632" w:rsidP="00111FDE">
            <w:pPr>
              <w:pStyle w:val="NormalWeb"/>
              <w:spacing w:before="0" w:beforeAutospacing="0" w:after="0" w:afterAutospacing="0"/>
              <w:jc w:val="center"/>
              <w:rPr>
                <w:ins w:id="1540" w:author="Bill Hereth" w:date="2022-01-21T13:43:00Z"/>
              </w:rPr>
            </w:pPr>
            <w:ins w:id="1541" w:author="Bill Hereth" w:date="2022-01-21T13:43:00Z">
              <w:r>
                <w:rPr>
                  <w:rFonts w:ascii="Roboto" w:hAnsi="Roboto"/>
                  <w:color w:val="000000"/>
                  <w:sz w:val="20"/>
                  <w:szCs w:val="20"/>
                </w:rPr>
                <w:t>0.400</w:t>
              </w:r>
            </w:ins>
          </w:p>
        </w:tc>
      </w:tr>
      <w:tr w:rsidR="00F16632" w14:paraId="5036F92D" w14:textId="77777777" w:rsidTr="00111FDE">
        <w:trPr>
          <w:jc w:val="center"/>
          <w:ins w:id="1542"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38411D6A" w14:textId="77777777" w:rsidR="00F16632" w:rsidRDefault="00F16632" w:rsidP="00111FDE">
            <w:pPr>
              <w:pStyle w:val="NormalWeb"/>
              <w:spacing w:before="0" w:beforeAutospacing="0" w:after="0" w:afterAutospacing="0"/>
              <w:rPr>
                <w:ins w:id="1543" w:author="Bill Hereth" w:date="2022-01-21T13:43:00Z"/>
              </w:rPr>
            </w:pPr>
            <w:ins w:id="1544" w:author="Bill Hereth" w:date="2022-01-21T13:43:00Z">
              <w:r>
                <w:rPr>
                  <w:rFonts w:ascii="Roboto" w:hAnsi="Roboto"/>
                  <w:b/>
                  <w:bCs/>
                  <w:color w:val="434343"/>
                  <w:sz w:val="20"/>
                  <w:szCs w:val="20"/>
                </w:rPr>
                <w:t>Retail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351230BE" w14:textId="77777777" w:rsidR="00F16632" w:rsidRDefault="00F16632" w:rsidP="00111FDE">
            <w:pPr>
              <w:pStyle w:val="NormalWeb"/>
              <w:spacing w:before="0" w:beforeAutospacing="0" w:after="0" w:afterAutospacing="0"/>
              <w:jc w:val="center"/>
              <w:rPr>
                <w:ins w:id="1545" w:author="Bill Hereth" w:date="2022-01-21T13:43:00Z"/>
              </w:rPr>
            </w:pPr>
            <w:ins w:id="1546" w:author="Bill Hereth" w:date="2022-01-21T13:43:00Z">
              <w:r>
                <w:rPr>
                  <w:rFonts w:ascii="Roboto" w:hAnsi="Roboto"/>
                  <w:color w:val="000000"/>
                  <w:sz w:val="20"/>
                  <w:szCs w:val="20"/>
                </w:rPr>
                <w:t>15%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5E4BC92" w14:textId="77777777" w:rsidR="00F16632" w:rsidRDefault="00F16632" w:rsidP="00111FDE">
            <w:pPr>
              <w:pStyle w:val="NormalWeb"/>
              <w:spacing w:before="0" w:beforeAutospacing="0" w:after="0" w:afterAutospacing="0"/>
              <w:jc w:val="center"/>
              <w:rPr>
                <w:ins w:id="1547" w:author="Bill Hereth" w:date="2022-01-21T13:43:00Z"/>
              </w:rPr>
            </w:pPr>
            <w:ins w:id="1548" w:author="Bill Hereth" w:date="2022-01-21T13:43:00Z">
              <w:r>
                <w:rPr>
                  <w:rFonts w:ascii="Roboto" w:hAnsi="Roboto"/>
                  <w:color w:val="000000"/>
                  <w:sz w:val="20"/>
                  <w:szCs w:val="20"/>
                </w:rPr>
                <w:t>20%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322F4D3" w14:textId="77777777" w:rsidR="00F16632" w:rsidRDefault="00F16632" w:rsidP="00111FDE">
            <w:pPr>
              <w:pStyle w:val="NormalWeb"/>
              <w:spacing w:before="0" w:beforeAutospacing="0" w:after="0" w:afterAutospacing="0"/>
              <w:jc w:val="center"/>
              <w:rPr>
                <w:ins w:id="1549" w:author="Bill Hereth" w:date="2022-01-21T13:43:00Z"/>
              </w:rPr>
            </w:pPr>
            <w:ins w:id="1550" w:author="Bill Hereth" w:date="2022-01-21T13:43:00Z">
              <w:r>
                <w:rPr>
                  <w:rFonts w:ascii="Roboto" w:hAnsi="Roboto"/>
                  <w:color w:val="000000"/>
                  <w:sz w:val="20"/>
                  <w:szCs w:val="20"/>
                </w:rPr>
                <w:t>25%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6F16F693" w14:textId="77777777" w:rsidR="00F16632" w:rsidRPr="00D35F76" w:rsidRDefault="00F16632" w:rsidP="00111FDE">
            <w:pPr>
              <w:pStyle w:val="NormalWeb"/>
              <w:spacing w:before="0" w:beforeAutospacing="0" w:after="0" w:afterAutospacing="0"/>
              <w:jc w:val="center"/>
              <w:rPr>
                <w:ins w:id="1551" w:author="Bill Hereth" w:date="2022-01-21T13:43:00Z"/>
                <w:b/>
                <w:bCs/>
              </w:rPr>
            </w:pPr>
            <w:ins w:id="1552" w:author="Bill Hereth" w:date="2022-01-21T13:43:00Z">
              <w:r w:rsidRPr="00D35F76">
                <w:rPr>
                  <w:rFonts w:ascii="Roboto" w:hAnsi="Roboto"/>
                  <w:b/>
                  <w:bCs/>
                  <w:color w:val="000000"/>
                  <w:sz w:val="20"/>
                  <w:szCs w:val="20"/>
                </w:rPr>
                <w:t>0.303</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5EFE60E3" w14:textId="77777777" w:rsidR="00F16632" w:rsidRDefault="00F16632" w:rsidP="00111FDE">
            <w:pPr>
              <w:pStyle w:val="NormalWeb"/>
              <w:spacing w:before="0" w:beforeAutospacing="0" w:after="0" w:afterAutospacing="0"/>
              <w:jc w:val="center"/>
              <w:rPr>
                <w:ins w:id="1553" w:author="Bill Hereth" w:date="2022-01-21T13:43:00Z"/>
              </w:rPr>
            </w:pPr>
            <w:ins w:id="1554" w:author="Bill Hereth" w:date="2022-01-21T13:43:00Z">
              <w:r>
                <w:rPr>
                  <w:rFonts w:ascii="Roboto" w:hAnsi="Roboto"/>
                  <w:color w:val="000000"/>
                  <w:sz w:val="20"/>
                  <w:szCs w:val="20"/>
                </w:rPr>
                <w:t>0.348</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5FD7BC34" w14:textId="77777777" w:rsidR="00F16632" w:rsidRDefault="00F16632" w:rsidP="00111FDE">
            <w:pPr>
              <w:pStyle w:val="NormalWeb"/>
              <w:spacing w:before="0" w:beforeAutospacing="0" w:after="0" w:afterAutospacing="0"/>
              <w:jc w:val="center"/>
              <w:rPr>
                <w:ins w:id="1555" w:author="Bill Hereth" w:date="2022-01-21T13:43:00Z"/>
              </w:rPr>
            </w:pPr>
            <w:ins w:id="1556" w:author="Bill Hereth" w:date="2022-01-21T13:43:00Z">
              <w:r>
                <w:rPr>
                  <w:rFonts w:ascii="Roboto" w:hAnsi="Roboto"/>
                  <w:color w:val="000000"/>
                  <w:sz w:val="20"/>
                  <w:szCs w:val="20"/>
                </w:rPr>
                <w:t>0.363</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25C0BA0" w14:textId="77777777" w:rsidR="00F16632" w:rsidRDefault="00F16632" w:rsidP="00111FDE">
            <w:pPr>
              <w:pStyle w:val="NormalWeb"/>
              <w:spacing w:before="0" w:beforeAutospacing="0" w:after="0" w:afterAutospacing="0"/>
              <w:jc w:val="center"/>
              <w:rPr>
                <w:ins w:id="1557" w:author="Bill Hereth" w:date="2022-01-21T13:43:00Z"/>
              </w:rPr>
            </w:pPr>
            <w:ins w:id="1558" w:author="Bill Hereth" w:date="2022-01-21T13:43:00Z">
              <w:r>
                <w:rPr>
                  <w:rFonts w:ascii="Roboto" w:hAnsi="Roboto"/>
                  <w:color w:val="000000"/>
                  <w:sz w:val="20"/>
                  <w:szCs w:val="20"/>
                </w:rPr>
                <w:t>0.378</w:t>
              </w:r>
            </w:ins>
          </w:p>
        </w:tc>
      </w:tr>
      <w:tr w:rsidR="00F16632" w14:paraId="37441F69" w14:textId="77777777" w:rsidTr="00111FDE">
        <w:trPr>
          <w:trHeight w:val="330"/>
          <w:jc w:val="center"/>
          <w:ins w:id="1559"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68021D85" w14:textId="77777777" w:rsidR="00F16632" w:rsidRDefault="00F16632" w:rsidP="00111FDE">
            <w:pPr>
              <w:pStyle w:val="NormalWeb"/>
              <w:spacing w:before="0" w:beforeAutospacing="0" w:after="0" w:afterAutospacing="0"/>
              <w:rPr>
                <w:ins w:id="1560" w:author="Bill Hereth" w:date="2022-01-21T13:43:00Z"/>
              </w:rPr>
            </w:pPr>
            <w:ins w:id="1561" w:author="Bill Hereth" w:date="2022-01-21T13:43:00Z">
              <w:r>
                <w:rPr>
                  <w:rFonts w:ascii="Roboto" w:hAnsi="Roboto"/>
                  <w:b/>
                  <w:bCs/>
                  <w:color w:val="434343"/>
                  <w:sz w:val="20"/>
                  <w:szCs w:val="20"/>
                </w:rPr>
                <w:t>Other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34335FEB" w14:textId="77777777" w:rsidR="00F16632" w:rsidRDefault="00F16632" w:rsidP="00111FDE">
            <w:pPr>
              <w:pStyle w:val="NormalWeb"/>
              <w:spacing w:before="0" w:beforeAutospacing="0" w:after="0" w:afterAutospacing="0"/>
              <w:jc w:val="center"/>
              <w:rPr>
                <w:ins w:id="1562" w:author="Bill Hereth" w:date="2022-01-21T13:43:00Z"/>
              </w:rPr>
            </w:pPr>
            <w:ins w:id="1563" w:author="Bill Hereth" w:date="2022-01-21T13:43:00Z">
              <w:r>
                <w:rPr>
                  <w:rFonts w:ascii="Roboto" w:hAnsi="Roboto"/>
                  <w:color w:val="000000"/>
                  <w:sz w:val="20"/>
                  <w:szCs w:val="20"/>
                </w:rPr>
                <w:t>15%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1F383BA" w14:textId="77777777" w:rsidR="00F16632" w:rsidRDefault="00F16632" w:rsidP="00111FDE">
            <w:pPr>
              <w:pStyle w:val="NormalWeb"/>
              <w:spacing w:before="0" w:beforeAutospacing="0" w:after="0" w:afterAutospacing="0"/>
              <w:jc w:val="center"/>
              <w:rPr>
                <w:ins w:id="1564" w:author="Bill Hereth" w:date="2022-01-21T13:43:00Z"/>
              </w:rPr>
            </w:pPr>
            <w:ins w:id="1565" w:author="Bill Hereth" w:date="2022-01-21T13:43:00Z">
              <w:r>
                <w:rPr>
                  <w:rFonts w:ascii="Roboto" w:hAnsi="Roboto"/>
                  <w:color w:val="000000"/>
                  <w:sz w:val="20"/>
                  <w:szCs w:val="20"/>
                </w:rPr>
                <w:t>20%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661149BD" w14:textId="77777777" w:rsidR="00F16632" w:rsidRDefault="00F16632" w:rsidP="00111FDE">
            <w:pPr>
              <w:pStyle w:val="NormalWeb"/>
              <w:spacing w:before="0" w:beforeAutospacing="0" w:after="0" w:afterAutospacing="0"/>
              <w:jc w:val="center"/>
              <w:rPr>
                <w:ins w:id="1566" w:author="Bill Hereth" w:date="2022-01-21T13:43:00Z"/>
              </w:rPr>
            </w:pPr>
            <w:ins w:id="1567" w:author="Bill Hereth" w:date="2022-01-21T13:43:00Z">
              <w:r>
                <w:rPr>
                  <w:rFonts w:ascii="Roboto" w:hAnsi="Roboto"/>
                  <w:color w:val="000000"/>
                  <w:sz w:val="20"/>
                  <w:szCs w:val="20"/>
                </w:rPr>
                <w:t>25%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046C954" w14:textId="77777777" w:rsidR="00F16632" w:rsidRPr="00D35F76" w:rsidRDefault="00F16632" w:rsidP="00111FDE">
            <w:pPr>
              <w:pStyle w:val="NormalWeb"/>
              <w:spacing w:before="0" w:beforeAutospacing="0" w:after="0" w:afterAutospacing="0"/>
              <w:jc w:val="center"/>
              <w:rPr>
                <w:ins w:id="1568" w:author="Bill Hereth" w:date="2022-01-21T13:43:00Z"/>
                <w:b/>
                <w:bCs/>
              </w:rPr>
            </w:pPr>
            <w:ins w:id="1569" w:author="Bill Hereth" w:date="2022-01-21T13:43:00Z">
              <w:r w:rsidRPr="00D35F76">
                <w:rPr>
                  <w:rFonts w:ascii="Roboto" w:hAnsi="Roboto"/>
                  <w:b/>
                  <w:bCs/>
                  <w:color w:val="000000"/>
                  <w:sz w:val="20"/>
                  <w:szCs w:val="20"/>
                </w:rPr>
                <w:t>0.149</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6A6640B" w14:textId="77777777" w:rsidR="00F16632" w:rsidRDefault="00F16632" w:rsidP="00111FDE">
            <w:pPr>
              <w:pStyle w:val="NormalWeb"/>
              <w:spacing w:before="0" w:beforeAutospacing="0" w:after="0" w:afterAutospacing="0"/>
              <w:jc w:val="center"/>
              <w:rPr>
                <w:ins w:id="1570" w:author="Bill Hereth" w:date="2022-01-21T13:43:00Z"/>
              </w:rPr>
            </w:pPr>
            <w:ins w:id="1571" w:author="Bill Hereth" w:date="2022-01-21T13:43:00Z">
              <w:r>
                <w:rPr>
                  <w:rFonts w:ascii="Roboto" w:hAnsi="Roboto"/>
                  <w:color w:val="000000"/>
                  <w:sz w:val="20"/>
                  <w:szCs w:val="20"/>
                </w:rPr>
                <w:t>0.171</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6858F39A" w14:textId="77777777" w:rsidR="00F16632" w:rsidRDefault="00F16632" w:rsidP="00111FDE">
            <w:pPr>
              <w:pStyle w:val="NormalWeb"/>
              <w:spacing w:before="0" w:beforeAutospacing="0" w:after="0" w:afterAutospacing="0"/>
              <w:jc w:val="center"/>
              <w:rPr>
                <w:ins w:id="1572" w:author="Bill Hereth" w:date="2022-01-21T13:43:00Z"/>
              </w:rPr>
            </w:pPr>
            <w:ins w:id="1573" w:author="Bill Hereth" w:date="2022-01-21T13:43:00Z">
              <w:r>
                <w:rPr>
                  <w:rFonts w:ascii="Roboto" w:hAnsi="Roboto"/>
                  <w:color w:val="000000"/>
                  <w:sz w:val="20"/>
                  <w:szCs w:val="20"/>
                </w:rPr>
                <w:t>0.179</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78653A8" w14:textId="77777777" w:rsidR="00F16632" w:rsidRDefault="00F16632" w:rsidP="00111FDE">
            <w:pPr>
              <w:pStyle w:val="NormalWeb"/>
              <w:spacing w:before="0" w:beforeAutospacing="0" w:after="0" w:afterAutospacing="0"/>
              <w:jc w:val="center"/>
              <w:rPr>
                <w:ins w:id="1574" w:author="Bill Hereth" w:date="2022-01-21T13:43:00Z"/>
              </w:rPr>
            </w:pPr>
            <w:ins w:id="1575" w:author="Bill Hereth" w:date="2022-01-21T13:43:00Z">
              <w:r>
                <w:rPr>
                  <w:rFonts w:ascii="Roboto" w:hAnsi="Roboto"/>
                  <w:color w:val="000000"/>
                  <w:sz w:val="20"/>
                  <w:szCs w:val="20"/>
                </w:rPr>
                <w:t>0.186</w:t>
              </w:r>
            </w:ins>
          </w:p>
        </w:tc>
      </w:tr>
      <w:tr w:rsidR="00F16632" w14:paraId="208689A3" w14:textId="77777777" w:rsidTr="00111FDE">
        <w:trPr>
          <w:trHeight w:val="330"/>
          <w:jc w:val="center"/>
          <w:ins w:id="1576"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4B75CEA5" w14:textId="77777777" w:rsidR="00F16632" w:rsidRDefault="00F16632" w:rsidP="00111FDE">
            <w:pPr>
              <w:pStyle w:val="NormalWeb"/>
              <w:spacing w:before="0" w:beforeAutospacing="0" w:after="0" w:afterAutospacing="0"/>
              <w:rPr>
                <w:ins w:id="1577" w:author="Bill Hereth" w:date="2022-01-21T13:43:00Z"/>
              </w:rPr>
            </w:pPr>
            <w:ins w:id="1578" w:author="Bill Hereth" w:date="2022-01-21T13:43:00Z">
              <w:r>
                <w:rPr>
                  <w:rFonts w:ascii="Roboto" w:hAnsi="Roboto"/>
                  <w:b/>
                  <w:bCs/>
                  <w:color w:val="434343"/>
                  <w:sz w:val="20"/>
                  <w:szCs w:val="20"/>
                </w:rPr>
                <w:t>Total Households</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01855F12" w14:textId="77777777" w:rsidR="00F16632" w:rsidRDefault="00F16632" w:rsidP="00111FDE">
            <w:pPr>
              <w:pStyle w:val="NormalWeb"/>
              <w:spacing w:before="0" w:beforeAutospacing="0" w:after="0" w:afterAutospacing="0"/>
              <w:jc w:val="center"/>
              <w:rPr>
                <w:ins w:id="1579" w:author="Bill Hereth" w:date="2022-01-21T13:43:00Z"/>
              </w:rPr>
            </w:pPr>
            <w:ins w:id="1580" w:author="Bill Hereth" w:date="2022-01-21T13:43:00Z">
              <w:r>
                <w:rPr>
                  <w:rFonts w:ascii="Roboto" w:hAnsi="Roboto"/>
                  <w:color w:val="000000"/>
                  <w:sz w:val="20"/>
                  <w:szCs w:val="20"/>
                </w:rPr>
                <w:t>20%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49CE1D2" w14:textId="77777777" w:rsidR="00F16632" w:rsidRDefault="00F16632" w:rsidP="00111FDE">
            <w:pPr>
              <w:pStyle w:val="NormalWeb"/>
              <w:spacing w:before="0" w:beforeAutospacing="0" w:after="0" w:afterAutospacing="0"/>
              <w:jc w:val="center"/>
              <w:rPr>
                <w:ins w:id="1581" w:author="Bill Hereth" w:date="2022-01-21T13:43:00Z"/>
              </w:rPr>
            </w:pPr>
            <w:ins w:id="1582" w:author="Bill Hereth" w:date="2022-01-21T13:43:00Z">
              <w:r>
                <w:rPr>
                  <w:rFonts w:ascii="Roboto" w:hAnsi="Roboto"/>
                  <w:color w:val="000000"/>
                  <w:sz w:val="20"/>
                  <w:szCs w:val="20"/>
                </w:rPr>
                <w:t>35%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1901C8B" w14:textId="77777777" w:rsidR="00F16632" w:rsidRDefault="00F16632" w:rsidP="00111FDE">
            <w:pPr>
              <w:pStyle w:val="NormalWeb"/>
              <w:spacing w:before="0" w:beforeAutospacing="0" w:after="0" w:afterAutospacing="0"/>
              <w:jc w:val="center"/>
              <w:rPr>
                <w:ins w:id="1583" w:author="Bill Hereth" w:date="2022-01-21T13:43:00Z"/>
              </w:rPr>
            </w:pPr>
            <w:ins w:id="1584" w:author="Bill Hereth" w:date="2022-01-21T13:43:00Z">
              <w:r>
                <w:rPr>
                  <w:rFonts w:ascii="Roboto" w:hAnsi="Roboto"/>
                  <w:color w:val="000000"/>
                  <w:sz w:val="20"/>
                  <w:szCs w:val="20"/>
                </w:rPr>
                <w:t>45%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50A3CB0D" w14:textId="77777777" w:rsidR="00F16632" w:rsidRPr="00D35F76" w:rsidRDefault="00F16632" w:rsidP="00111FDE">
            <w:pPr>
              <w:pStyle w:val="NormalWeb"/>
              <w:spacing w:before="0" w:beforeAutospacing="0" w:after="0" w:afterAutospacing="0"/>
              <w:jc w:val="center"/>
              <w:rPr>
                <w:ins w:id="1585" w:author="Bill Hereth" w:date="2022-01-21T13:43:00Z"/>
                <w:b/>
                <w:bCs/>
              </w:rPr>
            </w:pPr>
            <w:ins w:id="1586" w:author="Bill Hereth" w:date="2022-01-21T13:43:00Z">
              <w:r w:rsidRPr="00D35F76">
                <w:rPr>
                  <w:rFonts w:ascii="Roboto" w:hAnsi="Roboto"/>
                  <w:b/>
                  <w:bCs/>
                  <w:color w:val="000000"/>
                  <w:sz w:val="20"/>
                  <w:szCs w:val="20"/>
                </w:rPr>
                <w:t>0.086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6B1814C" w14:textId="77777777" w:rsidR="00F16632" w:rsidRDefault="00F16632" w:rsidP="00111FDE">
            <w:pPr>
              <w:pStyle w:val="NormalWeb"/>
              <w:spacing w:before="0" w:beforeAutospacing="0" w:after="0" w:afterAutospacing="0"/>
              <w:jc w:val="center"/>
              <w:rPr>
                <w:ins w:id="1587" w:author="Bill Hereth" w:date="2022-01-21T13:43:00Z"/>
              </w:rPr>
            </w:pPr>
            <w:ins w:id="1588" w:author="Bill Hereth" w:date="2022-01-21T13:43:00Z">
              <w:r>
                <w:rPr>
                  <w:rFonts w:ascii="Roboto" w:hAnsi="Roboto"/>
                  <w:color w:val="000000"/>
                  <w:sz w:val="20"/>
                  <w:szCs w:val="20"/>
                </w:rPr>
                <w:t>0.107</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52BA16B3" w14:textId="77777777" w:rsidR="00F16632" w:rsidRDefault="00F16632" w:rsidP="00111FDE">
            <w:pPr>
              <w:pStyle w:val="NormalWeb"/>
              <w:spacing w:before="0" w:beforeAutospacing="0" w:after="0" w:afterAutospacing="0"/>
              <w:jc w:val="center"/>
              <w:rPr>
                <w:ins w:id="1589" w:author="Bill Hereth" w:date="2022-01-21T13:43:00Z"/>
              </w:rPr>
            </w:pPr>
            <w:ins w:id="1590" w:author="Bill Hereth" w:date="2022-01-21T13:43:00Z">
              <w:r>
                <w:rPr>
                  <w:rFonts w:ascii="Roboto" w:hAnsi="Roboto"/>
                  <w:color w:val="000000"/>
                  <w:sz w:val="20"/>
                  <w:szCs w:val="20"/>
                </w:rPr>
                <w:t>0.116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805C5EA" w14:textId="77777777" w:rsidR="00F16632" w:rsidRDefault="00F16632" w:rsidP="00111FDE">
            <w:pPr>
              <w:pStyle w:val="NormalWeb"/>
              <w:spacing w:before="0" w:beforeAutospacing="0" w:after="0" w:afterAutospacing="0"/>
              <w:jc w:val="center"/>
              <w:rPr>
                <w:ins w:id="1591" w:author="Bill Hereth" w:date="2022-01-21T13:43:00Z"/>
              </w:rPr>
            </w:pPr>
            <w:ins w:id="1592" w:author="Bill Hereth" w:date="2022-01-21T13:43:00Z">
              <w:r>
                <w:rPr>
                  <w:rFonts w:ascii="Roboto" w:hAnsi="Roboto"/>
                  <w:color w:val="000000"/>
                  <w:sz w:val="20"/>
                  <w:szCs w:val="20"/>
                </w:rPr>
                <w:t>0.124</w:t>
              </w:r>
            </w:ins>
          </w:p>
        </w:tc>
      </w:tr>
      <w:tr w:rsidR="00F16632" w14:paraId="355F9D1C" w14:textId="77777777" w:rsidTr="00111FDE">
        <w:trPr>
          <w:trHeight w:val="330"/>
          <w:jc w:val="center"/>
          <w:ins w:id="1593" w:author="Bill Hereth" w:date="2022-01-21T13:43:00Z"/>
        </w:trPr>
        <w:tc>
          <w:tcPr>
            <w:tcW w:w="224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14:paraId="645AEDB5" w14:textId="77777777" w:rsidR="00F16632" w:rsidRDefault="00F16632" w:rsidP="00111FDE">
            <w:pPr>
              <w:pStyle w:val="NormalWeb"/>
              <w:spacing w:before="0" w:beforeAutospacing="0" w:after="0" w:afterAutospacing="0"/>
              <w:rPr>
                <w:ins w:id="1594"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0F5E1B23" w14:textId="77777777" w:rsidR="00F16632" w:rsidRDefault="00F16632" w:rsidP="00111FDE">
            <w:pPr>
              <w:rPr>
                <w:ins w:id="1595"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2843D426" w14:textId="77777777" w:rsidR="00F16632" w:rsidRDefault="00F16632" w:rsidP="00111FDE">
            <w:pPr>
              <w:rPr>
                <w:ins w:id="1596"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4D2E85C1" w14:textId="77777777" w:rsidR="00F16632" w:rsidRDefault="00F16632" w:rsidP="00111FDE">
            <w:pPr>
              <w:rPr>
                <w:ins w:id="1597"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0CCE0FB0" w14:textId="77777777" w:rsidR="00F16632" w:rsidRDefault="00F16632" w:rsidP="00111FDE">
            <w:pPr>
              <w:rPr>
                <w:ins w:id="1598"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583C8CDB" w14:textId="77777777" w:rsidR="00F16632" w:rsidRDefault="00F16632" w:rsidP="00111FDE">
            <w:pPr>
              <w:rPr>
                <w:ins w:id="1599"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25F4970F" w14:textId="77777777" w:rsidR="00F16632" w:rsidRDefault="00F16632" w:rsidP="00111FDE">
            <w:pPr>
              <w:rPr>
                <w:ins w:id="1600"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3353EAB3" w14:textId="77777777" w:rsidR="00F16632" w:rsidRDefault="00F16632" w:rsidP="00111FDE">
            <w:pPr>
              <w:rPr>
                <w:ins w:id="1601" w:author="Bill Hereth" w:date="2022-01-21T13:43:00Z"/>
              </w:rPr>
            </w:pPr>
          </w:p>
        </w:tc>
      </w:tr>
      <w:tr w:rsidR="00F16632" w14:paraId="1880B718" w14:textId="77777777" w:rsidTr="00111FDE">
        <w:trPr>
          <w:trHeight w:val="315"/>
          <w:jc w:val="center"/>
          <w:ins w:id="1602" w:author="Bill Hereth" w:date="2022-01-21T13:43:00Z"/>
        </w:trPr>
        <w:tc>
          <w:tcPr>
            <w:tcW w:w="8362" w:type="dxa"/>
            <w:gridSpan w:val="8"/>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14:paraId="301B0AF9" w14:textId="77777777" w:rsidR="00F16632" w:rsidRPr="00D35F76" w:rsidRDefault="00F16632" w:rsidP="00111FDE">
            <w:pPr>
              <w:jc w:val="center"/>
              <w:rPr>
                <w:ins w:id="1603" w:author="Bill Hereth" w:date="2022-01-21T13:43:00Z"/>
                <w:b/>
                <w:bCs/>
              </w:rPr>
            </w:pPr>
            <w:ins w:id="1604" w:author="Bill Hereth" w:date="2022-01-21T13:43:00Z">
              <w:r>
                <w:rPr>
                  <w:rFonts w:ascii="Roboto" w:hAnsi="Roboto"/>
                  <w:b/>
                  <w:bCs/>
                  <w:color w:val="666666"/>
                  <w:sz w:val="22"/>
                  <w:szCs w:val="22"/>
                </w:rPr>
                <w:t xml:space="preserve">Medium </w:t>
              </w:r>
              <w:r w:rsidRPr="00D35F76">
                <w:rPr>
                  <w:rFonts w:ascii="Roboto" w:hAnsi="Roboto"/>
                  <w:b/>
                  <w:bCs/>
                  <w:color w:val="666666"/>
                  <w:sz w:val="22"/>
                  <w:szCs w:val="22"/>
                </w:rPr>
                <w:t>Trucks</w:t>
              </w:r>
            </w:ins>
          </w:p>
        </w:tc>
      </w:tr>
      <w:tr w:rsidR="00F16632" w14:paraId="69E47B85" w14:textId="77777777" w:rsidTr="00111FDE">
        <w:trPr>
          <w:jc w:val="center"/>
          <w:ins w:id="1605"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1CFCD5E2" w14:textId="77777777" w:rsidR="00F16632" w:rsidRDefault="00F16632" w:rsidP="00111FDE">
            <w:pPr>
              <w:rPr>
                <w:ins w:id="1606"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2AA6017D" w14:textId="77777777" w:rsidR="00F16632" w:rsidRDefault="00F16632" w:rsidP="00111FDE">
            <w:pPr>
              <w:pStyle w:val="NormalWeb"/>
              <w:spacing w:before="0" w:beforeAutospacing="0" w:after="0" w:afterAutospacing="0"/>
              <w:jc w:val="center"/>
              <w:rPr>
                <w:ins w:id="1607" w:author="Bill Hereth" w:date="2022-01-21T13:43:00Z"/>
              </w:rPr>
            </w:pPr>
            <w:ins w:id="1608" w:author="Bill Hereth" w:date="2022-01-21T13:43:00Z">
              <w:r>
                <w:rPr>
                  <w:rFonts w:ascii="Roboto" w:hAnsi="Roboto"/>
                  <w:color w:val="666666"/>
                  <w:sz w:val="18"/>
                  <w:szCs w:val="18"/>
                </w:rPr>
                <w:t>LOW</w:t>
              </w:r>
            </w:ins>
          </w:p>
        </w:tc>
        <w:tc>
          <w:tcPr>
            <w:tcW w:w="79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3D93EFB4" w14:textId="77777777" w:rsidR="00F16632" w:rsidRDefault="00F16632" w:rsidP="00111FDE">
            <w:pPr>
              <w:pStyle w:val="NormalWeb"/>
              <w:spacing w:before="0" w:beforeAutospacing="0" w:after="0" w:afterAutospacing="0"/>
              <w:jc w:val="center"/>
              <w:rPr>
                <w:ins w:id="1609" w:author="Bill Hereth" w:date="2022-01-21T13:43:00Z"/>
              </w:rPr>
            </w:pPr>
            <w:ins w:id="1610" w:author="Bill Hereth" w:date="2022-01-21T13:43:00Z">
              <w:r>
                <w:rPr>
                  <w:rFonts w:ascii="Roboto" w:hAnsi="Roboto"/>
                  <w:color w:val="666666"/>
                  <w:sz w:val="18"/>
                  <w:szCs w:val="18"/>
                </w:rPr>
                <w:t>MEDIUM</w:t>
              </w:r>
            </w:ins>
          </w:p>
        </w:tc>
        <w:tc>
          <w:tcPr>
            <w:tcW w:w="79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6F5F9751" w14:textId="77777777" w:rsidR="00F16632" w:rsidRDefault="00F16632" w:rsidP="00111FDE">
            <w:pPr>
              <w:pStyle w:val="NormalWeb"/>
              <w:spacing w:before="0" w:beforeAutospacing="0" w:after="0" w:afterAutospacing="0"/>
              <w:jc w:val="center"/>
              <w:rPr>
                <w:ins w:id="1611" w:author="Bill Hereth" w:date="2022-01-21T13:43:00Z"/>
              </w:rPr>
            </w:pPr>
            <w:ins w:id="1612" w:author="Bill Hereth" w:date="2022-01-21T13:43:00Z">
              <w:r>
                <w:rPr>
                  <w:rFonts w:ascii="Roboto" w:hAnsi="Roboto"/>
                  <w:color w:val="666666"/>
                  <w:sz w:val="18"/>
                  <w:szCs w:val="18"/>
                </w:rPr>
                <w:t>HIGH</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413CF0D7" w14:textId="77777777" w:rsidR="00F16632" w:rsidRPr="00D35F76" w:rsidRDefault="00F16632" w:rsidP="00111FDE">
            <w:pPr>
              <w:pStyle w:val="NormalWeb"/>
              <w:spacing w:before="0" w:beforeAutospacing="0" w:after="0" w:afterAutospacing="0"/>
              <w:jc w:val="center"/>
              <w:rPr>
                <w:ins w:id="1613" w:author="Bill Hereth" w:date="2022-01-21T13:43:00Z"/>
                <w:b/>
                <w:bCs/>
              </w:rPr>
            </w:pPr>
            <w:ins w:id="1614" w:author="Bill Hereth" w:date="2022-01-21T13:43:00Z">
              <w:r w:rsidRPr="00D35F76">
                <w:rPr>
                  <w:rFonts w:ascii="Roboto" w:hAnsi="Roboto"/>
                  <w:b/>
                  <w:bCs/>
                  <w:color w:val="666666"/>
                  <w:sz w:val="18"/>
                  <w:szCs w:val="18"/>
                </w:rPr>
                <w:t>LIGHT</w:t>
              </w:r>
              <w:r w:rsidRPr="00D35F76">
                <w:rPr>
                  <w:rFonts w:ascii="Roboto" w:hAnsi="Roboto"/>
                  <w:b/>
                  <w:bCs/>
                  <w:color w:val="666666"/>
                  <w:sz w:val="18"/>
                  <w:szCs w:val="18"/>
                </w:rPr>
                <w:br/>
                <w:t>GOODS</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59F05008" w14:textId="77777777" w:rsidR="00F16632" w:rsidRDefault="00F16632" w:rsidP="00111FDE">
            <w:pPr>
              <w:pStyle w:val="NormalWeb"/>
              <w:spacing w:before="0" w:beforeAutospacing="0" w:after="0" w:afterAutospacing="0"/>
              <w:jc w:val="center"/>
              <w:rPr>
                <w:ins w:id="1615" w:author="Bill Hereth" w:date="2022-01-21T13:43:00Z"/>
              </w:rPr>
            </w:pPr>
            <w:ins w:id="1616" w:author="Bill Hereth" w:date="2022-01-21T13:43:00Z">
              <w:r>
                <w:rPr>
                  <w:rFonts w:ascii="Roboto" w:hAnsi="Roboto"/>
                  <w:color w:val="666666"/>
                  <w:sz w:val="18"/>
                  <w:szCs w:val="18"/>
                </w:rPr>
                <w:t>LOW</w:t>
              </w:r>
              <w:r>
                <w:rPr>
                  <w:rFonts w:ascii="Roboto" w:hAnsi="Roboto"/>
                  <w:color w:val="666666"/>
                  <w:sz w:val="18"/>
                  <w:szCs w:val="18"/>
                </w:rPr>
                <w:br/>
                <w:t>TOTAL</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733B1A45" w14:textId="77777777" w:rsidR="00F16632" w:rsidRDefault="00F16632" w:rsidP="00111FDE">
            <w:pPr>
              <w:pStyle w:val="NormalWeb"/>
              <w:spacing w:before="0" w:beforeAutospacing="0" w:after="0" w:afterAutospacing="0"/>
              <w:jc w:val="center"/>
              <w:rPr>
                <w:ins w:id="1617" w:author="Bill Hereth" w:date="2022-01-21T13:43:00Z"/>
              </w:rPr>
            </w:pPr>
            <w:ins w:id="1618" w:author="Bill Hereth" w:date="2022-01-21T13:43:00Z">
              <w:r>
                <w:rPr>
                  <w:rFonts w:ascii="Roboto" w:hAnsi="Roboto"/>
                  <w:color w:val="666666"/>
                  <w:sz w:val="18"/>
                  <w:szCs w:val="18"/>
                </w:rPr>
                <w:t>MEDIUM</w:t>
              </w:r>
              <w:r>
                <w:rPr>
                  <w:rFonts w:ascii="Roboto" w:hAnsi="Roboto"/>
                  <w:color w:val="666666"/>
                  <w:sz w:val="18"/>
                  <w:szCs w:val="18"/>
                </w:rPr>
                <w:br/>
                <w:t>TOTAL</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3D6BC154" w14:textId="77777777" w:rsidR="00F16632" w:rsidRDefault="00F16632" w:rsidP="00111FDE">
            <w:pPr>
              <w:pStyle w:val="NormalWeb"/>
              <w:spacing w:before="0" w:beforeAutospacing="0" w:after="0" w:afterAutospacing="0"/>
              <w:jc w:val="center"/>
              <w:rPr>
                <w:ins w:id="1619" w:author="Bill Hereth" w:date="2022-01-21T13:43:00Z"/>
              </w:rPr>
            </w:pPr>
            <w:ins w:id="1620" w:author="Bill Hereth" w:date="2022-01-21T13:43:00Z">
              <w:r>
                <w:rPr>
                  <w:rFonts w:ascii="Roboto" w:hAnsi="Roboto"/>
                  <w:color w:val="666666"/>
                  <w:sz w:val="18"/>
                  <w:szCs w:val="18"/>
                </w:rPr>
                <w:t>HIGH</w:t>
              </w:r>
              <w:r>
                <w:rPr>
                  <w:rFonts w:ascii="Roboto" w:hAnsi="Roboto"/>
                  <w:color w:val="666666"/>
                  <w:sz w:val="18"/>
                  <w:szCs w:val="18"/>
                </w:rPr>
                <w:br/>
                <w:t>TOTAL</w:t>
              </w:r>
            </w:ins>
          </w:p>
        </w:tc>
      </w:tr>
      <w:tr w:rsidR="00F16632" w14:paraId="5DF14C05" w14:textId="77777777" w:rsidTr="00111FDE">
        <w:trPr>
          <w:trHeight w:val="330"/>
          <w:jc w:val="center"/>
          <w:ins w:id="1621"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7D638C82" w14:textId="77777777" w:rsidR="00F16632" w:rsidRDefault="00F16632" w:rsidP="00111FDE">
            <w:pPr>
              <w:pStyle w:val="NormalWeb"/>
              <w:spacing w:before="0" w:beforeAutospacing="0" w:after="0" w:afterAutospacing="0"/>
              <w:rPr>
                <w:ins w:id="1622" w:author="Bill Hereth" w:date="2022-01-21T13:43:00Z"/>
              </w:rPr>
            </w:pPr>
            <w:ins w:id="1623" w:author="Bill Hereth" w:date="2022-01-21T13:43:00Z">
              <w:r>
                <w:rPr>
                  <w:rFonts w:ascii="Roboto" w:hAnsi="Roboto"/>
                  <w:b/>
                  <w:bCs/>
                  <w:color w:val="434343"/>
                  <w:sz w:val="20"/>
                  <w:szCs w:val="20"/>
                </w:rPr>
                <w:t>Industrial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6F124658" w14:textId="77777777" w:rsidR="00F16632" w:rsidRDefault="00F16632" w:rsidP="00111FDE">
            <w:pPr>
              <w:pStyle w:val="NormalWeb"/>
              <w:spacing w:before="0" w:beforeAutospacing="0" w:after="0" w:afterAutospacing="0"/>
              <w:jc w:val="center"/>
              <w:rPr>
                <w:ins w:id="1624" w:author="Bill Hereth" w:date="2022-01-21T13:43:00Z"/>
              </w:rPr>
            </w:pPr>
            <w:ins w:id="1625" w:author="Bill Hereth" w:date="2022-01-21T13:43:00Z">
              <w:r>
                <w:rPr>
                  <w:rFonts w:ascii="Roboto" w:hAnsi="Roboto"/>
                  <w:color w:val="000000"/>
                  <w:sz w:val="20"/>
                  <w:szCs w:val="20"/>
                </w:rPr>
                <w:t>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B218632" w14:textId="77777777" w:rsidR="00F16632" w:rsidRDefault="00F16632" w:rsidP="00111FDE">
            <w:pPr>
              <w:pStyle w:val="NormalWeb"/>
              <w:spacing w:before="0" w:beforeAutospacing="0" w:after="0" w:afterAutospacing="0"/>
              <w:jc w:val="center"/>
              <w:rPr>
                <w:ins w:id="1626" w:author="Bill Hereth" w:date="2022-01-21T13:43:00Z"/>
              </w:rPr>
            </w:pPr>
            <w:ins w:id="1627" w:author="Bill Hereth" w:date="2022-01-21T13:43:00Z">
              <w:r>
                <w:rPr>
                  <w:rFonts w:ascii="Roboto" w:hAnsi="Roboto"/>
                  <w:color w:val="000000"/>
                  <w:sz w:val="20"/>
                  <w:szCs w:val="20"/>
                </w:rPr>
                <w:t>10%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025F91E" w14:textId="77777777" w:rsidR="00F16632" w:rsidRDefault="00F16632" w:rsidP="00111FDE">
            <w:pPr>
              <w:pStyle w:val="NormalWeb"/>
              <w:spacing w:before="0" w:beforeAutospacing="0" w:after="0" w:afterAutospacing="0"/>
              <w:jc w:val="center"/>
              <w:rPr>
                <w:ins w:id="1628" w:author="Bill Hereth" w:date="2022-01-21T13:43:00Z"/>
              </w:rPr>
            </w:pPr>
            <w:ins w:id="1629" w:author="Bill Hereth" w:date="2022-01-21T13:43:00Z">
              <w:r>
                <w:rPr>
                  <w:rFonts w:ascii="Roboto" w:hAnsi="Roboto"/>
                  <w:color w:val="000000"/>
                  <w:sz w:val="20"/>
                  <w:szCs w:val="20"/>
                </w:rPr>
                <w:t>15%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BD2BC48" w14:textId="77777777" w:rsidR="00F16632" w:rsidRPr="00D35F76" w:rsidRDefault="00F16632" w:rsidP="00111FDE">
            <w:pPr>
              <w:pStyle w:val="NormalWeb"/>
              <w:spacing w:before="0" w:beforeAutospacing="0" w:after="0" w:afterAutospacing="0"/>
              <w:jc w:val="center"/>
              <w:rPr>
                <w:ins w:id="1630" w:author="Bill Hereth" w:date="2022-01-21T13:43:00Z"/>
                <w:b/>
                <w:bCs/>
              </w:rPr>
            </w:pPr>
            <w:ins w:id="1631" w:author="Bill Hereth" w:date="2022-01-21T13:43:00Z">
              <w:r w:rsidRPr="00D35F76">
                <w:rPr>
                  <w:rFonts w:ascii="Roboto" w:hAnsi="Roboto"/>
                  <w:b/>
                  <w:bCs/>
                  <w:color w:val="000000"/>
                  <w:sz w:val="20"/>
                  <w:szCs w:val="20"/>
                </w:rPr>
                <w:t>0.426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E8DDB77" w14:textId="77777777" w:rsidR="00F16632" w:rsidRDefault="00F16632" w:rsidP="00111FDE">
            <w:pPr>
              <w:pStyle w:val="NormalWeb"/>
              <w:spacing w:before="0" w:beforeAutospacing="0" w:after="0" w:afterAutospacing="0"/>
              <w:jc w:val="center"/>
              <w:rPr>
                <w:ins w:id="1632" w:author="Bill Hereth" w:date="2022-01-21T13:43:00Z"/>
              </w:rPr>
            </w:pPr>
            <w:ins w:id="1633" w:author="Bill Hereth" w:date="2022-01-21T13:43:00Z">
              <w:r>
                <w:rPr>
                  <w:rFonts w:ascii="Roboto" w:hAnsi="Roboto"/>
                  <w:color w:val="000000"/>
                  <w:sz w:val="20"/>
                  <w:szCs w:val="20"/>
                </w:rPr>
                <w:t>0.447</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3293EBF" w14:textId="77777777" w:rsidR="00F16632" w:rsidRDefault="00F16632" w:rsidP="00111FDE">
            <w:pPr>
              <w:pStyle w:val="NormalWeb"/>
              <w:spacing w:before="0" w:beforeAutospacing="0" w:after="0" w:afterAutospacing="0"/>
              <w:jc w:val="center"/>
              <w:rPr>
                <w:ins w:id="1634" w:author="Bill Hereth" w:date="2022-01-21T13:43:00Z"/>
              </w:rPr>
            </w:pPr>
            <w:ins w:id="1635" w:author="Bill Hereth" w:date="2022-01-21T13:43:00Z">
              <w:r>
                <w:rPr>
                  <w:rFonts w:ascii="Roboto" w:hAnsi="Roboto"/>
                  <w:color w:val="000000"/>
                  <w:sz w:val="20"/>
                  <w:szCs w:val="20"/>
                </w:rPr>
                <w:t>0.469</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058E90C" w14:textId="77777777" w:rsidR="00F16632" w:rsidRDefault="00F16632" w:rsidP="00111FDE">
            <w:pPr>
              <w:pStyle w:val="NormalWeb"/>
              <w:spacing w:before="0" w:beforeAutospacing="0" w:after="0" w:afterAutospacing="0"/>
              <w:jc w:val="center"/>
              <w:rPr>
                <w:ins w:id="1636" w:author="Bill Hereth" w:date="2022-01-21T13:43:00Z"/>
              </w:rPr>
            </w:pPr>
            <w:ins w:id="1637" w:author="Bill Hereth" w:date="2022-01-21T13:43:00Z">
              <w:r>
                <w:rPr>
                  <w:rFonts w:ascii="Roboto" w:hAnsi="Roboto"/>
                  <w:color w:val="000000"/>
                  <w:sz w:val="20"/>
                  <w:szCs w:val="20"/>
                </w:rPr>
                <w:t>0.490</w:t>
              </w:r>
            </w:ins>
          </w:p>
        </w:tc>
      </w:tr>
      <w:tr w:rsidR="00F16632" w14:paraId="5BC56E03" w14:textId="77777777" w:rsidTr="00111FDE">
        <w:trPr>
          <w:trHeight w:val="330"/>
          <w:jc w:val="center"/>
          <w:ins w:id="1638"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0CFE53C8" w14:textId="77777777" w:rsidR="00F16632" w:rsidRDefault="00F16632" w:rsidP="00111FDE">
            <w:pPr>
              <w:pStyle w:val="NormalWeb"/>
              <w:spacing w:before="0" w:beforeAutospacing="0" w:after="0" w:afterAutospacing="0"/>
              <w:rPr>
                <w:ins w:id="1639" w:author="Bill Hereth" w:date="2022-01-21T13:43:00Z"/>
              </w:rPr>
            </w:pPr>
            <w:ins w:id="1640" w:author="Bill Hereth" w:date="2022-01-21T13:43:00Z">
              <w:r>
                <w:rPr>
                  <w:rFonts w:ascii="Roboto" w:hAnsi="Roboto"/>
                  <w:b/>
                  <w:bCs/>
                  <w:color w:val="434343"/>
                  <w:sz w:val="20"/>
                  <w:szCs w:val="20"/>
                </w:rPr>
                <w:t>Retail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13E0CBB8" w14:textId="77777777" w:rsidR="00F16632" w:rsidRDefault="00F16632" w:rsidP="00111FDE">
            <w:pPr>
              <w:pStyle w:val="NormalWeb"/>
              <w:spacing w:before="0" w:beforeAutospacing="0" w:after="0" w:afterAutospacing="0"/>
              <w:jc w:val="center"/>
              <w:rPr>
                <w:ins w:id="1641" w:author="Bill Hereth" w:date="2022-01-21T13:43:00Z"/>
              </w:rPr>
            </w:pPr>
            <w:ins w:id="1642" w:author="Bill Hereth" w:date="2022-01-21T13:43:00Z">
              <w:r>
                <w:rPr>
                  <w:rFonts w:ascii="Roboto" w:hAnsi="Roboto"/>
                  <w:color w:val="000000"/>
                  <w:sz w:val="20"/>
                  <w:szCs w:val="20"/>
                </w:rPr>
                <w:t>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1F3FDD4" w14:textId="77777777" w:rsidR="00F16632" w:rsidRDefault="00F16632" w:rsidP="00111FDE">
            <w:pPr>
              <w:pStyle w:val="NormalWeb"/>
              <w:spacing w:before="0" w:beforeAutospacing="0" w:after="0" w:afterAutospacing="0"/>
              <w:jc w:val="center"/>
              <w:rPr>
                <w:ins w:id="1643" w:author="Bill Hereth" w:date="2022-01-21T13:43:00Z"/>
              </w:rPr>
            </w:pPr>
            <w:ins w:id="1644" w:author="Bill Hereth" w:date="2022-01-21T13:43:00Z">
              <w:r>
                <w:rPr>
                  <w:rFonts w:ascii="Roboto" w:hAnsi="Roboto"/>
                  <w:color w:val="000000"/>
                  <w:sz w:val="20"/>
                  <w:szCs w:val="20"/>
                </w:rPr>
                <w:t>10%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85D7964" w14:textId="77777777" w:rsidR="00F16632" w:rsidRDefault="00F16632" w:rsidP="00111FDE">
            <w:pPr>
              <w:pStyle w:val="NormalWeb"/>
              <w:spacing w:before="0" w:beforeAutospacing="0" w:after="0" w:afterAutospacing="0"/>
              <w:jc w:val="center"/>
              <w:rPr>
                <w:ins w:id="1645" w:author="Bill Hereth" w:date="2022-01-21T13:43:00Z"/>
              </w:rPr>
            </w:pPr>
            <w:ins w:id="1646" w:author="Bill Hereth" w:date="2022-01-21T13:43:00Z">
              <w:r>
                <w:rPr>
                  <w:rFonts w:ascii="Roboto" w:hAnsi="Roboto"/>
                  <w:color w:val="000000"/>
                  <w:sz w:val="20"/>
                  <w:szCs w:val="20"/>
                </w:rPr>
                <w:t>15%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506E731" w14:textId="77777777" w:rsidR="00F16632" w:rsidRPr="00D35F76" w:rsidRDefault="00F16632" w:rsidP="00111FDE">
            <w:pPr>
              <w:pStyle w:val="NormalWeb"/>
              <w:spacing w:before="0" w:beforeAutospacing="0" w:after="0" w:afterAutospacing="0"/>
              <w:jc w:val="center"/>
              <w:rPr>
                <w:ins w:id="1647" w:author="Bill Hereth" w:date="2022-01-21T13:43:00Z"/>
                <w:b/>
                <w:bCs/>
              </w:rPr>
            </w:pPr>
            <w:ins w:id="1648" w:author="Bill Hereth" w:date="2022-01-21T13:43:00Z">
              <w:r w:rsidRPr="00D35F76">
                <w:rPr>
                  <w:rFonts w:ascii="Roboto" w:hAnsi="Roboto"/>
                  <w:b/>
                  <w:bCs/>
                  <w:color w:val="000000"/>
                  <w:sz w:val="20"/>
                  <w:szCs w:val="20"/>
                </w:rPr>
                <w:t>0.445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64E01200" w14:textId="77777777" w:rsidR="00F16632" w:rsidRDefault="00F16632" w:rsidP="00111FDE">
            <w:pPr>
              <w:pStyle w:val="NormalWeb"/>
              <w:spacing w:before="0" w:beforeAutospacing="0" w:after="0" w:afterAutospacing="0"/>
              <w:jc w:val="center"/>
              <w:rPr>
                <w:ins w:id="1649" w:author="Bill Hereth" w:date="2022-01-21T13:43:00Z"/>
              </w:rPr>
            </w:pPr>
            <w:ins w:id="1650" w:author="Bill Hereth" w:date="2022-01-21T13:43:00Z">
              <w:r>
                <w:rPr>
                  <w:rFonts w:ascii="Roboto" w:hAnsi="Roboto"/>
                  <w:color w:val="000000"/>
                  <w:sz w:val="20"/>
                  <w:szCs w:val="20"/>
                </w:rPr>
                <w:t>0.468</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31F639E" w14:textId="77777777" w:rsidR="00F16632" w:rsidRDefault="00F16632" w:rsidP="00111FDE">
            <w:pPr>
              <w:pStyle w:val="NormalWeb"/>
              <w:spacing w:before="0" w:beforeAutospacing="0" w:after="0" w:afterAutospacing="0"/>
              <w:jc w:val="center"/>
              <w:rPr>
                <w:ins w:id="1651" w:author="Bill Hereth" w:date="2022-01-21T13:43:00Z"/>
              </w:rPr>
            </w:pPr>
            <w:ins w:id="1652" w:author="Bill Hereth" w:date="2022-01-21T13:43:00Z">
              <w:r>
                <w:rPr>
                  <w:rFonts w:ascii="Roboto" w:hAnsi="Roboto"/>
                  <w:color w:val="000000"/>
                  <w:sz w:val="20"/>
                  <w:szCs w:val="20"/>
                </w:rPr>
                <w:t>0.490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663D612A" w14:textId="77777777" w:rsidR="00F16632" w:rsidRDefault="00F16632" w:rsidP="00111FDE">
            <w:pPr>
              <w:pStyle w:val="NormalWeb"/>
              <w:spacing w:before="0" w:beforeAutospacing="0" w:after="0" w:afterAutospacing="0"/>
              <w:jc w:val="center"/>
              <w:rPr>
                <w:ins w:id="1653" w:author="Bill Hereth" w:date="2022-01-21T13:43:00Z"/>
              </w:rPr>
            </w:pPr>
            <w:ins w:id="1654" w:author="Bill Hereth" w:date="2022-01-21T13:43:00Z">
              <w:r>
                <w:rPr>
                  <w:rFonts w:ascii="Roboto" w:hAnsi="Roboto"/>
                  <w:color w:val="000000"/>
                  <w:sz w:val="20"/>
                  <w:szCs w:val="20"/>
                </w:rPr>
                <w:t>0.512</w:t>
              </w:r>
            </w:ins>
          </w:p>
        </w:tc>
      </w:tr>
      <w:tr w:rsidR="00F16632" w14:paraId="077CA669" w14:textId="77777777" w:rsidTr="00111FDE">
        <w:trPr>
          <w:trHeight w:val="315"/>
          <w:jc w:val="center"/>
          <w:ins w:id="1655"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401A4D32" w14:textId="77777777" w:rsidR="00F16632" w:rsidRDefault="00F16632" w:rsidP="00111FDE">
            <w:pPr>
              <w:pStyle w:val="NormalWeb"/>
              <w:spacing w:before="0" w:beforeAutospacing="0" w:after="0" w:afterAutospacing="0"/>
              <w:rPr>
                <w:ins w:id="1656" w:author="Bill Hereth" w:date="2022-01-21T13:43:00Z"/>
              </w:rPr>
            </w:pPr>
            <w:ins w:id="1657" w:author="Bill Hereth" w:date="2022-01-21T13:43:00Z">
              <w:r>
                <w:rPr>
                  <w:rFonts w:ascii="Roboto" w:hAnsi="Roboto"/>
                  <w:b/>
                  <w:bCs/>
                  <w:color w:val="434343"/>
                  <w:sz w:val="20"/>
                  <w:szCs w:val="20"/>
                </w:rPr>
                <w:t>Other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4C10446A" w14:textId="77777777" w:rsidR="00F16632" w:rsidRDefault="00F16632" w:rsidP="00111FDE">
            <w:pPr>
              <w:pStyle w:val="NormalWeb"/>
              <w:spacing w:before="0" w:beforeAutospacing="0" w:after="0" w:afterAutospacing="0"/>
              <w:jc w:val="center"/>
              <w:rPr>
                <w:ins w:id="1658" w:author="Bill Hereth" w:date="2022-01-21T13:43:00Z"/>
              </w:rPr>
            </w:pPr>
            <w:ins w:id="1659" w:author="Bill Hereth" w:date="2022-01-21T13:43:00Z">
              <w:r>
                <w:rPr>
                  <w:rFonts w:ascii="Roboto" w:hAnsi="Roboto"/>
                  <w:color w:val="000000"/>
                  <w:sz w:val="20"/>
                  <w:szCs w:val="20"/>
                </w:rPr>
                <w:t>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71D7AC4" w14:textId="77777777" w:rsidR="00F16632" w:rsidRDefault="00F16632" w:rsidP="00111FDE">
            <w:pPr>
              <w:pStyle w:val="NormalWeb"/>
              <w:spacing w:before="0" w:beforeAutospacing="0" w:after="0" w:afterAutospacing="0"/>
              <w:jc w:val="center"/>
              <w:rPr>
                <w:ins w:id="1660" w:author="Bill Hereth" w:date="2022-01-21T13:43:00Z"/>
              </w:rPr>
            </w:pPr>
            <w:ins w:id="1661" w:author="Bill Hereth" w:date="2022-01-21T13:43:00Z">
              <w:r>
                <w:rPr>
                  <w:rFonts w:ascii="Roboto" w:hAnsi="Roboto"/>
                  <w:color w:val="000000"/>
                  <w:sz w:val="20"/>
                  <w:szCs w:val="20"/>
                </w:rPr>
                <w:t>10%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0FB6607" w14:textId="77777777" w:rsidR="00F16632" w:rsidRDefault="00F16632" w:rsidP="00111FDE">
            <w:pPr>
              <w:pStyle w:val="NormalWeb"/>
              <w:spacing w:before="0" w:beforeAutospacing="0" w:after="0" w:afterAutospacing="0"/>
              <w:jc w:val="center"/>
              <w:rPr>
                <w:ins w:id="1662" w:author="Bill Hereth" w:date="2022-01-21T13:43:00Z"/>
              </w:rPr>
            </w:pPr>
            <w:ins w:id="1663" w:author="Bill Hereth" w:date="2022-01-21T13:43:00Z">
              <w:r>
                <w:rPr>
                  <w:rFonts w:ascii="Roboto" w:hAnsi="Roboto"/>
                  <w:color w:val="000000"/>
                  <w:sz w:val="20"/>
                  <w:szCs w:val="20"/>
                </w:rPr>
                <w:t>15%</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785F68E" w14:textId="77777777" w:rsidR="00F16632" w:rsidRPr="00D35F76" w:rsidRDefault="00F16632" w:rsidP="00111FDE">
            <w:pPr>
              <w:pStyle w:val="NormalWeb"/>
              <w:spacing w:before="0" w:beforeAutospacing="0" w:after="0" w:afterAutospacing="0"/>
              <w:jc w:val="center"/>
              <w:rPr>
                <w:ins w:id="1664" w:author="Bill Hereth" w:date="2022-01-21T13:43:00Z"/>
                <w:b/>
                <w:bCs/>
              </w:rPr>
            </w:pPr>
            <w:ins w:id="1665" w:author="Bill Hereth" w:date="2022-01-21T13:43:00Z">
              <w:r w:rsidRPr="00D35F76">
                <w:rPr>
                  <w:rFonts w:ascii="Roboto" w:hAnsi="Roboto"/>
                  <w:b/>
                  <w:bCs/>
                  <w:color w:val="000000"/>
                  <w:sz w:val="20"/>
                  <w:szCs w:val="20"/>
                </w:rPr>
                <w:t>0.120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9508186" w14:textId="77777777" w:rsidR="00F16632" w:rsidRDefault="00F16632" w:rsidP="00111FDE">
            <w:pPr>
              <w:pStyle w:val="NormalWeb"/>
              <w:spacing w:before="0" w:beforeAutospacing="0" w:after="0" w:afterAutospacing="0"/>
              <w:jc w:val="center"/>
              <w:rPr>
                <w:ins w:id="1666" w:author="Bill Hereth" w:date="2022-01-21T13:43:00Z"/>
              </w:rPr>
            </w:pPr>
            <w:ins w:id="1667" w:author="Bill Hereth" w:date="2022-01-21T13:43:00Z">
              <w:r>
                <w:rPr>
                  <w:rFonts w:ascii="Roboto" w:hAnsi="Roboto"/>
                  <w:color w:val="000000"/>
                  <w:sz w:val="20"/>
                  <w:szCs w:val="20"/>
                </w:rPr>
                <w:t>0.126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085C6A7" w14:textId="77777777" w:rsidR="00F16632" w:rsidRDefault="00F16632" w:rsidP="00111FDE">
            <w:pPr>
              <w:pStyle w:val="NormalWeb"/>
              <w:spacing w:before="0" w:beforeAutospacing="0" w:after="0" w:afterAutospacing="0"/>
              <w:jc w:val="center"/>
              <w:rPr>
                <w:ins w:id="1668" w:author="Bill Hereth" w:date="2022-01-21T13:43:00Z"/>
              </w:rPr>
            </w:pPr>
            <w:ins w:id="1669" w:author="Bill Hereth" w:date="2022-01-21T13:43:00Z">
              <w:r>
                <w:rPr>
                  <w:rFonts w:ascii="Roboto" w:hAnsi="Roboto"/>
                  <w:color w:val="000000"/>
                  <w:sz w:val="20"/>
                  <w:szCs w:val="20"/>
                </w:rPr>
                <w:t>0.138</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722A764" w14:textId="77777777" w:rsidR="00F16632" w:rsidRDefault="00F16632" w:rsidP="00111FDE">
            <w:pPr>
              <w:pStyle w:val="NormalWeb"/>
              <w:spacing w:before="0" w:beforeAutospacing="0" w:after="0" w:afterAutospacing="0"/>
              <w:jc w:val="center"/>
              <w:rPr>
                <w:ins w:id="1670" w:author="Bill Hereth" w:date="2022-01-21T13:43:00Z"/>
              </w:rPr>
            </w:pPr>
            <w:ins w:id="1671" w:author="Bill Hereth" w:date="2022-01-21T13:43:00Z">
              <w:r>
                <w:rPr>
                  <w:rFonts w:ascii="Roboto" w:hAnsi="Roboto"/>
                  <w:color w:val="000000"/>
                  <w:sz w:val="20"/>
                  <w:szCs w:val="20"/>
                </w:rPr>
                <w:t>0.138</w:t>
              </w:r>
            </w:ins>
          </w:p>
        </w:tc>
      </w:tr>
      <w:tr w:rsidR="00F16632" w14:paraId="171893C0" w14:textId="77777777" w:rsidTr="00111FDE">
        <w:trPr>
          <w:trHeight w:val="330"/>
          <w:jc w:val="center"/>
          <w:ins w:id="1672"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5408C004" w14:textId="77777777" w:rsidR="00F16632" w:rsidRDefault="00F16632" w:rsidP="00111FDE">
            <w:pPr>
              <w:pStyle w:val="NormalWeb"/>
              <w:spacing w:before="0" w:beforeAutospacing="0" w:after="0" w:afterAutospacing="0"/>
              <w:rPr>
                <w:ins w:id="1673" w:author="Bill Hereth" w:date="2022-01-21T13:43:00Z"/>
              </w:rPr>
            </w:pPr>
            <w:ins w:id="1674" w:author="Bill Hereth" w:date="2022-01-21T13:43:00Z">
              <w:r>
                <w:rPr>
                  <w:rFonts w:ascii="Roboto" w:hAnsi="Roboto"/>
                  <w:b/>
                  <w:bCs/>
                  <w:color w:val="434343"/>
                  <w:sz w:val="20"/>
                  <w:szCs w:val="20"/>
                </w:rPr>
                <w:t>Total Households</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6EBB4A4B" w14:textId="77777777" w:rsidR="00F16632" w:rsidRDefault="00F16632" w:rsidP="00111FDE">
            <w:pPr>
              <w:pStyle w:val="NormalWeb"/>
              <w:spacing w:before="0" w:beforeAutospacing="0" w:after="0" w:afterAutospacing="0"/>
              <w:jc w:val="center"/>
              <w:rPr>
                <w:ins w:id="1675" w:author="Bill Hereth" w:date="2022-01-21T13:43:00Z"/>
              </w:rPr>
            </w:pPr>
            <w:ins w:id="1676" w:author="Bill Hereth" w:date="2022-01-21T13:43:00Z">
              <w:r>
                <w:rPr>
                  <w:rFonts w:ascii="Roboto" w:hAnsi="Roboto"/>
                  <w:color w:val="000000"/>
                  <w:sz w:val="20"/>
                  <w:szCs w:val="20"/>
                </w:rPr>
                <w:t>20%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21E0E38" w14:textId="77777777" w:rsidR="00F16632" w:rsidRDefault="00F16632" w:rsidP="00111FDE">
            <w:pPr>
              <w:pStyle w:val="NormalWeb"/>
              <w:spacing w:before="0" w:beforeAutospacing="0" w:after="0" w:afterAutospacing="0"/>
              <w:jc w:val="center"/>
              <w:rPr>
                <w:ins w:id="1677" w:author="Bill Hereth" w:date="2022-01-21T13:43:00Z"/>
              </w:rPr>
            </w:pPr>
            <w:ins w:id="1678" w:author="Bill Hereth" w:date="2022-01-21T13:43:00Z">
              <w:r>
                <w:rPr>
                  <w:rFonts w:ascii="Roboto" w:hAnsi="Roboto"/>
                  <w:color w:val="000000"/>
                  <w:sz w:val="20"/>
                  <w:szCs w:val="20"/>
                </w:rPr>
                <w:t>25%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6142E44" w14:textId="77777777" w:rsidR="00F16632" w:rsidRDefault="00F16632" w:rsidP="00111FDE">
            <w:pPr>
              <w:pStyle w:val="NormalWeb"/>
              <w:spacing w:before="0" w:beforeAutospacing="0" w:after="0" w:afterAutospacing="0"/>
              <w:jc w:val="center"/>
              <w:rPr>
                <w:ins w:id="1679" w:author="Bill Hereth" w:date="2022-01-21T13:43:00Z"/>
              </w:rPr>
            </w:pPr>
            <w:ins w:id="1680" w:author="Bill Hereth" w:date="2022-01-21T13:43:00Z">
              <w:r>
                <w:rPr>
                  <w:rFonts w:ascii="Roboto" w:hAnsi="Roboto"/>
                  <w:color w:val="000000"/>
                  <w:sz w:val="20"/>
                  <w:szCs w:val="20"/>
                </w:rPr>
                <w:t>30%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F3FE22E" w14:textId="77777777" w:rsidR="00F16632" w:rsidRPr="00D35F76" w:rsidRDefault="00F16632" w:rsidP="00111FDE">
            <w:pPr>
              <w:pStyle w:val="NormalWeb"/>
              <w:spacing w:before="0" w:beforeAutospacing="0" w:after="0" w:afterAutospacing="0"/>
              <w:jc w:val="center"/>
              <w:rPr>
                <w:ins w:id="1681" w:author="Bill Hereth" w:date="2022-01-21T13:43:00Z"/>
                <w:b/>
                <w:bCs/>
              </w:rPr>
            </w:pPr>
            <w:ins w:id="1682" w:author="Bill Hereth" w:date="2022-01-21T13:43:00Z">
              <w:r w:rsidRPr="00D35F76">
                <w:rPr>
                  <w:rFonts w:ascii="Roboto" w:hAnsi="Roboto"/>
                  <w:b/>
                  <w:bCs/>
                  <w:color w:val="000000"/>
                  <w:sz w:val="20"/>
                  <w:szCs w:val="20"/>
                </w:rPr>
                <w:t>0.174</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50D50C1A" w14:textId="77777777" w:rsidR="00F16632" w:rsidRDefault="00F16632" w:rsidP="00111FDE">
            <w:pPr>
              <w:pStyle w:val="NormalWeb"/>
              <w:spacing w:before="0" w:beforeAutospacing="0" w:after="0" w:afterAutospacing="0"/>
              <w:jc w:val="center"/>
              <w:rPr>
                <w:ins w:id="1683" w:author="Bill Hereth" w:date="2022-01-21T13:43:00Z"/>
              </w:rPr>
            </w:pPr>
            <w:ins w:id="1684" w:author="Bill Hereth" w:date="2022-01-21T13:43:00Z">
              <w:r>
                <w:rPr>
                  <w:rFonts w:ascii="Roboto" w:hAnsi="Roboto"/>
                  <w:color w:val="000000"/>
                  <w:sz w:val="20"/>
                  <w:szCs w:val="20"/>
                </w:rPr>
                <w:t>0.209</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83E11FF" w14:textId="77777777" w:rsidR="00F16632" w:rsidRDefault="00F16632" w:rsidP="00111FDE">
            <w:pPr>
              <w:pStyle w:val="NormalWeb"/>
              <w:spacing w:before="0" w:beforeAutospacing="0" w:after="0" w:afterAutospacing="0"/>
              <w:jc w:val="center"/>
              <w:rPr>
                <w:ins w:id="1685" w:author="Bill Hereth" w:date="2022-01-21T13:43:00Z"/>
              </w:rPr>
            </w:pPr>
            <w:ins w:id="1686" w:author="Bill Hereth" w:date="2022-01-21T13:43:00Z">
              <w:r>
                <w:rPr>
                  <w:rFonts w:ascii="Roboto" w:hAnsi="Roboto"/>
                  <w:color w:val="000000"/>
                  <w:sz w:val="20"/>
                  <w:szCs w:val="20"/>
                </w:rPr>
                <w:t>0.227</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045213B" w14:textId="77777777" w:rsidR="00F16632" w:rsidRDefault="00F16632" w:rsidP="00111FDE">
            <w:pPr>
              <w:pStyle w:val="NormalWeb"/>
              <w:spacing w:before="0" w:beforeAutospacing="0" w:after="0" w:afterAutospacing="0"/>
              <w:jc w:val="center"/>
              <w:rPr>
                <w:ins w:id="1687" w:author="Bill Hereth" w:date="2022-01-21T13:43:00Z"/>
              </w:rPr>
            </w:pPr>
            <w:ins w:id="1688" w:author="Bill Hereth" w:date="2022-01-21T13:43:00Z">
              <w:r>
                <w:rPr>
                  <w:rFonts w:ascii="Roboto" w:hAnsi="Roboto"/>
                  <w:color w:val="000000"/>
                  <w:sz w:val="20"/>
                  <w:szCs w:val="20"/>
                </w:rPr>
                <w:t>0.227</w:t>
              </w:r>
            </w:ins>
          </w:p>
        </w:tc>
      </w:tr>
      <w:tr w:rsidR="00F16632" w14:paraId="54D713EE" w14:textId="77777777" w:rsidTr="00111FDE">
        <w:trPr>
          <w:trHeight w:val="330"/>
          <w:jc w:val="center"/>
          <w:ins w:id="1689" w:author="Bill Hereth" w:date="2022-01-21T13:43:00Z"/>
        </w:trPr>
        <w:tc>
          <w:tcPr>
            <w:tcW w:w="224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tcPr>
          <w:p w14:paraId="24E8F2E3" w14:textId="77777777" w:rsidR="00F16632" w:rsidRDefault="00F16632" w:rsidP="00111FDE">
            <w:pPr>
              <w:pStyle w:val="NormalWeb"/>
              <w:spacing w:before="0" w:beforeAutospacing="0" w:after="0" w:afterAutospacing="0"/>
              <w:rPr>
                <w:ins w:id="1690"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17BAA28B" w14:textId="77777777" w:rsidR="00F16632" w:rsidRDefault="00F16632" w:rsidP="00111FDE">
            <w:pPr>
              <w:rPr>
                <w:ins w:id="1691"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6DFA6B2F" w14:textId="77777777" w:rsidR="00F16632" w:rsidRDefault="00F16632" w:rsidP="00111FDE">
            <w:pPr>
              <w:rPr>
                <w:ins w:id="1692"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3AEEEF39" w14:textId="77777777" w:rsidR="00F16632" w:rsidRDefault="00F16632" w:rsidP="00111FDE">
            <w:pPr>
              <w:rPr>
                <w:ins w:id="1693"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7B5C2F00" w14:textId="77777777" w:rsidR="00F16632" w:rsidRDefault="00F16632" w:rsidP="00111FDE">
            <w:pPr>
              <w:rPr>
                <w:ins w:id="1694"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1A841647" w14:textId="77777777" w:rsidR="00F16632" w:rsidRDefault="00F16632" w:rsidP="00111FDE">
            <w:pPr>
              <w:rPr>
                <w:ins w:id="1695"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58575E42" w14:textId="77777777" w:rsidR="00F16632" w:rsidRDefault="00F16632" w:rsidP="00111FDE">
            <w:pPr>
              <w:rPr>
                <w:ins w:id="1696"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2AC7FA39" w14:textId="77777777" w:rsidR="00F16632" w:rsidRDefault="00F16632" w:rsidP="00111FDE">
            <w:pPr>
              <w:rPr>
                <w:ins w:id="1697" w:author="Bill Hereth" w:date="2022-01-21T13:43:00Z"/>
              </w:rPr>
            </w:pPr>
          </w:p>
        </w:tc>
      </w:tr>
      <w:tr w:rsidR="00F16632" w14:paraId="4174A34F" w14:textId="77777777" w:rsidTr="00111FDE">
        <w:trPr>
          <w:trHeight w:val="330"/>
          <w:jc w:val="center"/>
          <w:ins w:id="1698" w:author="Bill Hereth" w:date="2022-01-21T13:43:00Z"/>
        </w:trPr>
        <w:tc>
          <w:tcPr>
            <w:tcW w:w="8362" w:type="dxa"/>
            <w:gridSpan w:val="8"/>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hideMark/>
          </w:tcPr>
          <w:p w14:paraId="5A246647" w14:textId="77777777" w:rsidR="00F16632" w:rsidRDefault="00F16632" w:rsidP="00111FDE">
            <w:pPr>
              <w:jc w:val="center"/>
              <w:rPr>
                <w:ins w:id="1699" w:author="Bill Hereth" w:date="2022-01-21T13:43:00Z"/>
              </w:rPr>
            </w:pPr>
            <w:ins w:id="1700" w:author="Bill Hereth" w:date="2022-01-21T13:43:00Z">
              <w:r>
                <w:rPr>
                  <w:rFonts w:ascii="Roboto" w:hAnsi="Roboto"/>
                  <w:b/>
                  <w:bCs/>
                  <w:color w:val="666666"/>
                  <w:sz w:val="22"/>
                  <w:szCs w:val="22"/>
                </w:rPr>
                <w:t xml:space="preserve">Heavy </w:t>
              </w:r>
              <w:r w:rsidRPr="00D35F76">
                <w:rPr>
                  <w:rFonts w:ascii="Roboto" w:hAnsi="Roboto"/>
                  <w:b/>
                  <w:bCs/>
                  <w:color w:val="666666"/>
                  <w:sz w:val="22"/>
                  <w:szCs w:val="22"/>
                </w:rPr>
                <w:t>Trucks</w:t>
              </w:r>
            </w:ins>
          </w:p>
        </w:tc>
      </w:tr>
      <w:tr w:rsidR="00F16632" w14:paraId="48E2C428" w14:textId="77777777" w:rsidTr="00111FDE">
        <w:trPr>
          <w:trHeight w:val="330"/>
          <w:jc w:val="center"/>
          <w:ins w:id="1701"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32A9EEA8" w14:textId="77777777" w:rsidR="00F16632" w:rsidRDefault="00F16632" w:rsidP="00111FDE">
            <w:pPr>
              <w:rPr>
                <w:ins w:id="1702"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3C357E85" w14:textId="77777777" w:rsidR="00F16632" w:rsidRDefault="00F16632" w:rsidP="00111FDE">
            <w:pPr>
              <w:pStyle w:val="NormalWeb"/>
              <w:spacing w:before="0" w:beforeAutospacing="0" w:after="0" w:afterAutospacing="0"/>
              <w:jc w:val="center"/>
              <w:rPr>
                <w:ins w:id="1703" w:author="Bill Hereth" w:date="2022-01-21T13:43:00Z"/>
              </w:rPr>
            </w:pPr>
            <w:ins w:id="1704" w:author="Bill Hereth" w:date="2022-01-21T13:43:00Z">
              <w:r>
                <w:rPr>
                  <w:rFonts w:ascii="Roboto" w:hAnsi="Roboto"/>
                  <w:color w:val="666666"/>
                  <w:sz w:val="18"/>
                  <w:szCs w:val="18"/>
                </w:rPr>
                <w:t>LOW</w:t>
              </w:r>
            </w:ins>
          </w:p>
        </w:tc>
        <w:tc>
          <w:tcPr>
            <w:tcW w:w="79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6B4385D6" w14:textId="77777777" w:rsidR="00F16632" w:rsidRDefault="00F16632" w:rsidP="00111FDE">
            <w:pPr>
              <w:pStyle w:val="NormalWeb"/>
              <w:spacing w:before="0" w:beforeAutospacing="0" w:after="0" w:afterAutospacing="0"/>
              <w:jc w:val="center"/>
              <w:rPr>
                <w:ins w:id="1705" w:author="Bill Hereth" w:date="2022-01-21T13:43:00Z"/>
              </w:rPr>
            </w:pPr>
            <w:ins w:id="1706" w:author="Bill Hereth" w:date="2022-01-21T13:43:00Z">
              <w:r>
                <w:rPr>
                  <w:rFonts w:ascii="Roboto" w:hAnsi="Roboto"/>
                  <w:color w:val="666666"/>
                  <w:sz w:val="18"/>
                  <w:szCs w:val="18"/>
                </w:rPr>
                <w:t>MEDIUM</w:t>
              </w:r>
            </w:ins>
          </w:p>
        </w:tc>
        <w:tc>
          <w:tcPr>
            <w:tcW w:w="792"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18725490" w14:textId="77777777" w:rsidR="00F16632" w:rsidRDefault="00F16632" w:rsidP="00111FDE">
            <w:pPr>
              <w:pStyle w:val="NormalWeb"/>
              <w:spacing w:before="0" w:beforeAutospacing="0" w:after="0" w:afterAutospacing="0"/>
              <w:jc w:val="center"/>
              <w:rPr>
                <w:ins w:id="1707" w:author="Bill Hereth" w:date="2022-01-21T13:43:00Z"/>
              </w:rPr>
            </w:pPr>
            <w:ins w:id="1708" w:author="Bill Hereth" w:date="2022-01-21T13:43:00Z">
              <w:r>
                <w:rPr>
                  <w:rFonts w:ascii="Roboto" w:hAnsi="Roboto"/>
                  <w:color w:val="666666"/>
                  <w:sz w:val="18"/>
                  <w:szCs w:val="18"/>
                </w:rPr>
                <w:t>HIGH</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7522C87D" w14:textId="77777777" w:rsidR="00F16632" w:rsidRPr="00D35F76" w:rsidRDefault="00F16632" w:rsidP="00111FDE">
            <w:pPr>
              <w:pStyle w:val="NormalWeb"/>
              <w:spacing w:before="0" w:beforeAutospacing="0" w:after="0" w:afterAutospacing="0"/>
              <w:jc w:val="center"/>
              <w:rPr>
                <w:ins w:id="1709" w:author="Bill Hereth" w:date="2022-01-21T13:43:00Z"/>
                <w:b/>
                <w:bCs/>
              </w:rPr>
            </w:pPr>
            <w:ins w:id="1710" w:author="Bill Hereth" w:date="2022-01-21T13:43:00Z">
              <w:r w:rsidRPr="00D35F76">
                <w:rPr>
                  <w:rFonts w:ascii="Roboto" w:hAnsi="Roboto"/>
                  <w:b/>
                  <w:bCs/>
                  <w:color w:val="666666"/>
                  <w:sz w:val="18"/>
                  <w:szCs w:val="18"/>
                </w:rPr>
                <w:t>LIGHT</w:t>
              </w:r>
              <w:r w:rsidRPr="00D35F76">
                <w:rPr>
                  <w:rFonts w:ascii="Roboto" w:hAnsi="Roboto"/>
                  <w:b/>
                  <w:bCs/>
                  <w:color w:val="666666"/>
                  <w:sz w:val="18"/>
                  <w:szCs w:val="18"/>
                </w:rPr>
                <w:br/>
                <w:t>GOODS</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52725BBF" w14:textId="77777777" w:rsidR="00F16632" w:rsidRDefault="00F16632" w:rsidP="00111FDE">
            <w:pPr>
              <w:pStyle w:val="NormalWeb"/>
              <w:spacing w:before="0" w:beforeAutospacing="0" w:after="0" w:afterAutospacing="0"/>
              <w:jc w:val="center"/>
              <w:rPr>
                <w:ins w:id="1711" w:author="Bill Hereth" w:date="2022-01-21T13:43:00Z"/>
              </w:rPr>
            </w:pPr>
            <w:ins w:id="1712" w:author="Bill Hereth" w:date="2022-01-21T13:43:00Z">
              <w:r>
                <w:rPr>
                  <w:rFonts w:ascii="Roboto" w:hAnsi="Roboto"/>
                  <w:color w:val="666666"/>
                  <w:sz w:val="18"/>
                  <w:szCs w:val="18"/>
                </w:rPr>
                <w:t>LOW</w:t>
              </w:r>
              <w:r>
                <w:rPr>
                  <w:rFonts w:ascii="Roboto" w:hAnsi="Roboto"/>
                  <w:color w:val="666666"/>
                  <w:sz w:val="18"/>
                  <w:szCs w:val="18"/>
                </w:rPr>
                <w:br/>
                <w:t>TOTAL</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08367D71" w14:textId="77777777" w:rsidR="00F16632" w:rsidRDefault="00F16632" w:rsidP="00111FDE">
            <w:pPr>
              <w:pStyle w:val="NormalWeb"/>
              <w:spacing w:before="0" w:beforeAutospacing="0" w:after="0" w:afterAutospacing="0"/>
              <w:jc w:val="center"/>
              <w:rPr>
                <w:ins w:id="1713" w:author="Bill Hereth" w:date="2022-01-21T13:43:00Z"/>
              </w:rPr>
            </w:pPr>
            <w:ins w:id="1714" w:author="Bill Hereth" w:date="2022-01-21T13:43:00Z">
              <w:r>
                <w:rPr>
                  <w:rFonts w:ascii="Roboto" w:hAnsi="Roboto"/>
                  <w:color w:val="666666"/>
                  <w:sz w:val="18"/>
                  <w:szCs w:val="18"/>
                </w:rPr>
                <w:t>MEDIUM</w:t>
              </w:r>
              <w:r>
                <w:rPr>
                  <w:rFonts w:ascii="Roboto" w:hAnsi="Roboto"/>
                  <w:color w:val="666666"/>
                  <w:sz w:val="18"/>
                  <w:szCs w:val="18"/>
                </w:rPr>
                <w:br/>
                <w:t>TOTAL</w:t>
              </w:r>
            </w:ins>
          </w:p>
        </w:tc>
        <w:tc>
          <w:tcPr>
            <w:tcW w:w="936"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hideMark/>
          </w:tcPr>
          <w:p w14:paraId="2D76FD5E" w14:textId="77777777" w:rsidR="00F16632" w:rsidRDefault="00F16632" w:rsidP="00111FDE">
            <w:pPr>
              <w:pStyle w:val="NormalWeb"/>
              <w:spacing w:before="0" w:beforeAutospacing="0" w:after="0" w:afterAutospacing="0"/>
              <w:jc w:val="center"/>
              <w:rPr>
                <w:ins w:id="1715" w:author="Bill Hereth" w:date="2022-01-21T13:43:00Z"/>
              </w:rPr>
            </w:pPr>
            <w:ins w:id="1716" w:author="Bill Hereth" w:date="2022-01-21T13:43:00Z">
              <w:r>
                <w:rPr>
                  <w:rFonts w:ascii="Roboto" w:hAnsi="Roboto"/>
                  <w:color w:val="666666"/>
                  <w:sz w:val="18"/>
                  <w:szCs w:val="18"/>
                </w:rPr>
                <w:t>HIGH</w:t>
              </w:r>
              <w:r>
                <w:rPr>
                  <w:rFonts w:ascii="Roboto" w:hAnsi="Roboto"/>
                  <w:color w:val="666666"/>
                  <w:sz w:val="18"/>
                  <w:szCs w:val="18"/>
                </w:rPr>
                <w:br/>
                <w:t>TOTAL</w:t>
              </w:r>
            </w:ins>
          </w:p>
        </w:tc>
      </w:tr>
      <w:tr w:rsidR="00F16632" w14:paraId="6AA7740B" w14:textId="77777777" w:rsidTr="00111FDE">
        <w:trPr>
          <w:trHeight w:val="315"/>
          <w:jc w:val="center"/>
          <w:ins w:id="1717"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3E8C1789" w14:textId="77777777" w:rsidR="00F16632" w:rsidRDefault="00F16632" w:rsidP="00111FDE">
            <w:pPr>
              <w:pStyle w:val="NormalWeb"/>
              <w:spacing w:before="0" w:beforeAutospacing="0" w:after="0" w:afterAutospacing="0"/>
              <w:rPr>
                <w:ins w:id="1718" w:author="Bill Hereth" w:date="2022-01-21T13:43:00Z"/>
              </w:rPr>
            </w:pPr>
            <w:ins w:id="1719" w:author="Bill Hereth" w:date="2022-01-21T13:43:00Z">
              <w:r>
                <w:rPr>
                  <w:rFonts w:ascii="Roboto" w:hAnsi="Roboto"/>
                  <w:b/>
                  <w:bCs/>
                  <w:color w:val="434343"/>
                  <w:sz w:val="20"/>
                  <w:szCs w:val="20"/>
                </w:rPr>
                <w:t>Industrial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1F6FB6EB" w14:textId="77777777" w:rsidR="00F16632" w:rsidRDefault="00F16632" w:rsidP="00111FDE">
            <w:pPr>
              <w:pStyle w:val="NormalWeb"/>
              <w:spacing w:before="0" w:beforeAutospacing="0" w:after="0" w:afterAutospacing="0"/>
              <w:jc w:val="center"/>
              <w:rPr>
                <w:ins w:id="1720" w:author="Bill Hereth" w:date="2022-01-21T13:43:00Z"/>
              </w:rPr>
            </w:pPr>
            <w:ins w:id="1721" w:author="Bill Hereth" w:date="2022-01-21T13:43:00Z">
              <w:r>
                <w:rPr>
                  <w:rFonts w:ascii="Roboto" w:hAnsi="Roboto"/>
                  <w:color w:val="000000"/>
                  <w:sz w:val="20"/>
                  <w:szCs w:val="20"/>
                </w:rPr>
                <w:t>10%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BC9082D" w14:textId="77777777" w:rsidR="00F16632" w:rsidRDefault="00F16632" w:rsidP="00111FDE">
            <w:pPr>
              <w:pStyle w:val="NormalWeb"/>
              <w:spacing w:before="0" w:beforeAutospacing="0" w:after="0" w:afterAutospacing="0"/>
              <w:jc w:val="center"/>
              <w:rPr>
                <w:ins w:id="1722" w:author="Bill Hereth" w:date="2022-01-21T13:43:00Z"/>
              </w:rPr>
            </w:pPr>
            <w:ins w:id="1723" w:author="Bill Hereth" w:date="2022-01-21T13:43:00Z">
              <w:r>
                <w:rPr>
                  <w:rFonts w:ascii="Roboto" w:hAnsi="Roboto"/>
                  <w:color w:val="000000"/>
                  <w:sz w:val="20"/>
                  <w:szCs w:val="20"/>
                </w:rPr>
                <w:t>15%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A4B5FAC" w14:textId="77777777" w:rsidR="00F16632" w:rsidRDefault="00F16632" w:rsidP="00111FDE">
            <w:pPr>
              <w:pStyle w:val="NormalWeb"/>
              <w:spacing w:before="0" w:beforeAutospacing="0" w:after="0" w:afterAutospacing="0"/>
              <w:jc w:val="center"/>
              <w:rPr>
                <w:ins w:id="1724" w:author="Bill Hereth" w:date="2022-01-21T13:43:00Z"/>
              </w:rPr>
            </w:pPr>
            <w:ins w:id="1725" w:author="Bill Hereth" w:date="2022-01-21T13:43:00Z">
              <w:r>
                <w:rPr>
                  <w:rFonts w:ascii="Roboto" w:hAnsi="Roboto"/>
                  <w:color w:val="000000"/>
                  <w:sz w:val="20"/>
                  <w:szCs w:val="20"/>
                </w:rPr>
                <w:t>20%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8A1FB3E" w14:textId="77777777" w:rsidR="00F16632" w:rsidRPr="00D35F76" w:rsidRDefault="00F16632" w:rsidP="00111FDE">
            <w:pPr>
              <w:pStyle w:val="NormalWeb"/>
              <w:spacing w:before="0" w:beforeAutospacing="0" w:after="0" w:afterAutospacing="0"/>
              <w:jc w:val="center"/>
              <w:rPr>
                <w:ins w:id="1726" w:author="Bill Hereth" w:date="2022-01-21T13:43:00Z"/>
                <w:b/>
                <w:bCs/>
              </w:rPr>
            </w:pPr>
            <w:ins w:id="1727" w:author="Bill Hereth" w:date="2022-01-21T13:43:00Z">
              <w:r w:rsidRPr="00D35F76">
                <w:rPr>
                  <w:rFonts w:ascii="Roboto" w:hAnsi="Roboto"/>
                  <w:b/>
                  <w:bCs/>
                  <w:color w:val="000000"/>
                  <w:sz w:val="20"/>
                  <w:szCs w:val="20"/>
                </w:rPr>
                <w:t>0.266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9301E03" w14:textId="77777777" w:rsidR="00F16632" w:rsidRDefault="00F16632" w:rsidP="00111FDE">
            <w:pPr>
              <w:pStyle w:val="NormalWeb"/>
              <w:spacing w:before="0" w:beforeAutospacing="0" w:after="0" w:afterAutospacing="0"/>
              <w:jc w:val="center"/>
              <w:rPr>
                <w:ins w:id="1728" w:author="Bill Hereth" w:date="2022-01-21T13:43:00Z"/>
              </w:rPr>
            </w:pPr>
            <w:ins w:id="1729" w:author="Bill Hereth" w:date="2022-01-21T13:43:00Z">
              <w:r>
                <w:rPr>
                  <w:rFonts w:ascii="Roboto" w:hAnsi="Roboto"/>
                  <w:color w:val="000000"/>
                  <w:sz w:val="20"/>
                  <w:szCs w:val="20"/>
                </w:rPr>
                <w:t>0.293</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55FC4489" w14:textId="77777777" w:rsidR="00F16632" w:rsidRDefault="00F16632" w:rsidP="00111FDE">
            <w:pPr>
              <w:pStyle w:val="NormalWeb"/>
              <w:spacing w:before="0" w:beforeAutospacing="0" w:after="0" w:afterAutospacing="0"/>
              <w:jc w:val="center"/>
              <w:rPr>
                <w:ins w:id="1730" w:author="Bill Hereth" w:date="2022-01-21T13:43:00Z"/>
              </w:rPr>
            </w:pPr>
            <w:ins w:id="1731" w:author="Bill Hereth" w:date="2022-01-21T13:43:00Z">
              <w:r>
                <w:rPr>
                  <w:rFonts w:ascii="Roboto" w:hAnsi="Roboto"/>
                  <w:color w:val="000000"/>
                  <w:sz w:val="20"/>
                  <w:szCs w:val="20"/>
                </w:rPr>
                <w:t>0.306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9DE27BE" w14:textId="77777777" w:rsidR="00F16632" w:rsidRDefault="00F16632" w:rsidP="00111FDE">
            <w:pPr>
              <w:pStyle w:val="NormalWeb"/>
              <w:spacing w:before="0" w:beforeAutospacing="0" w:after="0" w:afterAutospacing="0"/>
              <w:jc w:val="center"/>
              <w:rPr>
                <w:ins w:id="1732" w:author="Bill Hereth" w:date="2022-01-21T13:43:00Z"/>
              </w:rPr>
            </w:pPr>
            <w:ins w:id="1733" w:author="Bill Hereth" w:date="2022-01-21T13:43:00Z">
              <w:r>
                <w:rPr>
                  <w:rFonts w:ascii="Roboto" w:hAnsi="Roboto"/>
                  <w:color w:val="000000"/>
                  <w:sz w:val="20"/>
                  <w:szCs w:val="20"/>
                </w:rPr>
                <w:t>0.319</w:t>
              </w:r>
            </w:ins>
          </w:p>
        </w:tc>
      </w:tr>
      <w:tr w:rsidR="00F16632" w14:paraId="5E675F4E" w14:textId="77777777" w:rsidTr="00111FDE">
        <w:trPr>
          <w:trHeight w:val="315"/>
          <w:jc w:val="center"/>
          <w:ins w:id="1734"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351BC9E6" w14:textId="77777777" w:rsidR="00F16632" w:rsidRDefault="00F16632" w:rsidP="00111FDE">
            <w:pPr>
              <w:pStyle w:val="NormalWeb"/>
              <w:spacing w:before="0" w:beforeAutospacing="0" w:after="0" w:afterAutospacing="0"/>
              <w:rPr>
                <w:ins w:id="1735" w:author="Bill Hereth" w:date="2022-01-21T13:43:00Z"/>
              </w:rPr>
            </w:pPr>
            <w:ins w:id="1736" w:author="Bill Hereth" w:date="2022-01-21T13:43:00Z">
              <w:r>
                <w:rPr>
                  <w:rFonts w:ascii="Roboto" w:hAnsi="Roboto"/>
                  <w:b/>
                  <w:bCs/>
                  <w:color w:val="434343"/>
                  <w:sz w:val="20"/>
                  <w:szCs w:val="20"/>
                </w:rPr>
                <w:t>Retail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061D58B8" w14:textId="77777777" w:rsidR="00F16632" w:rsidRDefault="00F16632" w:rsidP="00111FDE">
            <w:pPr>
              <w:pStyle w:val="NormalWeb"/>
              <w:spacing w:before="0" w:beforeAutospacing="0" w:after="0" w:afterAutospacing="0"/>
              <w:jc w:val="center"/>
              <w:rPr>
                <w:ins w:id="1737" w:author="Bill Hereth" w:date="2022-01-21T13:43:00Z"/>
              </w:rPr>
            </w:pPr>
            <w:ins w:id="1738" w:author="Bill Hereth" w:date="2022-01-21T13:43:00Z">
              <w:r>
                <w:rPr>
                  <w:rFonts w:ascii="Roboto" w:hAnsi="Roboto"/>
                  <w:color w:val="000000"/>
                  <w:sz w:val="20"/>
                  <w:szCs w:val="20"/>
                </w:rPr>
                <w:t>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EE14E5B" w14:textId="77777777" w:rsidR="00F16632" w:rsidRDefault="00F16632" w:rsidP="00111FDE">
            <w:pPr>
              <w:pStyle w:val="NormalWeb"/>
              <w:spacing w:before="0" w:beforeAutospacing="0" w:after="0" w:afterAutospacing="0"/>
              <w:jc w:val="center"/>
              <w:rPr>
                <w:ins w:id="1739" w:author="Bill Hereth" w:date="2022-01-21T13:43:00Z"/>
              </w:rPr>
            </w:pPr>
            <w:ins w:id="1740" w:author="Bill Hereth" w:date="2022-01-21T13:43:00Z">
              <w:r>
                <w:rPr>
                  <w:rFonts w:ascii="Roboto" w:hAnsi="Roboto"/>
                  <w:color w:val="000000"/>
                  <w:sz w:val="20"/>
                  <w:szCs w:val="20"/>
                </w:rPr>
                <w:t>5%</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487C5CA" w14:textId="77777777" w:rsidR="00F16632" w:rsidRDefault="00F16632" w:rsidP="00111FDE">
            <w:pPr>
              <w:pStyle w:val="NormalWeb"/>
              <w:spacing w:before="0" w:beforeAutospacing="0" w:after="0" w:afterAutospacing="0"/>
              <w:jc w:val="center"/>
              <w:rPr>
                <w:ins w:id="1741" w:author="Bill Hereth" w:date="2022-01-21T13:43:00Z"/>
              </w:rPr>
            </w:pPr>
            <w:ins w:id="1742" w:author="Bill Hereth" w:date="2022-01-21T13:43:00Z">
              <w:r>
                <w:rPr>
                  <w:rFonts w:ascii="Roboto" w:hAnsi="Roboto"/>
                  <w:color w:val="000000"/>
                  <w:sz w:val="20"/>
                  <w:szCs w:val="20"/>
                </w:rPr>
                <w:t>10%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7BB89DC" w14:textId="77777777" w:rsidR="00F16632" w:rsidRPr="00D35F76" w:rsidRDefault="00F16632" w:rsidP="00111FDE">
            <w:pPr>
              <w:pStyle w:val="NormalWeb"/>
              <w:spacing w:before="0" w:beforeAutospacing="0" w:after="0" w:afterAutospacing="0"/>
              <w:jc w:val="center"/>
              <w:rPr>
                <w:ins w:id="1743" w:author="Bill Hereth" w:date="2022-01-21T13:43:00Z"/>
                <w:b/>
                <w:bCs/>
              </w:rPr>
            </w:pPr>
            <w:ins w:id="1744" w:author="Bill Hereth" w:date="2022-01-21T13:43:00Z">
              <w:r w:rsidRPr="00D35F76">
                <w:rPr>
                  <w:rFonts w:ascii="Roboto" w:hAnsi="Roboto"/>
                  <w:b/>
                  <w:bCs/>
                  <w:color w:val="000000"/>
                  <w:sz w:val="20"/>
                  <w:szCs w:val="20"/>
                </w:rPr>
                <w:t>0.166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0A48E98" w14:textId="77777777" w:rsidR="00F16632" w:rsidRDefault="00F16632" w:rsidP="00111FDE">
            <w:pPr>
              <w:pStyle w:val="NormalWeb"/>
              <w:spacing w:before="0" w:beforeAutospacing="0" w:after="0" w:afterAutospacing="0"/>
              <w:jc w:val="center"/>
              <w:rPr>
                <w:ins w:id="1745" w:author="Bill Hereth" w:date="2022-01-21T13:43:00Z"/>
              </w:rPr>
            </w:pPr>
            <w:ins w:id="1746" w:author="Bill Hereth" w:date="2022-01-21T13:43:00Z">
              <w:r>
                <w:rPr>
                  <w:rFonts w:ascii="Roboto" w:hAnsi="Roboto"/>
                  <w:color w:val="000000"/>
                  <w:sz w:val="20"/>
                  <w:szCs w:val="20"/>
                </w:rPr>
                <w:t>0.166</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3FF369C" w14:textId="77777777" w:rsidR="00F16632" w:rsidRDefault="00F16632" w:rsidP="00111FDE">
            <w:pPr>
              <w:pStyle w:val="NormalWeb"/>
              <w:spacing w:before="0" w:beforeAutospacing="0" w:after="0" w:afterAutospacing="0"/>
              <w:jc w:val="center"/>
              <w:rPr>
                <w:ins w:id="1747" w:author="Bill Hereth" w:date="2022-01-21T13:43:00Z"/>
              </w:rPr>
            </w:pPr>
            <w:ins w:id="1748" w:author="Bill Hereth" w:date="2022-01-21T13:43:00Z">
              <w:r>
                <w:rPr>
                  <w:rFonts w:ascii="Roboto" w:hAnsi="Roboto"/>
                  <w:color w:val="000000"/>
                  <w:sz w:val="20"/>
                  <w:szCs w:val="20"/>
                </w:rPr>
                <w:t>0.174</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60DECCE5" w14:textId="77777777" w:rsidR="00F16632" w:rsidRDefault="00F16632" w:rsidP="00111FDE">
            <w:pPr>
              <w:pStyle w:val="NormalWeb"/>
              <w:spacing w:before="0" w:beforeAutospacing="0" w:after="0" w:afterAutospacing="0"/>
              <w:jc w:val="center"/>
              <w:rPr>
                <w:ins w:id="1749" w:author="Bill Hereth" w:date="2022-01-21T13:43:00Z"/>
              </w:rPr>
            </w:pPr>
            <w:ins w:id="1750" w:author="Bill Hereth" w:date="2022-01-21T13:43:00Z">
              <w:r>
                <w:rPr>
                  <w:rFonts w:ascii="Roboto" w:hAnsi="Roboto"/>
                  <w:color w:val="000000"/>
                  <w:sz w:val="20"/>
                  <w:szCs w:val="20"/>
                </w:rPr>
                <w:t>0.183</w:t>
              </w:r>
            </w:ins>
          </w:p>
        </w:tc>
      </w:tr>
      <w:tr w:rsidR="00F16632" w14:paraId="1CE064FD" w14:textId="77777777" w:rsidTr="00111FDE">
        <w:trPr>
          <w:trHeight w:val="315"/>
          <w:jc w:val="center"/>
          <w:ins w:id="1751"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3EC025AD" w14:textId="77777777" w:rsidR="00F16632" w:rsidRDefault="00F16632" w:rsidP="00111FDE">
            <w:pPr>
              <w:pStyle w:val="NormalWeb"/>
              <w:spacing w:before="0" w:beforeAutospacing="0" w:after="0" w:afterAutospacing="0"/>
              <w:rPr>
                <w:ins w:id="1752" w:author="Bill Hereth" w:date="2022-01-21T13:43:00Z"/>
              </w:rPr>
            </w:pPr>
            <w:ins w:id="1753" w:author="Bill Hereth" w:date="2022-01-21T13:43:00Z">
              <w:r>
                <w:rPr>
                  <w:rFonts w:ascii="Roboto" w:hAnsi="Roboto"/>
                  <w:b/>
                  <w:bCs/>
                  <w:color w:val="434343"/>
                  <w:sz w:val="20"/>
                  <w:szCs w:val="20"/>
                </w:rPr>
                <w:t>Other Employment</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6C723EBA" w14:textId="77777777" w:rsidR="00F16632" w:rsidRDefault="00F16632" w:rsidP="00111FDE">
            <w:pPr>
              <w:pStyle w:val="NormalWeb"/>
              <w:spacing w:before="0" w:beforeAutospacing="0" w:after="0" w:afterAutospacing="0"/>
              <w:jc w:val="center"/>
              <w:rPr>
                <w:ins w:id="1754" w:author="Bill Hereth" w:date="2022-01-21T13:43:00Z"/>
              </w:rPr>
            </w:pPr>
            <w:ins w:id="1755" w:author="Bill Hereth" w:date="2022-01-21T13:43:00Z">
              <w:r>
                <w:rPr>
                  <w:rFonts w:ascii="Roboto" w:hAnsi="Roboto"/>
                  <w:color w:val="000000"/>
                  <w:sz w:val="20"/>
                  <w:szCs w:val="20"/>
                </w:rPr>
                <w:t>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5DD6073" w14:textId="77777777" w:rsidR="00F16632" w:rsidRDefault="00F16632" w:rsidP="00111FDE">
            <w:pPr>
              <w:pStyle w:val="NormalWeb"/>
              <w:spacing w:before="0" w:beforeAutospacing="0" w:after="0" w:afterAutospacing="0"/>
              <w:jc w:val="center"/>
              <w:rPr>
                <w:ins w:id="1756" w:author="Bill Hereth" w:date="2022-01-21T13:43:00Z"/>
              </w:rPr>
            </w:pPr>
            <w:ins w:id="1757" w:author="Bill Hereth" w:date="2022-01-21T13:43:00Z">
              <w:r>
                <w:rPr>
                  <w:rFonts w:ascii="Roboto" w:hAnsi="Roboto"/>
                  <w:color w:val="000000"/>
                  <w:sz w:val="20"/>
                  <w:szCs w:val="20"/>
                </w:rPr>
                <w:t>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8CA17C9" w14:textId="77777777" w:rsidR="00F16632" w:rsidRDefault="00F16632" w:rsidP="00111FDE">
            <w:pPr>
              <w:pStyle w:val="NormalWeb"/>
              <w:spacing w:before="0" w:beforeAutospacing="0" w:after="0" w:afterAutospacing="0"/>
              <w:jc w:val="center"/>
              <w:rPr>
                <w:ins w:id="1758" w:author="Bill Hereth" w:date="2022-01-21T13:43:00Z"/>
              </w:rPr>
            </w:pPr>
            <w:ins w:id="1759" w:author="Bill Hereth" w:date="2022-01-21T13:43:00Z">
              <w:r>
                <w:rPr>
                  <w:rFonts w:ascii="Roboto" w:hAnsi="Roboto"/>
                  <w:color w:val="000000"/>
                  <w:sz w:val="20"/>
                  <w:szCs w:val="20"/>
                </w:rPr>
                <w:t>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0BFF452D" w14:textId="77777777" w:rsidR="00F16632" w:rsidRPr="00D35F76" w:rsidRDefault="00F16632" w:rsidP="00111FDE">
            <w:pPr>
              <w:pStyle w:val="NormalWeb"/>
              <w:spacing w:before="0" w:beforeAutospacing="0" w:after="0" w:afterAutospacing="0"/>
              <w:jc w:val="center"/>
              <w:rPr>
                <w:ins w:id="1760" w:author="Bill Hereth" w:date="2022-01-21T13:43:00Z"/>
                <w:b/>
                <w:bCs/>
              </w:rPr>
            </w:pPr>
            <w:ins w:id="1761" w:author="Bill Hereth" w:date="2022-01-21T13:43:00Z">
              <w:r w:rsidRPr="00D35F76">
                <w:rPr>
                  <w:rFonts w:ascii="Roboto" w:hAnsi="Roboto"/>
                  <w:b/>
                  <w:bCs/>
                  <w:color w:val="000000"/>
                  <w:sz w:val="20"/>
                  <w:szCs w:val="20"/>
                </w:rPr>
                <w:t>0.023</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5B0D89F1" w14:textId="77777777" w:rsidR="00F16632" w:rsidRDefault="00F16632" w:rsidP="00111FDE">
            <w:pPr>
              <w:pStyle w:val="NormalWeb"/>
              <w:spacing w:before="0" w:beforeAutospacing="0" w:after="0" w:afterAutospacing="0"/>
              <w:jc w:val="center"/>
              <w:rPr>
                <w:ins w:id="1762" w:author="Bill Hereth" w:date="2022-01-21T13:43:00Z"/>
              </w:rPr>
            </w:pPr>
            <w:ins w:id="1763" w:author="Bill Hereth" w:date="2022-01-21T13:43:00Z">
              <w:r>
                <w:rPr>
                  <w:rFonts w:ascii="Roboto" w:hAnsi="Roboto"/>
                  <w:color w:val="000000"/>
                  <w:sz w:val="20"/>
                  <w:szCs w:val="20"/>
                </w:rPr>
                <w:t>0.023</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171BE0A" w14:textId="77777777" w:rsidR="00F16632" w:rsidRDefault="00F16632" w:rsidP="00111FDE">
            <w:pPr>
              <w:pStyle w:val="NormalWeb"/>
              <w:spacing w:before="0" w:beforeAutospacing="0" w:after="0" w:afterAutospacing="0"/>
              <w:jc w:val="center"/>
              <w:rPr>
                <w:ins w:id="1764" w:author="Bill Hereth" w:date="2022-01-21T13:43:00Z"/>
              </w:rPr>
            </w:pPr>
            <w:ins w:id="1765" w:author="Bill Hereth" w:date="2022-01-21T13:43:00Z">
              <w:r>
                <w:rPr>
                  <w:rFonts w:ascii="Roboto" w:hAnsi="Roboto"/>
                  <w:color w:val="000000"/>
                  <w:sz w:val="20"/>
                  <w:szCs w:val="20"/>
                </w:rPr>
                <w:t>0.023</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73945727" w14:textId="77777777" w:rsidR="00F16632" w:rsidRDefault="00F16632" w:rsidP="00111FDE">
            <w:pPr>
              <w:pStyle w:val="NormalWeb"/>
              <w:spacing w:before="0" w:beforeAutospacing="0" w:after="0" w:afterAutospacing="0"/>
              <w:jc w:val="center"/>
              <w:rPr>
                <w:ins w:id="1766" w:author="Bill Hereth" w:date="2022-01-21T13:43:00Z"/>
              </w:rPr>
            </w:pPr>
            <w:ins w:id="1767" w:author="Bill Hereth" w:date="2022-01-21T13:43:00Z">
              <w:r>
                <w:rPr>
                  <w:rFonts w:ascii="Roboto" w:hAnsi="Roboto"/>
                  <w:color w:val="000000"/>
                  <w:sz w:val="20"/>
                  <w:szCs w:val="20"/>
                </w:rPr>
                <w:t>0.023</w:t>
              </w:r>
            </w:ins>
          </w:p>
        </w:tc>
      </w:tr>
      <w:tr w:rsidR="00F16632" w14:paraId="2B75DF7D" w14:textId="77777777" w:rsidTr="00111FDE">
        <w:trPr>
          <w:trHeight w:val="315"/>
          <w:jc w:val="center"/>
          <w:ins w:id="1768" w:author="Bill Hereth" w:date="2022-01-21T13:43:00Z"/>
        </w:trPr>
        <w:tc>
          <w:tcPr>
            <w:tcW w:w="2242" w:type="dxa"/>
            <w:tcBorders>
              <w:top w:val="single" w:sz="6" w:space="0" w:color="FFFFFF"/>
              <w:left w:val="single" w:sz="6" w:space="0" w:color="FFFFFF"/>
              <w:bottom w:val="single" w:sz="6" w:space="0" w:color="FFFFFF"/>
              <w:right w:val="single" w:sz="6" w:space="0" w:color="FFFFFF"/>
            </w:tcBorders>
            <w:shd w:val="clear" w:color="auto" w:fill="D0E0E3"/>
            <w:tcMar>
              <w:top w:w="40" w:type="dxa"/>
              <w:left w:w="40" w:type="dxa"/>
              <w:bottom w:w="40" w:type="dxa"/>
              <w:right w:w="40" w:type="dxa"/>
            </w:tcMar>
            <w:vAlign w:val="bottom"/>
            <w:hideMark/>
          </w:tcPr>
          <w:p w14:paraId="678EEE16" w14:textId="77777777" w:rsidR="00F16632" w:rsidRDefault="00F16632" w:rsidP="00111FDE">
            <w:pPr>
              <w:pStyle w:val="NormalWeb"/>
              <w:spacing w:before="0" w:beforeAutospacing="0" w:after="0" w:afterAutospacing="0"/>
              <w:rPr>
                <w:ins w:id="1769" w:author="Bill Hereth" w:date="2022-01-21T13:43:00Z"/>
              </w:rPr>
            </w:pPr>
            <w:ins w:id="1770" w:author="Bill Hereth" w:date="2022-01-21T13:43:00Z">
              <w:r>
                <w:rPr>
                  <w:rFonts w:ascii="Roboto" w:hAnsi="Roboto"/>
                  <w:b/>
                  <w:bCs/>
                  <w:color w:val="434343"/>
                  <w:sz w:val="20"/>
                  <w:szCs w:val="20"/>
                </w:rPr>
                <w:t>Total Households</w:t>
              </w:r>
            </w:ins>
          </w:p>
        </w:tc>
        <w:tc>
          <w:tcPr>
            <w:tcW w:w="792" w:type="dxa"/>
            <w:tcBorders>
              <w:top w:val="single" w:sz="6" w:space="0" w:color="FFFFFF"/>
              <w:left w:val="single" w:sz="6" w:space="0" w:color="FFFFFF"/>
              <w:bottom w:val="single" w:sz="6" w:space="0" w:color="FFFFFF"/>
              <w:right w:val="single" w:sz="6" w:space="0" w:color="FFFFFF"/>
            </w:tcBorders>
            <w:shd w:val="clear" w:color="auto" w:fill="D9D9D9"/>
            <w:tcMar>
              <w:top w:w="40" w:type="dxa"/>
              <w:left w:w="40" w:type="dxa"/>
              <w:bottom w:w="40" w:type="dxa"/>
              <w:right w:w="40" w:type="dxa"/>
            </w:tcMar>
            <w:vAlign w:val="bottom"/>
            <w:hideMark/>
          </w:tcPr>
          <w:p w14:paraId="7150BA53" w14:textId="77777777" w:rsidR="00F16632" w:rsidRDefault="00F16632" w:rsidP="00111FDE">
            <w:pPr>
              <w:pStyle w:val="NormalWeb"/>
              <w:spacing w:before="0" w:beforeAutospacing="0" w:after="0" w:afterAutospacing="0"/>
              <w:jc w:val="center"/>
              <w:rPr>
                <w:ins w:id="1771" w:author="Bill Hereth" w:date="2022-01-21T13:43:00Z"/>
              </w:rPr>
            </w:pPr>
            <w:ins w:id="1772" w:author="Bill Hereth" w:date="2022-01-21T13:43:00Z">
              <w:r>
                <w:rPr>
                  <w:rFonts w:ascii="Roboto" w:hAnsi="Roboto"/>
                  <w:color w:val="000000"/>
                  <w:sz w:val="20"/>
                  <w:szCs w:val="20"/>
                </w:rPr>
                <w:t>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4108F76A" w14:textId="77777777" w:rsidR="00F16632" w:rsidRDefault="00F16632" w:rsidP="00111FDE">
            <w:pPr>
              <w:pStyle w:val="NormalWeb"/>
              <w:spacing w:before="0" w:beforeAutospacing="0" w:after="0" w:afterAutospacing="0"/>
              <w:jc w:val="center"/>
              <w:rPr>
                <w:ins w:id="1773" w:author="Bill Hereth" w:date="2022-01-21T13:43:00Z"/>
              </w:rPr>
            </w:pPr>
            <w:ins w:id="1774" w:author="Bill Hereth" w:date="2022-01-21T13:43:00Z">
              <w:r>
                <w:rPr>
                  <w:rFonts w:ascii="Roboto" w:hAnsi="Roboto"/>
                  <w:color w:val="000000"/>
                  <w:sz w:val="20"/>
                  <w:szCs w:val="20"/>
                </w:rPr>
                <w:t>0%</w:t>
              </w:r>
            </w:ins>
          </w:p>
        </w:tc>
        <w:tc>
          <w:tcPr>
            <w:tcW w:w="792"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00881B1" w14:textId="77777777" w:rsidR="00F16632" w:rsidRDefault="00F16632" w:rsidP="00111FDE">
            <w:pPr>
              <w:pStyle w:val="NormalWeb"/>
              <w:spacing w:before="0" w:beforeAutospacing="0" w:after="0" w:afterAutospacing="0"/>
              <w:jc w:val="center"/>
              <w:rPr>
                <w:ins w:id="1775" w:author="Bill Hereth" w:date="2022-01-21T13:43:00Z"/>
              </w:rPr>
            </w:pPr>
            <w:ins w:id="1776" w:author="Bill Hereth" w:date="2022-01-21T13:43:00Z">
              <w:r>
                <w:t>0%</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31641128" w14:textId="77777777" w:rsidR="00F16632" w:rsidRPr="00D35F76" w:rsidRDefault="00F16632" w:rsidP="00111FDE">
            <w:pPr>
              <w:pStyle w:val="NormalWeb"/>
              <w:spacing w:before="0" w:beforeAutospacing="0" w:after="0" w:afterAutospacing="0"/>
              <w:jc w:val="center"/>
              <w:rPr>
                <w:ins w:id="1777" w:author="Bill Hereth" w:date="2022-01-21T13:43:00Z"/>
                <w:b/>
                <w:bCs/>
              </w:rPr>
            </w:pPr>
            <w:ins w:id="1778" w:author="Bill Hereth" w:date="2022-01-21T13:43:00Z">
              <w:r w:rsidRPr="00D35F76">
                <w:rPr>
                  <w:rFonts w:ascii="Roboto" w:hAnsi="Roboto"/>
                  <w:b/>
                  <w:bCs/>
                  <w:color w:val="000000"/>
                  <w:sz w:val="20"/>
                  <w:szCs w:val="20"/>
                </w:rPr>
                <w:t>0.097</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66F30BAA" w14:textId="77777777" w:rsidR="00F16632" w:rsidRDefault="00F16632" w:rsidP="00111FDE">
            <w:pPr>
              <w:pStyle w:val="NormalWeb"/>
              <w:spacing w:before="0" w:beforeAutospacing="0" w:after="0" w:afterAutospacing="0"/>
              <w:jc w:val="center"/>
              <w:rPr>
                <w:ins w:id="1779" w:author="Bill Hereth" w:date="2022-01-21T13:43:00Z"/>
              </w:rPr>
            </w:pPr>
            <w:ins w:id="1780" w:author="Bill Hereth" w:date="2022-01-21T13:43:00Z">
              <w:r>
                <w:rPr>
                  <w:rFonts w:ascii="Roboto" w:hAnsi="Roboto"/>
                  <w:color w:val="000000"/>
                  <w:sz w:val="20"/>
                  <w:szCs w:val="20"/>
                </w:rPr>
                <w:t>0.097</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15135453" w14:textId="77777777" w:rsidR="00F16632" w:rsidRDefault="00F16632" w:rsidP="00111FDE">
            <w:pPr>
              <w:pStyle w:val="NormalWeb"/>
              <w:spacing w:before="0" w:beforeAutospacing="0" w:after="0" w:afterAutospacing="0"/>
              <w:jc w:val="center"/>
              <w:rPr>
                <w:ins w:id="1781" w:author="Bill Hereth" w:date="2022-01-21T13:43:00Z"/>
              </w:rPr>
            </w:pPr>
            <w:ins w:id="1782" w:author="Bill Hereth" w:date="2022-01-21T13:43:00Z">
              <w:r>
                <w:rPr>
                  <w:rFonts w:ascii="Roboto" w:hAnsi="Roboto"/>
                  <w:color w:val="000000"/>
                  <w:sz w:val="20"/>
                  <w:szCs w:val="20"/>
                </w:rPr>
                <w:t>0.097</w:t>
              </w:r>
            </w:ins>
          </w:p>
        </w:tc>
        <w:tc>
          <w:tcPr>
            <w:tcW w:w="936" w:type="dxa"/>
            <w:tcBorders>
              <w:top w:val="single" w:sz="6" w:space="0" w:color="FFFFFF"/>
              <w:left w:val="single" w:sz="6" w:space="0" w:color="FFFFFF"/>
              <w:bottom w:val="single" w:sz="6" w:space="0" w:color="FFFFFF"/>
              <w:right w:val="single" w:sz="6" w:space="0" w:color="FFFFFF"/>
            </w:tcBorders>
            <w:shd w:val="clear" w:color="auto" w:fill="F3F3F3"/>
            <w:tcMar>
              <w:top w:w="40" w:type="dxa"/>
              <w:left w:w="40" w:type="dxa"/>
              <w:bottom w:w="40" w:type="dxa"/>
              <w:right w:w="40" w:type="dxa"/>
            </w:tcMar>
            <w:vAlign w:val="bottom"/>
            <w:hideMark/>
          </w:tcPr>
          <w:p w14:paraId="2196A648" w14:textId="77777777" w:rsidR="00F16632" w:rsidRDefault="00F16632" w:rsidP="00111FDE">
            <w:pPr>
              <w:pStyle w:val="NormalWeb"/>
              <w:spacing w:before="0" w:beforeAutospacing="0" w:after="0" w:afterAutospacing="0"/>
              <w:jc w:val="center"/>
              <w:rPr>
                <w:ins w:id="1783" w:author="Bill Hereth" w:date="2022-01-21T13:43:00Z"/>
              </w:rPr>
            </w:pPr>
            <w:ins w:id="1784" w:author="Bill Hereth" w:date="2022-01-21T13:43:00Z">
              <w:r>
                <w:rPr>
                  <w:rFonts w:ascii="Roboto" w:hAnsi="Roboto"/>
                  <w:color w:val="000000"/>
                  <w:sz w:val="20"/>
                  <w:szCs w:val="20"/>
                </w:rPr>
                <w:t>0.097</w:t>
              </w:r>
            </w:ins>
          </w:p>
        </w:tc>
      </w:tr>
      <w:tr w:rsidR="00F16632" w14:paraId="018A7CA3" w14:textId="77777777" w:rsidTr="00111FDE">
        <w:trPr>
          <w:trHeight w:val="315"/>
          <w:jc w:val="center"/>
          <w:ins w:id="1785" w:author="Bill Hereth" w:date="2022-01-21T13:43:00Z"/>
        </w:trPr>
        <w:tc>
          <w:tcPr>
            <w:tcW w:w="224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640B9540" w14:textId="77777777" w:rsidR="00F16632" w:rsidRDefault="00F16632" w:rsidP="00111FDE">
            <w:pPr>
              <w:pStyle w:val="NormalWeb"/>
              <w:spacing w:before="0" w:beforeAutospacing="0" w:after="0" w:afterAutospacing="0"/>
              <w:rPr>
                <w:ins w:id="1786"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2B69A619" w14:textId="77777777" w:rsidR="00F16632" w:rsidRDefault="00F16632" w:rsidP="00111FDE">
            <w:pPr>
              <w:rPr>
                <w:ins w:id="1787"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0F15CB80" w14:textId="77777777" w:rsidR="00F16632" w:rsidRDefault="00F16632" w:rsidP="00111FDE">
            <w:pPr>
              <w:rPr>
                <w:ins w:id="1788" w:author="Bill Hereth" w:date="2022-01-21T13:43:00Z"/>
              </w:rPr>
            </w:pPr>
          </w:p>
        </w:tc>
        <w:tc>
          <w:tcPr>
            <w:tcW w:w="792"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522CACBD" w14:textId="77777777" w:rsidR="00F16632" w:rsidRDefault="00F16632" w:rsidP="00111FDE">
            <w:pPr>
              <w:rPr>
                <w:ins w:id="1789"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16EBB431" w14:textId="77777777" w:rsidR="00F16632" w:rsidRDefault="00F16632" w:rsidP="00111FDE">
            <w:pPr>
              <w:rPr>
                <w:ins w:id="1790"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6B6C73FF" w14:textId="77777777" w:rsidR="00F16632" w:rsidRDefault="00F16632" w:rsidP="00111FDE">
            <w:pPr>
              <w:rPr>
                <w:ins w:id="1791"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3AAAE051" w14:textId="77777777" w:rsidR="00F16632" w:rsidRDefault="00F16632" w:rsidP="00111FDE">
            <w:pPr>
              <w:rPr>
                <w:ins w:id="1792" w:author="Bill Hereth" w:date="2022-01-21T13:43:00Z"/>
              </w:rPr>
            </w:pPr>
          </w:p>
        </w:tc>
        <w:tc>
          <w:tcPr>
            <w:tcW w:w="936" w:type="dxa"/>
            <w:tcBorders>
              <w:top w:val="single" w:sz="6" w:space="0" w:color="FFFFFF"/>
              <w:left w:val="single" w:sz="6" w:space="0" w:color="FFFFFF"/>
              <w:bottom w:val="single" w:sz="6" w:space="0" w:color="FFFFFF"/>
              <w:right w:val="single" w:sz="6" w:space="0" w:color="FFFFFF"/>
            </w:tcBorders>
            <w:tcMar>
              <w:top w:w="40" w:type="dxa"/>
              <w:left w:w="0" w:type="dxa"/>
              <w:bottom w:w="40" w:type="dxa"/>
              <w:right w:w="0" w:type="dxa"/>
            </w:tcMar>
            <w:vAlign w:val="bottom"/>
            <w:hideMark/>
          </w:tcPr>
          <w:p w14:paraId="486C65CE" w14:textId="77777777" w:rsidR="00F16632" w:rsidRDefault="00F16632" w:rsidP="00111FDE">
            <w:pPr>
              <w:rPr>
                <w:ins w:id="1793" w:author="Bill Hereth" w:date="2022-01-21T13:43:00Z"/>
              </w:rPr>
            </w:pPr>
          </w:p>
        </w:tc>
      </w:tr>
    </w:tbl>
    <w:p w14:paraId="38DC22CD" w14:textId="1E47F123" w:rsidR="00F16632" w:rsidRDefault="00F16632" w:rsidP="00F16632">
      <w:pPr>
        <w:rPr>
          <w:ins w:id="1794" w:author="Bill Hereth" w:date="2022-01-21T13:43:00Z"/>
        </w:rPr>
      </w:pPr>
      <w:ins w:id="1795" w:author="Bill Hereth" w:date="2022-01-21T13:43:00Z">
        <w:r>
          <w:t xml:space="preserve">In November 30, 2020, a WFRC Urban Freight Stakeholder Workshop occurred and participants were asked about the </w:t>
        </w:r>
      </w:ins>
      <w:ins w:id="1796" w:author="Bill Hereth" w:date="2022-02-18T09:22:00Z">
        <w:r w:rsidR="0030183C">
          <w:t>c</w:t>
        </w:r>
      </w:ins>
      <w:ins w:id="1797" w:author="Bill Hereth" w:date="2022-01-21T13:43:00Z">
        <w:r>
          <w:t>omments received from industry stakeholders during the WFRC Freight Stakeholder Meeting on November 30, 2020 also indicated that stakeholders are seeing a disproportionately greater increase in the number of trucks than the total weight and volume of goods transported. </w:t>
        </w:r>
      </w:ins>
    </w:p>
    <w:p w14:paraId="702FE50B" w14:textId="77777777" w:rsidR="00F16632" w:rsidRDefault="00F16632" w:rsidP="00F16632">
      <w:pPr>
        <w:rPr>
          <w:ins w:id="1798" w:author="Bill Hereth" w:date="2022-01-21T13:43:00Z"/>
        </w:rPr>
      </w:pPr>
    </w:p>
    <w:p w14:paraId="7872C2BD" w14:textId="77777777" w:rsidR="00F16632" w:rsidRDefault="00F16632" w:rsidP="00F16632">
      <w:pPr>
        <w:pStyle w:val="Heading5"/>
        <w:rPr>
          <w:ins w:id="1799" w:author="Bill Hereth" w:date="2022-01-21T13:43:00Z"/>
        </w:rPr>
      </w:pPr>
      <w:ins w:id="1800" w:author="Bill Hereth" w:date="2022-01-21T13:43:00Z">
        <w:r>
          <w:lastRenderedPageBreak/>
          <w:t>Home-Based Shopping Trips </w:t>
        </w:r>
      </w:ins>
    </w:p>
    <w:p w14:paraId="65A5D4A7" w14:textId="77777777" w:rsidR="00F16632" w:rsidRDefault="00F16632" w:rsidP="00F16632">
      <w:pPr>
        <w:rPr>
          <w:ins w:id="1801" w:author="Bill Hereth" w:date="2022-01-21T13:43:00Z"/>
        </w:rPr>
      </w:pPr>
      <w:ins w:id="1802" w:author="Bill Hereth" w:date="2022-01-21T13:43:00Z">
        <w:r>
          <w:t>Home-based shopping trips take into account the shopping trips that begin from the home.  As more people opt for direct delivery to their home and choose to not make the trip to the store, there may be potential to adjust home-based shipping trips in the model. Traditional travel demand models account for destination shopping trips by assuming that individuals will make trips to stores for purchases. With the growth of e-commerce, delivery of goods has become much more complex. Individual trips may be replaced by home deliveries by retailers, or other third-party carriers. Goods may also be delivered to designated locations (i.e., Amazon lockers) or at the retail store itself for individuals to pick up. This will result in individual trips continuing. For example, during the COVID-19 pandemic, there has been a substantial increase in demand for curbside delivery and households are still choosing to pick up an item, making a trip despite not entering the shop. </w:t>
        </w:r>
      </w:ins>
    </w:p>
    <w:p w14:paraId="25DBFE95" w14:textId="77777777" w:rsidR="00F16632" w:rsidRDefault="00F16632" w:rsidP="00F16632">
      <w:pPr>
        <w:rPr>
          <w:ins w:id="1803" w:author="Bill Hereth" w:date="2022-01-21T13:43:00Z"/>
        </w:rPr>
      </w:pPr>
      <w:ins w:id="1804" w:author="Bill Hereth" w:date="2022-01-21T13:43:00Z">
        <w:r>
          <w:t>According to existing UDOT traffic data, traffic volumes at end of 2020 have almost returned to 2019 pre-pandemic levels. This indicates that people and households are continuing to travel and make local trips, despite the pandemic. The rise of e-commerce has shown that although people are ordering goods and having these goods delivered, the delivery transaction may still require some travel for individuals to either pick up their goods at location or have it delivered to their homes. The WFRC team has taken the initial approach of evaluating e-commerce through the truck generation trip increase, as mentioned earlier as the first step of integrating e-commerce and delivery in the model. </w:t>
        </w:r>
      </w:ins>
    </w:p>
    <w:p w14:paraId="55E4E2E5" w14:textId="3CCFE7D0" w:rsidR="00F16632" w:rsidRDefault="00F16632" w:rsidP="0030183C">
      <w:pPr>
        <w:pStyle w:val="Heading3"/>
        <w:rPr>
          <w:ins w:id="1805" w:author="Bill Hereth" w:date="2022-01-21T13:43:00Z"/>
        </w:rPr>
      </w:pPr>
      <w:bookmarkStart w:id="1806" w:name="_Toc95889774"/>
      <w:ins w:id="1807" w:author="Bill Hereth" w:date="2022-01-21T13:43:00Z">
        <w:r>
          <w:t>Work at Home: Home-Based Jobs and Telecommuting</w:t>
        </w:r>
        <w:bookmarkEnd w:id="1806"/>
      </w:ins>
    </w:p>
    <w:p w14:paraId="6C525029" w14:textId="77777777" w:rsidR="00F16632" w:rsidRDefault="00F16632" w:rsidP="00F16632">
      <w:pPr>
        <w:rPr>
          <w:ins w:id="1808" w:author="Bill Hereth" w:date="2022-01-21T13:43:00Z"/>
        </w:rPr>
      </w:pPr>
      <w:ins w:id="1809" w:author="Bill Hereth" w:date="2022-01-21T13:43:00Z">
        <w:r>
          <w:t>Using baseline trends from the pre-COVID American Community Survey (ACS) data and data during COVID, work-at-home (WAH) jobs were projected for future years in two categories: home-based jobs (HBJ) and telecommuting. Home-based jobs (HBJ) represent self-employed who work from home. HBJ projections were based on two subcategories under ACS Worked at Home category: self-employed in own incorporated business workers, and self-employed in own not incorporated business workers. Telecommuting jobs represent people who work from home in substitute for part or all of their time working in a physical office location. Telecommuting jobs were based on the remaining number of employees in the ACS Worked at Home category after removing HBJ.</w:t>
        </w:r>
      </w:ins>
    </w:p>
    <w:p w14:paraId="2CDA1541" w14:textId="77777777" w:rsidR="00F16632" w:rsidRDefault="00F16632" w:rsidP="00664F43">
      <w:pPr>
        <w:pStyle w:val="Heading4"/>
        <w:rPr>
          <w:ins w:id="1810" w:author="Bill Hereth" w:date="2022-01-21T13:43:00Z"/>
        </w:rPr>
      </w:pPr>
      <w:ins w:id="1811" w:author="Bill Hereth" w:date="2022-01-21T13:43:00Z">
        <w:r>
          <w:t>Pre-COVID Historical Data</w:t>
        </w:r>
      </w:ins>
    </w:p>
    <w:p w14:paraId="456E28DE" w14:textId="77777777" w:rsidR="00F16632" w:rsidRDefault="00F16632" w:rsidP="00F16632">
      <w:pPr>
        <w:rPr>
          <w:ins w:id="1812" w:author="Bill Hereth" w:date="2022-01-21T13:43:00Z"/>
        </w:rPr>
      </w:pPr>
      <w:ins w:id="1813" w:author="Bill Hereth" w:date="2022-01-21T13:43:00Z">
        <w:r>
          <w:t>Historical pre-COVID data was aggregated for work-at-home total, as well as for the home-based and telecommuting jobs subcategories from 2010 through 2019 from 5-year ACS data at the county level (see following chart). Overall, Work-At-Home shares along the Wasatch Front go from 4.6% in 2010 to 6.0% in 2019, which is 22% higher than the national rate of 4.9%. Of the four Wasatch Front counties, Utah County has the highest rate at 6.9% in 2019, or 15% higher than the regional rate. Weber County is the lowest at 4.9%, which is actually matches the national rate in 2019.</w:t>
        </w:r>
      </w:ins>
    </w:p>
    <w:p w14:paraId="2E22A6B7" w14:textId="77777777" w:rsidR="00F16632" w:rsidRDefault="00F16632" w:rsidP="00F16632">
      <w:pPr>
        <w:jc w:val="center"/>
        <w:rPr>
          <w:ins w:id="1814" w:author="Bill Hereth" w:date="2022-01-21T13:43:00Z"/>
        </w:rPr>
      </w:pPr>
    </w:p>
    <w:p w14:paraId="02627AB3" w14:textId="77777777" w:rsidR="00F16632" w:rsidRDefault="00F16632" w:rsidP="00F16632">
      <w:pPr>
        <w:jc w:val="center"/>
        <w:rPr>
          <w:ins w:id="1815" w:author="Bill Hereth" w:date="2022-01-21T13:43:00Z"/>
        </w:rPr>
      </w:pPr>
      <w:ins w:id="1816" w:author="Bill Hereth" w:date="2022-01-21T13:43:00Z">
        <w:r w:rsidRPr="00B23A4E">
          <w:rPr>
            <w:noProof/>
          </w:rPr>
          <w:lastRenderedPageBreak/>
          <w:drawing>
            <wp:inline distT="0" distB="0" distL="0" distR="0" wp14:anchorId="705B0B88" wp14:editId="6FD66494">
              <wp:extent cx="5001768" cy="29718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01768" cy="2971800"/>
                      </a:xfrm>
                      <a:prstGeom prst="rect">
                        <a:avLst/>
                      </a:prstGeom>
                      <a:noFill/>
                      <a:ln>
                        <a:noFill/>
                      </a:ln>
                    </pic:spPr>
                  </pic:pic>
                </a:graphicData>
              </a:graphic>
            </wp:inline>
          </w:drawing>
        </w:r>
      </w:ins>
    </w:p>
    <w:p w14:paraId="1709CBB1" w14:textId="77777777" w:rsidR="00F16632" w:rsidRDefault="00F16632" w:rsidP="00F16632">
      <w:pPr>
        <w:rPr>
          <w:ins w:id="1817" w:author="Bill Hereth" w:date="2022-01-21T13:43:00Z"/>
        </w:rPr>
      </w:pPr>
    </w:p>
    <w:p w14:paraId="6DD814A6" w14:textId="77777777" w:rsidR="00F16632" w:rsidRDefault="00F16632" w:rsidP="00F16632">
      <w:pPr>
        <w:rPr>
          <w:ins w:id="1818" w:author="Bill Hereth" w:date="2022-01-21T13:43:00Z"/>
        </w:rPr>
      </w:pPr>
      <w:ins w:id="1819" w:author="Bill Hereth" w:date="2022-01-21T13:43:00Z">
        <w:r>
          <w:t>The historic trend data for home-based workers (see following chart) shows a relatively flat share for most geographies. For the Wasatch Front, the share slightly increased from 2.4% in 2010 to 2.7% by 2019. The 2019 rate is 35% greater than the national share. With the largest share of the Wasatch Front counties, Utah County’s share has been relatively flat with a slight decrease from 3.1% in 2019 to 3.0% in 2019.</w:t>
        </w:r>
      </w:ins>
    </w:p>
    <w:p w14:paraId="159D22DD" w14:textId="77777777" w:rsidR="00F16632" w:rsidRDefault="00F16632" w:rsidP="00F16632">
      <w:pPr>
        <w:jc w:val="center"/>
        <w:rPr>
          <w:ins w:id="1820" w:author="Bill Hereth" w:date="2022-01-21T13:43:00Z"/>
        </w:rPr>
      </w:pPr>
      <w:ins w:id="1821" w:author="Bill Hereth" w:date="2022-01-21T13:43:00Z">
        <w:r w:rsidRPr="00C65E27">
          <w:rPr>
            <w:noProof/>
          </w:rPr>
          <w:drawing>
            <wp:inline distT="0" distB="0" distL="0" distR="0" wp14:anchorId="0EDD6B7E" wp14:editId="5F717FA3">
              <wp:extent cx="5001768" cy="29718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01768" cy="2971800"/>
                      </a:xfrm>
                      <a:prstGeom prst="rect">
                        <a:avLst/>
                      </a:prstGeom>
                      <a:noFill/>
                      <a:ln>
                        <a:noFill/>
                      </a:ln>
                    </pic:spPr>
                  </pic:pic>
                </a:graphicData>
              </a:graphic>
            </wp:inline>
          </w:drawing>
        </w:r>
      </w:ins>
    </w:p>
    <w:p w14:paraId="484F23D1" w14:textId="77777777" w:rsidR="00F16632" w:rsidRDefault="00F16632" w:rsidP="00F16632">
      <w:pPr>
        <w:rPr>
          <w:ins w:id="1822" w:author="Bill Hereth" w:date="2022-01-21T13:43:00Z"/>
        </w:rPr>
      </w:pPr>
    </w:p>
    <w:p w14:paraId="1F1DF739" w14:textId="77777777" w:rsidR="00F16632" w:rsidRDefault="00F16632" w:rsidP="00F16632">
      <w:pPr>
        <w:rPr>
          <w:ins w:id="1823" w:author="Bill Hereth" w:date="2022-01-21T13:43:00Z"/>
        </w:rPr>
      </w:pPr>
      <w:ins w:id="1824" w:author="Bill Hereth" w:date="2022-01-21T13:43:00Z">
        <w:r>
          <w:t xml:space="preserve">The historic trend data for telecommute workers (see following chart) shows substantial growth in the share across all geographies. For the Wasatch Front, the share increased from 2.2% in 2010 to 3.6% by 2019. The 2019 </w:t>
        </w:r>
        <w:r>
          <w:lastRenderedPageBreak/>
          <w:t>share is 16% greater than the national share. By county, Utah County has the highest share in the region with 4.2% in 2019, or 16% higher than the Wasatch Front share of 3.6% and 35% higher than the national share of 3.1%.</w:t>
        </w:r>
      </w:ins>
    </w:p>
    <w:p w14:paraId="5BA20791" w14:textId="77777777" w:rsidR="00F16632" w:rsidRDefault="00F16632" w:rsidP="00F16632">
      <w:pPr>
        <w:jc w:val="center"/>
        <w:rPr>
          <w:ins w:id="1825" w:author="Bill Hereth" w:date="2022-01-21T13:43:00Z"/>
        </w:rPr>
      </w:pPr>
      <w:ins w:id="1826" w:author="Bill Hereth" w:date="2022-01-21T13:43:00Z">
        <w:r w:rsidRPr="00C65E27">
          <w:rPr>
            <w:noProof/>
          </w:rPr>
          <w:drawing>
            <wp:inline distT="0" distB="0" distL="0" distR="0" wp14:anchorId="203A7944" wp14:editId="7E4AF280">
              <wp:extent cx="5001768" cy="29718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01768" cy="2971800"/>
                      </a:xfrm>
                      <a:prstGeom prst="rect">
                        <a:avLst/>
                      </a:prstGeom>
                      <a:noFill/>
                      <a:ln>
                        <a:noFill/>
                      </a:ln>
                    </pic:spPr>
                  </pic:pic>
                </a:graphicData>
              </a:graphic>
            </wp:inline>
          </w:drawing>
        </w:r>
      </w:ins>
    </w:p>
    <w:p w14:paraId="720938EA" w14:textId="77777777" w:rsidR="00F16632" w:rsidRDefault="00F16632" w:rsidP="00F16632">
      <w:pPr>
        <w:rPr>
          <w:ins w:id="1827" w:author="Bill Hereth" w:date="2022-01-21T13:43:00Z"/>
        </w:rPr>
      </w:pPr>
    </w:p>
    <w:p w14:paraId="66D950C8" w14:textId="77777777" w:rsidR="00F16632" w:rsidRDefault="00F16632" w:rsidP="00F16632">
      <w:pPr>
        <w:rPr>
          <w:ins w:id="1828" w:author="Bill Hereth" w:date="2022-01-21T13:43:00Z"/>
        </w:rPr>
      </w:pPr>
      <w:ins w:id="1829" w:author="Bill Hereth" w:date="2022-01-21T13:43:00Z">
        <w:r>
          <w:t xml:space="preserve">Combining the two rates and </w:t>
        </w:r>
        <w:proofErr w:type="gramStart"/>
        <w:r>
          <w:t>To</w:t>
        </w:r>
        <w:proofErr w:type="gramEnd"/>
        <w:r>
          <w:t xml:space="preserve"> calculate work-at-home shares for the Wasatch Front TDM, a region share was estimated using to use in the </w:t>
        </w:r>
      </w:ins>
    </w:p>
    <w:p w14:paraId="39FCF886" w14:textId="77777777" w:rsidR="00F16632" w:rsidRDefault="00F16632" w:rsidP="00F16632">
      <w:pPr>
        <w:rPr>
          <w:ins w:id="1830" w:author="Bill Hereth" w:date="2022-01-21T13:43:00Z"/>
        </w:rPr>
      </w:pPr>
      <w:ins w:id="1831" w:author="Bill Hereth" w:date="2022-01-21T13:43:00Z">
        <w:r>
          <w:t>Additionally, 1-Year ACS data trends were estimated for the Wasatch Front Using the work-at-home split from the 5-Year ACS data, applied to the work-at-home share from the 1-Year ACS data for 2010 through 2019. Trendlines from the 2010-2019 for both 5-Year and 1-Year datasets were projected out for future years.</w:t>
        </w:r>
      </w:ins>
    </w:p>
    <w:p w14:paraId="38D70DCA" w14:textId="77777777" w:rsidR="00F16632" w:rsidRDefault="00F16632" w:rsidP="00664F43">
      <w:pPr>
        <w:pStyle w:val="Heading4"/>
        <w:rPr>
          <w:ins w:id="1832" w:author="Bill Hereth" w:date="2022-01-21T13:43:00Z"/>
        </w:rPr>
      </w:pPr>
      <w:ins w:id="1833" w:author="Bill Hereth" w:date="2022-01-21T13:43:00Z">
        <w:r>
          <w:t>COVID Data</w:t>
        </w:r>
      </w:ins>
    </w:p>
    <w:p w14:paraId="2D38C172" w14:textId="77777777" w:rsidR="00F16632" w:rsidRPr="003A7559" w:rsidRDefault="00F16632" w:rsidP="00F16632">
      <w:pPr>
        <w:rPr>
          <w:ins w:id="1834" w:author="Bill Hereth" w:date="2022-01-21T13:43:00Z"/>
        </w:rPr>
      </w:pPr>
      <w:ins w:id="1835" w:author="Bill Hereth" w:date="2022-01-21T13:43:00Z">
        <w:r>
          <w:t xml:space="preserve">The massive shift in telecommuting patterns which occurred at the onset of the COVID pandemic in early 2020 was felt </w:t>
        </w:r>
        <w:r w:rsidRPr="003A7559">
          <w:t xml:space="preserve">along the Wasatch Front. </w:t>
        </w:r>
        <w:r>
          <w:t xml:space="preserve">While there are no current regional statistics, the following national data points for 2020 were released by </w:t>
        </w:r>
        <w:r w:rsidRPr="003A7559">
          <w:t>Global Workplace Analytics</w:t>
        </w:r>
        <w:r>
          <w:t xml:space="preserve"> (https://globalworkplaceanalytics.com/telecommuting-statistics)</w:t>
        </w:r>
        <w:r w:rsidRPr="003A7559">
          <w:t xml:space="preserve">: </w:t>
        </w:r>
      </w:ins>
    </w:p>
    <w:p w14:paraId="7561FBB1" w14:textId="77777777" w:rsidR="00F16632" w:rsidRDefault="00F16632" w:rsidP="00F16632">
      <w:pPr>
        <w:pStyle w:val="ListParagraph"/>
        <w:numPr>
          <w:ilvl w:val="0"/>
          <w:numId w:val="60"/>
        </w:numPr>
        <w:rPr>
          <w:ins w:id="1836" w:author="Bill Hereth" w:date="2022-01-21T13:43:00Z"/>
        </w:rPr>
      </w:pPr>
      <w:ins w:id="1837" w:author="Bill Hereth" w:date="2022-01-21T13:43:00Z">
        <w:r>
          <w:t xml:space="preserve">69% of U.S. employees worked from home at the peak of the pandemic [State of the Remote Workforce, Global Workplace Analytics and </w:t>
        </w:r>
        <w:proofErr w:type="spellStart"/>
        <w:r>
          <w:t>OwlLabs</w:t>
        </w:r>
        <w:proofErr w:type="spellEnd"/>
        <w:r>
          <w:t>, 2020 – based on 2,500 survey responses from full-time workers]</w:t>
        </w:r>
      </w:ins>
    </w:p>
    <w:p w14:paraId="4B01A7DE" w14:textId="77777777" w:rsidR="00F16632" w:rsidRDefault="00F16632" w:rsidP="00F16632">
      <w:pPr>
        <w:pStyle w:val="ListParagraph"/>
        <w:numPr>
          <w:ilvl w:val="0"/>
          <w:numId w:val="60"/>
        </w:numPr>
        <w:rPr>
          <w:ins w:id="1838" w:author="Bill Hereth" w:date="2022-01-21T13:43:00Z"/>
        </w:rPr>
      </w:pPr>
      <w:ins w:id="1839" w:author="Bill Hereth" w:date="2022-01-21T13:43:00Z">
        <w:r>
          <w:t>56% of employees have a job where at least some of what they do could be done remotely [Global Workplace Analytics]</w:t>
        </w:r>
      </w:ins>
    </w:p>
    <w:p w14:paraId="1991BF26" w14:textId="77777777" w:rsidR="00F16632" w:rsidRDefault="00F16632" w:rsidP="00F16632">
      <w:pPr>
        <w:rPr>
          <w:ins w:id="1840" w:author="Bill Hereth" w:date="2022-01-21T13:43:00Z"/>
        </w:rPr>
      </w:pPr>
      <w:ins w:id="1841" w:author="Bill Hereth" w:date="2022-01-21T13:43:00Z">
        <w:r>
          <w:t>The share of 69% was for the peak of the pandemic, therefore the forecasts for 2020 anticipate a lower annual average for 2020.</w:t>
        </w:r>
      </w:ins>
    </w:p>
    <w:p w14:paraId="075EE3EF" w14:textId="77777777" w:rsidR="00F16632" w:rsidRDefault="00F16632" w:rsidP="00664F43">
      <w:pPr>
        <w:pStyle w:val="Heading4"/>
        <w:rPr>
          <w:ins w:id="1842" w:author="Bill Hereth" w:date="2022-01-21T13:43:00Z"/>
        </w:rPr>
      </w:pPr>
      <w:ins w:id="1843" w:author="Bill Hereth" w:date="2022-01-21T13:43:00Z">
        <w:r>
          <w:t>Future Projections</w:t>
        </w:r>
      </w:ins>
    </w:p>
    <w:p w14:paraId="5E5AF41B" w14:textId="77777777" w:rsidR="00F16632" w:rsidRDefault="00F16632" w:rsidP="00F16632">
      <w:pPr>
        <w:rPr>
          <w:ins w:id="1844" w:author="Bill Hereth" w:date="2022-01-21T13:43:00Z"/>
        </w:rPr>
      </w:pPr>
      <w:ins w:id="1845" w:author="Bill Hereth" w:date="2022-01-21T13:43:00Z">
        <w:r>
          <w:t xml:space="preserve">The short-term impact on telecommuting from the COVID pandemic will not be known for several years. Even more difficult is to forecast any long-term changes. For work-at-home forecasts for the Wasatch Front TDM, the general assumption is that COVID accelerated telecommuting trends by forcing changes in technology and policy to adapt to external forces; but over the long run, telecommuting would return to a near historic trend-line </w:t>
        </w:r>
        <w:r>
          <w:lastRenderedPageBreak/>
          <w:t>positions. In the short-term it is assumed that telecommuting will drop over the next several years as there is a return to a “new normal.”</w:t>
        </w:r>
      </w:ins>
    </w:p>
    <w:p w14:paraId="6253970F" w14:textId="77777777" w:rsidR="00F16632" w:rsidRPr="003A7559" w:rsidRDefault="00F16632" w:rsidP="00F16632">
      <w:pPr>
        <w:rPr>
          <w:ins w:id="1846" w:author="Bill Hereth" w:date="2022-01-21T13:43:00Z"/>
        </w:rPr>
      </w:pPr>
      <w:ins w:id="1847" w:author="Bill Hereth" w:date="2022-01-21T13:43:00Z">
        <w:r>
          <w:t xml:space="preserve">To help in preparing forecasts, the following historic trend lines were considered: 5-Year ACS 2010-2019 Historic, 5-Year ACS 2014-2019 Historic, and 1-Year ACS 2010-2019 Historic. The 1-Year trends were produced to account for more responsive changes in technology or policies that may not be represented in the lagging 5-year average. </w:t>
        </w:r>
      </w:ins>
    </w:p>
    <w:p w14:paraId="3BD6FFD4" w14:textId="77777777" w:rsidR="00F16632" w:rsidRDefault="00F16632" w:rsidP="00F16632">
      <w:pPr>
        <w:pStyle w:val="Heading5"/>
        <w:rPr>
          <w:ins w:id="1848" w:author="Bill Hereth" w:date="2022-01-21T13:43:00Z"/>
        </w:rPr>
      </w:pPr>
      <w:ins w:id="1849" w:author="Bill Hereth" w:date="2022-01-21T13:43:00Z">
        <w:r>
          <w:t>Telecommuting</w:t>
        </w:r>
      </w:ins>
    </w:p>
    <w:p w14:paraId="422138A3" w14:textId="77777777" w:rsidR="00F16632" w:rsidRPr="00CD7C7F" w:rsidRDefault="00F16632" w:rsidP="00F16632">
      <w:pPr>
        <w:rPr>
          <w:ins w:id="1850" w:author="Bill Hereth" w:date="2022-01-21T13:43:00Z"/>
        </w:rPr>
      </w:pPr>
      <w:ins w:id="1851" w:author="Bill Hereth" w:date="2022-01-21T13:43:00Z">
        <w:r>
          <w:t xml:space="preserve">The telecommuting forecasts (shown in the next figure) were developed and are described as follows: </w:t>
        </w:r>
      </w:ins>
    </w:p>
    <w:p w14:paraId="0F86B024" w14:textId="77777777" w:rsidR="00F16632" w:rsidRDefault="00F16632" w:rsidP="00F16632">
      <w:pPr>
        <w:pStyle w:val="ListParagraph"/>
        <w:numPr>
          <w:ilvl w:val="0"/>
          <w:numId w:val="61"/>
        </w:numPr>
        <w:rPr>
          <w:ins w:id="1852" w:author="Bill Hereth" w:date="2022-01-21T13:43:00Z"/>
        </w:rPr>
      </w:pPr>
      <w:ins w:id="1853" w:author="Bill Hereth" w:date="2022-01-21T13:43:00Z">
        <w:r>
          <w:t>2020 average telecommuting job share was set to 35%.</w:t>
        </w:r>
      </w:ins>
    </w:p>
    <w:p w14:paraId="3D201046" w14:textId="77777777" w:rsidR="00F16632" w:rsidRDefault="00F16632" w:rsidP="00F16632">
      <w:pPr>
        <w:pStyle w:val="ListParagraph"/>
        <w:numPr>
          <w:ilvl w:val="0"/>
          <w:numId w:val="61"/>
        </w:numPr>
        <w:rPr>
          <w:ins w:id="1854" w:author="Bill Hereth" w:date="2022-01-21T13:43:00Z"/>
        </w:rPr>
      </w:pPr>
      <w:ins w:id="1855" w:author="Bill Hereth" w:date="2022-01-21T13:43:00Z">
        <w:r>
          <w:t>The post-COVID decline drops the share to 7% by 2028, as a “new normal,” which is about 1% to 2% above historic trend lines.</w:t>
        </w:r>
      </w:ins>
    </w:p>
    <w:p w14:paraId="121D13F1" w14:textId="77777777" w:rsidR="00F16632" w:rsidRDefault="00F16632" w:rsidP="00F16632">
      <w:pPr>
        <w:pStyle w:val="ListParagraph"/>
        <w:numPr>
          <w:ilvl w:val="0"/>
          <w:numId w:val="61"/>
        </w:numPr>
        <w:rPr>
          <w:ins w:id="1856" w:author="Bill Hereth" w:date="2022-01-21T13:43:00Z"/>
        </w:rPr>
      </w:pPr>
      <w:ins w:id="1857" w:author="Bill Hereth" w:date="2022-01-21T13:43:00Z">
        <w:r>
          <w:t>Following 2028, the forecast increases at a rate a little less steep than historic trends.</w:t>
        </w:r>
      </w:ins>
    </w:p>
    <w:p w14:paraId="0092B51C" w14:textId="77777777" w:rsidR="00F16632" w:rsidRDefault="00F16632" w:rsidP="00F16632">
      <w:pPr>
        <w:pStyle w:val="ListParagraph"/>
        <w:numPr>
          <w:ilvl w:val="0"/>
          <w:numId w:val="61"/>
        </w:numPr>
        <w:rPr>
          <w:ins w:id="1858" w:author="Bill Hereth" w:date="2022-01-21T13:43:00Z"/>
        </w:rPr>
      </w:pPr>
      <w:ins w:id="1859" w:author="Bill Hereth" w:date="2022-01-21T13:43:00Z">
        <w:r>
          <w:t>By 2050 the forecasted telecommuting share is back up to 10%, which is between the 1-Year ACS historic trend and the 5-Year ACS 2014-2019 trend.</w:t>
        </w:r>
      </w:ins>
    </w:p>
    <w:p w14:paraId="173A9B43" w14:textId="77777777" w:rsidR="00F16632" w:rsidRDefault="00F16632" w:rsidP="00F16632">
      <w:pPr>
        <w:jc w:val="center"/>
        <w:rPr>
          <w:ins w:id="1860" w:author="Bill Hereth" w:date="2022-01-21T13:43:00Z"/>
        </w:rPr>
      </w:pPr>
      <w:ins w:id="1861" w:author="Bill Hereth" w:date="2022-01-21T13:43:00Z">
        <w:r w:rsidRPr="00796F45">
          <w:rPr>
            <w:noProof/>
          </w:rPr>
          <w:drawing>
            <wp:inline distT="0" distB="0" distL="0" distR="0" wp14:anchorId="1C461FAC" wp14:editId="4939D709">
              <wp:extent cx="4636008" cy="2971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6008" cy="2971800"/>
                      </a:xfrm>
                      <a:prstGeom prst="rect">
                        <a:avLst/>
                      </a:prstGeom>
                      <a:noFill/>
                      <a:ln>
                        <a:noFill/>
                      </a:ln>
                    </pic:spPr>
                  </pic:pic>
                </a:graphicData>
              </a:graphic>
            </wp:inline>
          </w:drawing>
        </w:r>
      </w:ins>
    </w:p>
    <w:p w14:paraId="3E6313A3" w14:textId="77777777" w:rsidR="00F16632" w:rsidRDefault="00F16632" w:rsidP="00F16632">
      <w:pPr>
        <w:rPr>
          <w:ins w:id="1862" w:author="Bill Hereth" w:date="2022-01-21T13:43:00Z"/>
        </w:rPr>
      </w:pPr>
      <w:ins w:id="1863" w:author="Bill Hereth" w:date="2022-01-21T13:43:00Z">
        <w:r>
          <w:t>A good reasonableness check for telecommuting was done by taking the projections and applying the Global Workplace Analytics figure that 56% share of employees have a job where at least some work can be done remotely. When calculated that for 2020, the projections for telecommuting represent the 73% of all workers who could work remotely at least part of their time did. The drop off post-COVID goes down to 18% of all workers who can telecommute at least part of their time will. And then finally by 2050, that number rises to 24% of all workers who can telecommute at least part of their time will. These results seem reasonable.</w:t>
        </w:r>
      </w:ins>
    </w:p>
    <w:p w14:paraId="79F51F54" w14:textId="77777777" w:rsidR="00F16632" w:rsidRDefault="00F16632" w:rsidP="00F16632">
      <w:pPr>
        <w:pStyle w:val="Heading5"/>
        <w:rPr>
          <w:ins w:id="1864" w:author="Bill Hereth" w:date="2022-01-21T13:43:00Z"/>
        </w:rPr>
      </w:pPr>
      <w:ins w:id="1865" w:author="Bill Hereth" w:date="2022-01-21T13:43:00Z">
        <w:r>
          <w:t>Home-based jobs</w:t>
        </w:r>
      </w:ins>
    </w:p>
    <w:p w14:paraId="4BBFCA35" w14:textId="77777777" w:rsidR="00F16632" w:rsidRPr="00CD7C7F" w:rsidRDefault="00F16632" w:rsidP="00F16632">
      <w:pPr>
        <w:rPr>
          <w:ins w:id="1866" w:author="Bill Hereth" w:date="2022-01-21T13:43:00Z"/>
        </w:rPr>
      </w:pPr>
      <w:ins w:id="1867" w:author="Bill Hereth" w:date="2022-01-21T13:43:00Z">
        <w:r>
          <w:t xml:space="preserve">Home-based jobs forecasts (shown in the next figure) were developed and are described as follows: </w:t>
        </w:r>
      </w:ins>
    </w:p>
    <w:p w14:paraId="17BD344A" w14:textId="77777777" w:rsidR="00F16632" w:rsidRDefault="00F16632" w:rsidP="00F16632">
      <w:pPr>
        <w:pStyle w:val="ListParagraph"/>
        <w:numPr>
          <w:ilvl w:val="0"/>
          <w:numId w:val="61"/>
        </w:numPr>
        <w:rPr>
          <w:ins w:id="1868" w:author="Bill Hereth" w:date="2022-01-21T13:43:00Z"/>
        </w:rPr>
      </w:pPr>
      <w:ins w:id="1869" w:author="Bill Hereth" w:date="2022-01-21T13:43:00Z">
        <w:r>
          <w:t>2020 average home-based job share was set to 6.0%</w:t>
        </w:r>
      </w:ins>
    </w:p>
    <w:p w14:paraId="508BB6FA" w14:textId="77777777" w:rsidR="00F16632" w:rsidRDefault="00F16632" w:rsidP="00F16632">
      <w:pPr>
        <w:pStyle w:val="ListParagraph"/>
        <w:numPr>
          <w:ilvl w:val="0"/>
          <w:numId w:val="61"/>
        </w:numPr>
        <w:rPr>
          <w:ins w:id="1870" w:author="Bill Hereth" w:date="2022-01-21T13:43:00Z"/>
        </w:rPr>
      </w:pPr>
      <w:ins w:id="1871" w:author="Bill Hereth" w:date="2022-01-21T13:43:00Z">
        <w:r>
          <w:t>The post-COVID decline was assumed dropping down to 3.0% by 2023</w:t>
        </w:r>
      </w:ins>
    </w:p>
    <w:p w14:paraId="1AF76239" w14:textId="77777777" w:rsidR="00F16632" w:rsidRDefault="00F16632" w:rsidP="00F16632">
      <w:pPr>
        <w:pStyle w:val="ListParagraph"/>
        <w:numPr>
          <w:ilvl w:val="0"/>
          <w:numId w:val="61"/>
        </w:numPr>
        <w:rPr>
          <w:ins w:id="1872" w:author="Bill Hereth" w:date="2022-01-21T13:43:00Z"/>
        </w:rPr>
      </w:pPr>
      <w:ins w:id="1873" w:author="Bill Hereth" w:date="2022-01-21T13:43:00Z">
        <w:r>
          <w:t>Following 2023, the forecast remains flat until 2043 when it begins to increase slightly.</w:t>
        </w:r>
      </w:ins>
    </w:p>
    <w:p w14:paraId="1F7FF089" w14:textId="77777777" w:rsidR="00F16632" w:rsidRDefault="00F16632" w:rsidP="00F16632">
      <w:pPr>
        <w:pStyle w:val="ListParagraph"/>
        <w:numPr>
          <w:ilvl w:val="0"/>
          <w:numId w:val="61"/>
        </w:numPr>
        <w:rPr>
          <w:ins w:id="1874" w:author="Bill Hereth" w:date="2022-01-21T13:43:00Z"/>
        </w:rPr>
      </w:pPr>
      <w:ins w:id="1875" w:author="Bill Hereth" w:date="2022-01-21T13:43:00Z">
        <w:r>
          <w:lastRenderedPageBreak/>
          <w:t>By 2050 the home-based jobs share is up to 3.22%, which is between the 5-Year ACS 2010-2019 historic trend and the 5-Year ACS 2014-2019 historic trend.</w:t>
        </w:r>
      </w:ins>
    </w:p>
    <w:p w14:paraId="0A3B8AB8" w14:textId="77777777" w:rsidR="00F16632" w:rsidRDefault="00F16632" w:rsidP="00F16632">
      <w:pPr>
        <w:jc w:val="center"/>
        <w:rPr>
          <w:ins w:id="1876" w:author="Bill Hereth" w:date="2022-01-21T13:43:00Z"/>
        </w:rPr>
      </w:pPr>
      <w:ins w:id="1877" w:author="Bill Hereth" w:date="2022-01-21T13:43:00Z">
        <w:r w:rsidRPr="002855BF">
          <w:rPr>
            <w:noProof/>
          </w:rPr>
          <w:drawing>
            <wp:inline distT="0" distB="0" distL="0" distR="0" wp14:anchorId="4AFB4E09" wp14:editId="25ED79FA">
              <wp:extent cx="4636008"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36008" cy="2971800"/>
                      </a:xfrm>
                      <a:prstGeom prst="rect">
                        <a:avLst/>
                      </a:prstGeom>
                      <a:noFill/>
                      <a:ln>
                        <a:noFill/>
                      </a:ln>
                    </pic:spPr>
                  </pic:pic>
                </a:graphicData>
              </a:graphic>
            </wp:inline>
          </w:drawing>
        </w:r>
      </w:ins>
    </w:p>
    <w:p w14:paraId="29456B3E" w14:textId="77777777" w:rsidR="00F16632" w:rsidRDefault="00F16632" w:rsidP="00664F43">
      <w:pPr>
        <w:pStyle w:val="Heading4"/>
        <w:rPr>
          <w:ins w:id="1878" w:author="Bill Hereth" w:date="2022-01-21T13:43:00Z"/>
        </w:rPr>
      </w:pPr>
      <w:ins w:id="1879" w:author="Bill Hereth" w:date="2022-01-21T13:43:00Z">
        <w:r>
          <w:t>Future WAH Shares by Employment Category</w:t>
        </w:r>
      </w:ins>
    </w:p>
    <w:p w14:paraId="672FFE6A" w14:textId="77777777" w:rsidR="00F16632" w:rsidRDefault="00F16632" w:rsidP="00F16632">
      <w:pPr>
        <w:rPr>
          <w:ins w:id="1880" w:author="Bill Hereth" w:date="2022-01-21T13:43:00Z"/>
        </w:rPr>
      </w:pPr>
      <w:ins w:id="1881" w:author="Bill Hereth" w:date="2022-01-21T13:43:00Z">
        <w:r>
          <w:t>Shares for telecommuting and home-based job were estimated for each TDM employment category for each future year. Starting with the ACS work-at-home shares by employment category for 2019, sector-level shares were adjusted proportionally so that when GPI’s sector-level employment forecasts for each future year are considered, the aggregate work-at-home percentages match the overall forecast.</w:t>
        </w:r>
      </w:ins>
    </w:p>
    <w:p w14:paraId="323E8D1C" w14:textId="77777777" w:rsidR="00F16632" w:rsidRDefault="00F16632" w:rsidP="00E83E7B">
      <w:pPr>
        <w:pStyle w:val="Heading2"/>
        <w:rPr>
          <w:ins w:id="1882" w:author="Bill Hereth" w:date="2022-01-21T13:43:00Z"/>
        </w:rPr>
      </w:pPr>
      <w:bookmarkStart w:id="1883" w:name="_Toc95889775"/>
      <w:ins w:id="1884" w:author="Bill Hereth" w:date="2022-01-21T13:43:00Z">
        <w:r>
          <w:t>Distribution</w:t>
        </w:r>
        <w:bookmarkEnd w:id="1883"/>
      </w:ins>
    </w:p>
    <w:p w14:paraId="24B84709" w14:textId="29E3FFC4" w:rsidR="00F16632" w:rsidRDefault="00AD0052" w:rsidP="00F16632">
      <w:pPr>
        <w:rPr>
          <w:ins w:id="1885" w:author="Bill Hereth" w:date="2022-02-16T09:09:00Z"/>
        </w:rPr>
      </w:pPr>
      <w:ins w:id="1886" w:author="Bill Hereth" w:date="2022-02-16T09:02:00Z">
        <w:r>
          <w:t xml:space="preserve">The </w:t>
        </w:r>
      </w:ins>
      <w:ins w:id="1887" w:author="Bill Hereth" w:date="2022-02-16T09:13:00Z">
        <w:r w:rsidR="006E4B71">
          <w:t>‘</w:t>
        </w:r>
      </w:ins>
      <w:ins w:id="1888" w:author="Bill Hereth" w:date="2022-02-16T09:02:00Z">
        <w:r w:rsidRPr="00AD0052">
          <w:t>FricFactor_AllPurp.csv</w:t>
        </w:r>
      </w:ins>
      <w:ins w:id="1889" w:author="Bill Hereth" w:date="2022-02-16T09:13:00Z">
        <w:r w:rsidR="006E4B71">
          <w:t>’ file contains the following fields:</w:t>
        </w:r>
      </w:ins>
    </w:p>
    <w:p w14:paraId="5BE83351" w14:textId="1D28706F" w:rsidR="00664F43" w:rsidRDefault="00664F43" w:rsidP="00664F43">
      <w:pPr>
        <w:pStyle w:val="ListParagraph"/>
        <w:numPr>
          <w:ilvl w:val="0"/>
          <w:numId w:val="79"/>
        </w:numPr>
        <w:rPr>
          <w:ins w:id="1890" w:author="Bill Hereth" w:date="2022-02-16T09:09:00Z"/>
        </w:rPr>
      </w:pPr>
      <w:proofErr w:type="gramStart"/>
      <w:ins w:id="1891" w:author="Bill Hereth" w:date="2022-02-16T09:09:00Z">
        <w:r w:rsidRPr="00664F43">
          <w:t>;MINUTE</w:t>
        </w:r>
      </w:ins>
      <w:proofErr w:type="gramEnd"/>
      <w:ins w:id="1892" w:author="Bill Hereth" w:date="2022-02-16T09:10:00Z">
        <w:r>
          <w:t>: length of trip in terms of minutes</w:t>
        </w:r>
      </w:ins>
    </w:p>
    <w:p w14:paraId="10D5AD36" w14:textId="7E28B858" w:rsidR="00664F43" w:rsidRDefault="00664F43" w:rsidP="00664F43">
      <w:pPr>
        <w:pStyle w:val="ListParagraph"/>
        <w:numPr>
          <w:ilvl w:val="0"/>
          <w:numId w:val="79"/>
        </w:numPr>
        <w:rPr>
          <w:ins w:id="1893" w:author="Bill Hereth" w:date="2022-02-16T09:09:00Z"/>
        </w:rPr>
      </w:pPr>
      <w:ins w:id="1894" w:author="Bill Hereth" w:date="2022-02-16T09:09:00Z">
        <w:r w:rsidRPr="00664F43">
          <w:t>HBW</w:t>
        </w:r>
      </w:ins>
      <w:ins w:id="1895" w:author="Bill Hereth" w:date="2022-02-16T09:10:00Z">
        <w:r>
          <w:t>: Home-based</w:t>
        </w:r>
      </w:ins>
      <w:ins w:id="1896" w:author="Bill Hereth" w:date="2022-02-16T09:11:00Z">
        <w:r>
          <w:t>-</w:t>
        </w:r>
      </w:ins>
      <w:ins w:id="1897" w:author="Bill Hereth" w:date="2022-02-16T09:10:00Z">
        <w:r>
          <w:t xml:space="preserve">work trip </w:t>
        </w:r>
      </w:ins>
      <w:ins w:id="1898" w:author="Bill Hereth" w:date="2022-02-16T09:11:00Z">
        <w:r>
          <w:t>frequency</w:t>
        </w:r>
      </w:ins>
    </w:p>
    <w:p w14:paraId="044A7AE8" w14:textId="222E38CA" w:rsidR="00664F43" w:rsidRDefault="00664F43" w:rsidP="00664F43">
      <w:pPr>
        <w:pStyle w:val="ListParagraph"/>
        <w:numPr>
          <w:ilvl w:val="0"/>
          <w:numId w:val="79"/>
        </w:numPr>
        <w:rPr>
          <w:ins w:id="1899" w:author="Bill Hereth" w:date="2022-02-16T09:09:00Z"/>
        </w:rPr>
      </w:pPr>
      <w:ins w:id="1900" w:author="Bill Hereth" w:date="2022-02-16T09:09:00Z">
        <w:r w:rsidRPr="00664F43">
          <w:t>HBSHP</w:t>
        </w:r>
      </w:ins>
      <w:ins w:id="1901" w:author="Bill Hereth" w:date="2022-02-16T09:11:00Z">
        <w:r>
          <w:t>: Home-based-shopping trip frequency</w:t>
        </w:r>
      </w:ins>
    </w:p>
    <w:p w14:paraId="7443968D" w14:textId="1305E821" w:rsidR="00664F43" w:rsidRDefault="00664F43" w:rsidP="00664F43">
      <w:pPr>
        <w:pStyle w:val="ListParagraph"/>
        <w:numPr>
          <w:ilvl w:val="0"/>
          <w:numId w:val="79"/>
        </w:numPr>
        <w:rPr>
          <w:ins w:id="1902" w:author="Bill Hereth" w:date="2022-02-16T09:09:00Z"/>
        </w:rPr>
      </w:pPr>
      <w:ins w:id="1903" w:author="Bill Hereth" w:date="2022-02-16T09:09:00Z">
        <w:r w:rsidRPr="00664F43">
          <w:t>HBOTH</w:t>
        </w:r>
      </w:ins>
      <w:ins w:id="1904" w:author="Bill Hereth" w:date="2022-02-16T09:11:00Z">
        <w:r>
          <w:t>: Home-based-other trip frequency</w:t>
        </w:r>
      </w:ins>
    </w:p>
    <w:p w14:paraId="38AB88BF" w14:textId="563B18DD" w:rsidR="00664F43" w:rsidRDefault="00664F43" w:rsidP="00664F43">
      <w:pPr>
        <w:pStyle w:val="ListParagraph"/>
        <w:numPr>
          <w:ilvl w:val="0"/>
          <w:numId w:val="79"/>
        </w:numPr>
        <w:rPr>
          <w:ins w:id="1905" w:author="Bill Hereth" w:date="2022-02-16T09:09:00Z"/>
        </w:rPr>
      </w:pPr>
      <w:ins w:id="1906" w:author="Bill Hereth" w:date="2022-02-16T09:09:00Z">
        <w:r w:rsidRPr="00664F43">
          <w:t>HBSCH_PR</w:t>
        </w:r>
      </w:ins>
      <w:ins w:id="1907" w:author="Bill Hereth" w:date="2022-02-16T09:11:00Z">
        <w:r>
          <w:t>: Home-based</w:t>
        </w:r>
      </w:ins>
      <w:ins w:id="1908" w:author="Bill Hereth" w:date="2022-02-16T09:12:00Z">
        <w:r>
          <w:t>-school-</w:t>
        </w:r>
      </w:ins>
      <w:ins w:id="1909" w:author="Bill Hereth" w:date="2022-02-16T09:11:00Z">
        <w:r>
          <w:t>primary (elementary) trip frequency</w:t>
        </w:r>
      </w:ins>
    </w:p>
    <w:p w14:paraId="4406D1BE" w14:textId="1653CF10" w:rsidR="00664F43" w:rsidRDefault="00664F43" w:rsidP="00664F43">
      <w:pPr>
        <w:pStyle w:val="ListParagraph"/>
        <w:numPr>
          <w:ilvl w:val="0"/>
          <w:numId w:val="79"/>
        </w:numPr>
        <w:rPr>
          <w:ins w:id="1910" w:author="Bill Hereth" w:date="2022-02-16T09:09:00Z"/>
        </w:rPr>
      </w:pPr>
      <w:ins w:id="1911" w:author="Bill Hereth" w:date="2022-02-16T09:09:00Z">
        <w:r w:rsidRPr="00664F43">
          <w:t>HBSCH_SC</w:t>
        </w:r>
      </w:ins>
      <w:ins w:id="1912" w:author="Bill Hereth" w:date="2022-02-16T09:11:00Z">
        <w:r>
          <w:t>: Home-based</w:t>
        </w:r>
      </w:ins>
      <w:ins w:id="1913" w:author="Bill Hereth" w:date="2022-02-16T09:12:00Z">
        <w:r>
          <w:t>-school-</w:t>
        </w:r>
      </w:ins>
      <w:ins w:id="1914" w:author="Bill Hereth" w:date="2022-02-16T09:11:00Z">
        <w:r>
          <w:t>secondary (middle and high) trip frequency</w:t>
        </w:r>
      </w:ins>
    </w:p>
    <w:p w14:paraId="5C9EB342" w14:textId="7CDE13F1" w:rsidR="00664F43" w:rsidRDefault="00664F43" w:rsidP="00664F43">
      <w:pPr>
        <w:pStyle w:val="ListParagraph"/>
        <w:numPr>
          <w:ilvl w:val="0"/>
          <w:numId w:val="79"/>
        </w:numPr>
        <w:rPr>
          <w:ins w:id="1915" w:author="Bill Hereth" w:date="2022-02-16T09:09:00Z"/>
        </w:rPr>
      </w:pPr>
      <w:ins w:id="1916" w:author="Bill Hereth" w:date="2022-02-16T09:09:00Z">
        <w:r w:rsidRPr="00664F43">
          <w:t>NHBW</w:t>
        </w:r>
      </w:ins>
      <w:ins w:id="1917" w:author="Bill Hereth" w:date="2022-02-16T09:11:00Z">
        <w:r>
          <w:t>: Non-home-base</w:t>
        </w:r>
      </w:ins>
      <w:ins w:id="1918" w:author="Bill Hereth" w:date="2022-02-16T09:12:00Z">
        <w:r>
          <w:t>d-</w:t>
        </w:r>
      </w:ins>
      <w:ins w:id="1919" w:author="Bill Hereth" w:date="2022-02-16T09:11:00Z">
        <w:r>
          <w:t xml:space="preserve">work </w:t>
        </w:r>
      </w:ins>
      <w:ins w:id="1920" w:author="Bill Hereth" w:date="2022-02-16T09:12:00Z">
        <w:r>
          <w:t>trip frequency</w:t>
        </w:r>
      </w:ins>
    </w:p>
    <w:p w14:paraId="3EAE88E7" w14:textId="07DFA570" w:rsidR="00664F43" w:rsidRDefault="00664F43" w:rsidP="00664F43">
      <w:pPr>
        <w:pStyle w:val="ListParagraph"/>
        <w:numPr>
          <w:ilvl w:val="0"/>
          <w:numId w:val="79"/>
        </w:numPr>
        <w:rPr>
          <w:ins w:id="1921" w:author="Bill Hereth" w:date="2022-02-16T09:09:00Z"/>
        </w:rPr>
      </w:pPr>
      <w:ins w:id="1922" w:author="Bill Hereth" w:date="2022-02-16T09:09:00Z">
        <w:r w:rsidRPr="00664F43">
          <w:t>NHBNW</w:t>
        </w:r>
      </w:ins>
      <w:ins w:id="1923" w:author="Bill Hereth" w:date="2022-02-16T09:12:00Z">
        <w:r>
          <w:t>: Non-home-based-non-work trip frequency</w:t>
        </w:r>
      </w:ins>
    </w:p>
    <w:p w14:paraId="192A8D51" w14:textId="12C13BF1" w:rsidR="00664F43" w:rsidRDefault="00664F43" w:rsidP="00664F43">
      <w:pPr>
        <w:pStyle w:val="ListParagraph"/>
        <w:numPr>
          <w:ilvl w:val="0"/>
          <w:numId w:val="79"/>
        </w:numPr>
        <w:rPr>
          <w:ins w:id="1924" w:author="Bill Hereth" w:date="2022-02-16T09:09:00Z"/>
        </w:rPr>
      </w:pPr>
      <w:ins w:id="1925" w:author="Bill Hereth" w:date="2022-02-16T09:09:00Z">
        <w:r w:rsidRPr="00664F43">
          <w:t>IX</w:t>
        </w:r>
      </w:ins>
      <w:ins w:id="1926" w:author="Bill Hereth" w:date="2022-02-16T09:12:00Z">
        <w:r>
          <w:t xml:space="preserve">: internal-to-external trip </w:t>
        </w:r>
        <w:r>
          <w:pgNum/>
        </w:r>
        <w:r>
          <w:t>frequency</w:t>
        </w:r>
      </w:ins>
    </w:p>
    <w:p w14:paraId="39314026" w14:textId="582A3741" w:rsidR="00664F43" w:rsidRDefault="00664F43" w:rsidP="00664F43">
      <w:pPr>
        <w:pStyle w:val="ListParagraph"/>
        <w:numPr>
          <w:ilvl w:val="0"/>
          <w:numId w:val="79"/>
        </w:numPr>
        <w:rPr>
          <w:ins w:id="1927" w:author="Bill Hereth" w:date="2022-02-16T09:09:00Z"/>
        </w:rPr>
      </w:pPr>
      <w:ins w:id="1928" w:author="Bill Hereth" w:date="2022-02-16T09:09:00Z">
        <w:r w:rsidRPr="00664F43">
          <w:t>XI</w:t>
        </w:r>
      </w:ins>
      <w:ins w:id="1929" w:author="Bill Hereth" w:date="2022-02-16T09:12:00Z">
        <w:r>
          <w:t>: external-to-internal trip frequency</w:t>
        </w:r>
      </w:ins>
    </w:p>
    <w:p w14:paraId="1ED9D195" w14:textId="495B99A8" w:rsidR="00664F43" w:rsidRDefault="00664F43" w:rsidP="00664F43">
      <w:pPr>
        <w:pStyle w:val="ListParagraph"/>
        <w:numPr>
          <w:ilvl w:val="0"/>
          <w:numId w:val="79"/>
        </w:numPr>
        <w:rPr>
          <w:ins w:id="1930" w:author="Bill Hereth" w:date="2022-02-16T09:10:00Z"/>
        </w:rPr>
      </w:pPr>
      <w:ins w:id="1931" w:author="Bill Hereth" w:date="2022-02-16T09:09:00Z">
        <w:r w:rsidRPr="00664F43">
          <w:t>LT</w:t>
        </w:r>
      </w:ins>
      <w:ins w:id="1932" w:author="Bill Hereth" w:date="2022-02-16T09:12:00Z">
        <w:r>
          <w:t>: light truck trip frequency</w:t>
        </w:r>
      </w:ins>
    </w:p>
    <w:p w14:paraId="7B249F2F" w14:textId="09DAE839" w:rsidR="00664F43" w:rsidRDefault="00664F43" w:rsidP="00664F43">
      <w:pPr>
        <w:pStyle w:val="ListParagraph"/>
        <w:numPr>
          <w:ilvl w:val="0"/>
          <w:numId w:val="79"/>
        </w:numPr>
        <w:rPr>
          <w:ins w:id="1933" w:author="Bill Hereth" w:date="2022-02-16T09:13:00Z"/>
        </w:rPr>
      </w:pPr>
      <w:ins w:id="1934" w:author="Bill Hereth" w:date="2022-02-16T09:09:00Z">
        <w:r w:rsidRPr="00664F43">
          <w:t>MD</w:t>
        </w:r>
      </w:ins>
      <w:ins w:id="1935" w:author="Bill Hereth" w:date="2022-02-16T09:13:00Z">
        <w:r>
          <w:t>: medium truck trip frequency</w:t>
        </w:r>
      </w:ins>
    </w:p>
    <w:p w14:paraId="7D9FF1BC" w14:textId="46706A0E" w:rsidR="00664F43" w:rsidRDefault="00664F43">
      <w:pPr>
        <w:pStyle w:val="ListParagraph"/>
        <w:numPr>
          <w:ilvl w:val="0"/>
          <w:numId w:val="79"/>
        </w:numPr>
        <w:rPr>
          <w:ins w:id="1936" w:author="Bill Hereth" w:date="2022-01-21T13:43:00Z"/>
        </w:rPr>
        <w:pPrChange w:id="1937" w:author="Bill Hereth" w:date="2022-02-16T09:09:00Z">
          <w:pPr/>
        </w:pPrChange>
      </w:pPr>
      <w:ins w:id="1938" w:author="Bill Hereth" w:date="2022-02-16T09:09:00Z">
        <w:r w:rsidRPr="00664F43">
          <w:t>HV</w:t>
        </w:r>
      </w:ins>
      <w:ins w:id="1939" w:author="Bill Hereth" w:date="2022-02-16T09:13:00Z">
        <w:r>
          <w:t>: heavy truck trip frequency</w:t>
        </w:r>
      </w:ins>
    </w:p>
    <w:p w14:paraId="62366222" w14:textId="01127345" w:rsidR="00F16632" w:rsidRDefault="00F16632" w:rsidP="00E83E7B">
      <w:pPr>
        <w:pStyle w:val="Heading2"/>
        <w:rPr>
          <w:ins w:id="1940" w:author="Bill Hereth" w:date="2022-02-16T09:01:00Z"/>
        </w:rPr>
      </w:pPr>
      <w:bookmarkStart w:id="1941" w:name="_Toc95889776"/>
      <w:ins w:id="1942" w:author="Bill Hereth" w:date="2022-01-21T13:43:00Z">
        <w:r>
          <w:lastRenderedPageBreak/>
          <w:t>Mode Choice</w:t>
        </w:r>
      </w:ins>
      <w:bookmarkEnd w:id="1941"/>
    </w:p>
    <w:p w14:paraId="3BDCD8E3" w14:textId="1693F3DB" w:rsidR="001A5D1F" w:rsidRDefault="001A5D1F" w:rsidP="001A5D1F">
      <w:pPr>
        <w:rPr>
          <w:ins w:id="1943" w:author="Bill Hereth" w:date="2022-02-16T09:14:00Z"/>
        </w:rPr>
      </w:pPr>
      <w:ins w:id="1944" w:author="Bill Hereth" w:date="2022-02-16T09:01:00Z">
        <w:r>
          <w:t>The</w:t>
        </w:r>
      </w:ins>
      <w:ins w:id="1945" w:author="Bill Hereth" w:date="2022-02-16T09:13:00Z">
        <w:r w:rsidR="00071D80">
          <w:t xml:space="preserve"> ‘</w:t>
        </w:r>
      </w:ins>
      <w:proofErr w:type="spellStart"/>
      <w:ins w:id="1946" w:author="Bill Hereth" w:date="2022-02-16T09:01:00Z">
        <w:r w:rsidRPr="001A5D1F">
          <w:t>xiwrkpercent.dbf</w:t>
        </w:r>
      </w:ins>
      <w:proofErr w:type="spellEnd"/>
      <w:ins w:id="1947" w:author="Bill Hereth" w:date="2022-02-16T09:13:00Z">
        <w:r w:rsidR="00071D80">
          <w:t xml:space="preserve">’ file </w:t>
        </w:r>
      </w:ins>
      <w:ins w:id="1948" w:author="Bill Hereth" w:date="2022-02-16T09:14:00Z">
        <w:r w:rsidR="00071D80">
          <w:t>defines percent work trips for external-to-internal trips</w:t>
        </w:r>
      </w:ins>
      <w:ins w:id="1949" w:author="Bill Hereth" w:date="2022-02-16T09:52:00Z">
        <w:r w:rsidR="002C5B16">
          <w:t>. The file c</w:t>
        </w:r>
      </w:ins>
      <w:ins w:id="1950" w:author="Bill Hereth" w:date="2022-02-16T09:13:00Z">
        <w:r w:rsidR="00071D80">
          <w:t xml:space="preserve">ontains the following </w:t>
        </w:r>
      </w:ins>
      <w:ins w:id="1951" w:author="Bill Hereth" w:date="2022-02-16T09:14:00Z">
        <w:r w:rsidR="00071D80">
          <w:t>fields.</w:t>
        </w:r>
      </w:ins>
    </w:p>
    <w:p w14:paraId="3B61628D" w14:textId="50B21F34" w:rsidR="00071D80" w:rsidRDefault="00071D80" w:rsidP="00071D80">
      <w:pPr>
        <w:pStyle w:val="ListParagraph"/>
        <w:numPr>
          <w:ilvl w:val="0"/>
          <w:numId w:val="80"/>
        </w:numPr>
        <w:rPr>
          <w:ins w:id="1952" w:author="Bill Hereth" w:date="2022-02-16T09:14:00Z"/>
        </w:rPr>
      </w:pPr>
      <w:ins w:id="1953" w:author="Bill Hereth" w:date="2022-02-16T09:14:00Z">
        <w:r w:rsidRPr="00071D80">
          <w:t>Z</w:t>
        </w:r>
        <w:r>
          <w:t>: external TAZ id</w:t>
        </w:r>
      </w:ins>
    </w:p>
    <w:p w14:paraId="2E3C398E" w14:textId="47EC706E" w:rsidR="00071D80" w:rsidRPr="001A5D1F" w:rsidRDefault="00071D80">
      <w:pPr>
        <w:pStyle w:val="ListParagraph"/>
        <w:numPr>
          <w:ilvl w:val="0"/>
          <w:numId w:val="80"/>
        </w:numPr>
        <w:rPr>
          <w:ins w:id="1954" w:author="Bill Hereth" w:date="2022-01-21T13:43:00Z"/>
        </w:rPr>
        <w:pPrChange w:id="1955" w:author="Bill Hereth" w:date="2022-02-16T09:14:00Z">
          <w:pPr>
            <w:pStyle w:val="Heading2"/>
          </w:pPr>
        </w:pPrChange>
      </w:pPr>
      <w:ins w:id="1956" w:author="Bill Hereth" w:date="2022-02-16T09:14:00Z">
        <w:r w:rsidRPr="00071D80">
          <w:t>PERCWRK</w:t>
        </w:r>
        <w:r>
          <w:t>: perc</w:t>
        </w:r>
      </w:ins>
      <w:ins w:id="1957" w:author="Bill Hereth" w:date="2022-02-16T09:15:00Z">
        <w:r>
          <w:t>ent work trips</w:t>
        </w:r>
      </w:ins>
    </w:p>
    <w:p w14:paraId="33A379B6" w14:textId="2F145D96" w:rsidR="00F16632" w:rsidRDefault="00F16632" w:rsidP="00E83E7B">
      <w:pPr>
        <w:pStyle w:val="Heading2"/>
        <w:rPr>
          <w:ins w:id="1958" w:author="Bill Hereth" w:date="2022-02-16T09:00:00Z"/>
        </w:rPr>
      </w:pPr>
      <w:bookmarkStart w:id="1959" w:name="_Toc95889777"/>
      <w:ins w:id="1960" w:author="Bill Hereth" w:date="2022-01-21T13:43:00Z">
        <w:r>
          <w:t>Assignment</w:t>
        </w:r>
      </w:ins>
      <w:bookmarkEnd w:id="1959"/>
    </w:p>
    <w:p w14:paraId="3B571A42" w14:textId="49877A33" w:rsidR="001A5D1F" w:rsidRPr="001A5D1F" w:rsidRDefault="001A5D1F">
      <w:pPr>
        <w:rPr>
          <w:ins w:id="1961" w:author="Bill Hereth" w:date="2022-01-21T13:43:00Z"/>
        </w:rPr>
        <w:pPrChange w:id="1962" w:author="Bill Hereth" w:date="2022-02-16T09:00:00Z">
          <w:pPr>
            <w:pStyle w:val="Heading2"/>
          </w:pPr>
        </w:pPrChange>
      </w:pPr>
      <w:ins w:id="1963" w:author="Bill Hereth" w:date="2022-02-16T09:00:00Z">
        <w:r>
          <w:t>The assignment folder contains the following files</w:t>
        </w:r>
      </w:ins>
      <w:ins w:id="1964" w:author="Bill Hereth" w:date="2022-02-16T09:02:00Z">
        <w:r>
          <w:t>:</w:t>
        </w:r>
      </w:ins>
    </w:p>
    <w:p w14:paraId="6CFFEFDA" w14:textId="073BDCF0" w:rsidR="00F16632" w:rsidRDefault="00F16632">
      <w:pPr>
        <w:pStyle w:val="ListParagraph"/>
        <w:numPr>
          <w:ilvl w:val="0"/>
          <w:numId w:val="78"/>
        </w:numPr>
        <w:rPr>
          <w:ins w:id="1965" w:author="Bill Hereth" w:date="2022-02-16T08:59:00Z"/>
        </w:rPr>
        <w:pPrChange w:id="1966" w:author="Bill Hereth" w:date="2022-02-16T09:00:00Z">
          <w:pPr/>
        </w:pPrChange>
      </w:pPr>
      <w:ins w:id="1967" w:author="Bill Hereth" w:date="2022-01-21T13:43:00Z">
        <w:r>
          <w:t>VDF.csv</w:t>
        </w:r>
      </w:ins>
      <w:ins w:id="1968" w:author="Bill Hereth" w:date="2022-02-16T09:00:00Z">
        <w:r w:rsidR="001A5D1F">
          <w:t>: volume-density function</w:t>
        </w:r>
      </w:ins>
    </w:p>
    <w:p w14:paraId="05E8B419" w14:textId="50229B32" w:rsidR="001A5D1F" w:rsidRDefault="001A5D1F">
      <w:pPr>
        <w:pStyle w:val="ListParagraph"/>
        <w:numPr>
          <w:ilvl w:val="0"/>
          <w:numId w:val="78"/>
        </w:numPr>
        <w:rPr>
          <w:ins w:id="1969" w:author="Bill Hereth" w:date="2022-02-16T08:59:00Z"/>
        </w:rPr>
        <w:pPrChange w:id="1970" w:author="Bill Hereth" w:date="2022-02-16T09:00:00Z">
          <w:pPr/>
        </w:pPrChange>
      </w:pPr>
      <w:ins w:id="1971" w:author="Bill Hereth" w:date="2022-02-16T08:59:00Z">
        <w:r>
          <w:t>MM_Ramp_Penalty_Lookup.csv</w:t>
        </w:r>
      </w:ins>
      <w:ins w:id="1972" w:author="Bill Hereth" w:date="2022-02-16T09:00:00Z">
        <w:r>
          <w:t>: managed motorways ramp penalties lookup</w:t>
        </w:r>
      </w:ins>
    </w:p>
    <w:p w14:paraId="727E029F" w14:textId="12BDAB23" w:rsidR="001A5D1F" w:rsidRDefault="001A5D1F">
      <w:pPr>
        <w:pStyle w:val="ListParagraph"/>
        <w:numPr>
          <w:ilvl w:val="0"/>
          <w:numId w:val="78"/>
        </w:numPr>
        <w:rPr>
          <w:ins w:id="1973" w:author="Bill Hereth" w:date="2022-02-16T08:59:00Z"/>
        </w:rPr>
        <w:pPrChange w:id="1974" w:author="Bill Hereth" w:date="2022-02-16T09:00:00Z">
          <w:pPr/>
        </w:pPrChange>
      </w:pPr>
      <w:ins w:id="1975" w:author="Bill Hereth" w:date="2022-02-16T08:59:00Z">
        <w:r>
          <w:t>MM_Max_Ramp_Penalty.csv</w:t>
        </w:r>
      </w:ins>
      <w:ins w:id="1976" w:author="Bill Hereth" w:date="2022-02-16T09:00:00Z">
        <w:r>
          <w:t>: managed motorways maximum ramp penalties</w:t>
        </w:r>
      </w:ins>
    </w:p>
    <w:p w14:paraId="527E2CF4" w14:textId="3A4FD5F4" w:rsidR="001A5D1F" w:rsidRDefault="001A5D1F">
      <w:pPr>
        <w:pStyle w:val="ListParagraph"/>
        <w:numPr>
          <w:ilvl w:val="0"/>
          <w:numId w:val="78"/>
        </w:numPr>
        <w:rPr>
          <w:ins w:id="1977" w:author="Bill Hereth" w:date="2022-02-16T08:59:00Z"/>
        </w:rPr>
        <w:pPrChange w:id="1978" w:author="Bill Hereth" w:date="2022-02-16T09:00:00Z">
          <w:pPr/>
        </w:pPrChange>
      </w:pPr>
      <w:ins w:id="1979" w:author="Bill Hereth" w:date="2022-02-16T08:59:00Z">
        <w:r>
          <w:t>DecayCurves_Time.csv</w:t>
        </w:r>
      </w:ins>
      <w:ins w:id="1980" w:author="Bill Hereth" w:date="2022-02-16T09:01:00Z">
        <w:r>
          <w:t>: decay curves</w:t>
        </w:r>
      </w:ins>
    </w:p>
    <w:p w14:paraId="0BBF2BF7" w14:textId="4D85EFA3" w:rsidR="001A5D1F" w:rsidRDefault="001A5D1F">
      <w:pPr>
        <w:pStyle w:val="ListParagraph"/>
        <w:numPr>
          <w:ilvl w:val="0"/>
          <w:numId w:val="78"/>
        </w:numPr>
        <w:rPr>
          <w:ins w:id="1981" w:author="Bill Hereth" w:date="2022-01-21T13:43:00Z"/>
        </w:rPr>
        <w:pPrChange w:id="1982" w:author="Bill Hereth" w:date="2022-02-16T09:00:00Z">
          <w:pPr/>
        </w:pPrChange>
      </w:pPr>
      <w:ins w:id="1983" w:author="Bill Hereth" w:date="2022-02-16T08:59:00Z">
        <w:r>
          <w:t>BTI_Lookup.csv</w:t>
        </w:r>
      </w:ins>
    </w:p>
    <w:p w14:paraId="42C792CF" w14:textId="47842F40" w:rsidR="00CB7930" w:rsidRPr="0081515E" w:rsidRDefault="00CB7930" w:rsidP="0081515E">
      <w:pPr>
        <w:rPr>
          <w:rFonts w:cs="Times New Roman"/>
        </w:rPr>
      </w:pPr>
    </w:p>
    <w:sectPr w:rsidR="00CB7930" w:rsidRPr="0081515E" w:rsidSect="00A10C40">
      <w:headerReference w:type="default" r:id="rId62"/>
      <w:footerReference w:type="default" r:id="rId6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7" w:author="Bill Hereth" w:date="2021-12-16T10:23:00Z" w:initials="BH">
    <w:p w14:paraId="4ECB739E" w14:textId="173DF5EC" w:rsidR="00552313" w:rsidRDefault="00552313">
      <w:pPr>
        <w:pStyle w:val="CommentText"/>
      </w:pPr>
      <w:r>
        <w:rPr>
          <w:rStyle w:val="CommentReference"/>
        </w:rPr>
        <w:annotationRef/>
      </w:r>
      <w:r>
        <w:t xml:space="preserve">Same comment as above… does this get replaced by new </w:t>
      </w:r>
      <w:r w:rsidR="00A96C3F">
        <w:t>Work at Home inputs?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CB73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59208" w16cex:dateUtc="2021-12-16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CB739E" w16cid:durableId="256592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CDC44" w14:textId="77777777" w:rsidR="00130905" w:rsidRDefault="00130905" w:rsidP="00E74834">
      <w:pPr>
        <w:spacing w:after="0" w:line="240" w:lineRule="auto"/>
      </w:pPr>
      <w:r>
        <w:separator/>
      </w:r>
    </w:p>
  </w:endnote>
  <w:endnote w:type="continuationSeparator" w:id="0">
    <w:p w14:paraId="4C314AA2" w14:textId="77777777" w:rsidR="00130905" w:rsidRDefault="00130905"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BFA29" w14:textId="7804938B" w:rsidR="00BA3246" w:rsidRDefault="00BA3246" w:rsidP="00A10C40">
    <w:pPr>
      <w:pStyle w:val="Footer"/>
      <w:pBdr>
        <w:top w:val="single" w:sz="4" w:space="1" w:color="D9D9D9" w:themeColor="background1" w:themeShade="D9"/>
      </w:pBdr>
      <w:jc w:val="center"/>
    </w:pPr>
  </w:p>
  <w:p w14:paraId="43DB7843" w14:textId="77777777" w:rsidR="00BA3246" w:rsidRDefault="00BA3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BA3246" w:rsidRDefault="00BA324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BA3246" w:rsidRDefault="00BA3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559A9" w14:textId="77777777" w:rsidR="00130905" w:rsidRDefault="00130905" w:rsidP="00E74834">
      <w:pPr>
        <w:spacing w:after="0" w:line="240" w:lineRule="auto"/>
      </w:pPr>
      <w:r>
        <w:separator/>
      </w:r>
    </w:p>
  </w:footnote>
  <w:footnote w:type="continuationSeparator" w:id="0">
    <w:p w14:paraId="190ABBC3" w14:textId="77777777" w:rsidR="00130905" w:rsidRDefault="00130905"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65F61" w14:textId="77777777" w:rsidR="00BA3246" w:rsidRDefault="00BA3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085"/>
    <w:multiLevelType w:val="hybridMultilevel"/>
    <w:tmpl w:val="DF0A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E12C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F1B7D"/>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752A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97850"/>
    <w:multiLevelType w:val="hybridMultilevel"/>
    <w:tmpl w:val="B7DAD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11F89"/>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4489F"/>
    <w:multiLevelType w:val="hybridMultilevel"/>
    <w:tmpl w:val="9F1C7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53FCA"/>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E101E"/>
    <w:multiLevelType w:val="hybridMultilevel"/>
    <w:tmpl w:val="FA542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4423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F3E7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34A18"/>
    <w:multiLevelType w:val="hybridMultilevel"/>
    <w:tmpl w:val="2708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3108A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C277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75329"/>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44333"/>
    <w:multiLevelType w:val="hybridMultilevel"/>
    <w:tmpl w:val="33A0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166F0B"/>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100F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791AD2"/>
    <w:multiLevelType w:val="hybridMultilevel"/>
    <w:tmpl w:val="1B82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F12C0D"/>
    <w:multiLevelType w:val="hybridMultilevel"/>
    <w:tmpl w:val="675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632F0"/>
    <w:multiLevelType w:val="multilevel"/>
    <w:tmpl w:val="9D6A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BE6EB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13171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2C4141"/>
    <w:multiLevelType w:val="hybridMultilevel"/>
    <w:tmpl w:val="435CA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33D6D2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45918"/>
    <w:multiLevelType w:val="hybridMultilevel"/>
    <w:tmpl w:val="5E0C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CA3438"/>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40154"/>
    <w:multiLevelType w:val="hybridMultilevel"/>
    <w:tmpl w:val="66D2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9E4D8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EB4FD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89081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57B4F"/>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D552CA"/>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E46AF3"/>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A20E5"/>
    <w:multiLevelType w:val="hybridMultilevel"/>
    <w:tmpl w:val="7508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FE233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8202A"/>
    <w:multiLevelType w:val="hybridMultilevel"/>
    <w:tmpl w:val="3BCA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6C1DBA"/>
    <w:multiLevelType w:val="hybridMultilevel"/>
    <w:tmpl w:val="1B9C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E001E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806C8"/>
    <w:multiLevelType w:val="hybridMultilevel"/>
    <w:tmpl w:val="8814D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F8774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DF7ED8"/>
    <w:multiLevelType w:val="multilevel"/>
    <w:tmpl w:val="DBBC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C85620"/>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E17B35"/>
    <w:multiLevelType w:val="hybridMultilevel"/>
    <w:tmpl w:val="0966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3205F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582D4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237BB0"/>
    <w:multiLevelType w:val="hybridMultilevel"/>
    <w:tmpl w:val="B3AE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700B6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980DDC"/>
    <w:multiLevelType w:val="hybridMultilevel"/>
    <w:tmpl w:val="CD6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6B22E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80528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D8138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500A8D"/>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1461B8"/>
    <w:multiLevelType w:val="hybridMultilevel"/>
    <w:tmpl w:val="552E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4B4B7B"/>
    <w:multiLevelType w:val="multilevel"/>
    <w:tmpl w:val="DAACA6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52691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D234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C46532"/>
    <w:multiLevelType w:val="hybridMultilevel"/>
    <w:tmpl w:val="E7FA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736429"/>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8A2A83"/>
    <w:multiLevelType w:val="hybridMultilevel"/>
    <w:tmpl w:val="344C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BE7E3B"/>
    <w:multiLevelType w:val="hybridMultilevel"/>
    <w:tmpl w:val="E334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422230"/>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823859"/>
    <w:multiLevelType w:val="hybridMultilevel"/>
    <w:tmpl w:val="F674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545B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8A15FA"/>
    <w:multiLevelType w:val="hybridMultilevel"/>
    <w:tmpl w:val="7DEAF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EB0C48"/>
    <w:multiLevelType w:val="hybridMultilevel"/>
    <w:tmpl w:val="A146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234423"/>
    <w:multiLevelType w:val="hybridMultilevel"/>
    <w:tmpl w:val="D3B8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3F528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603FB5"/>
    <w:multiLevelType w:val="hybridMultilevel"/>
    <w:tmpl w:val="8758B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F161A6"/>
    <w:multiLevelType w:val="hybridMultilevel"/>
    <w:tmpl w:val="ECEA5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FB3133"/>
    <w:multiLevelType w:val="hybridMultilevel"/>
    <w:tmpl w:val="602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50336BD"/>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237115"/>
    <w:multiLevelType w:val="hybridMultilevel"/>
    <w:tmpl w:val="1734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689315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C41D4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D31B8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C52DBB"/>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2F722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C6620D"/>
    <w:multiLevelType w:val="hybridMultilevel"/>
    <w:tmpl w:val="D05C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A300A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70"/>
  </w:num>
  <w:num w:numId="3">
    <w:abstractNumId w:val="39"/>
  </w:num>
  <w:num w:numId="4">
    <w:abstractNumId w:val="32"/>
  </w:num>
  <w:num w:numId="5">
    <w:abstractNumId w:val="61"/>
  </w:num>
  <w:num w:numId="6">
    <w:abstractNumId w:val="63"/>
  </w:num>
  <w:num w:numId="7">
    <w:abstractNumId w:val="28"/>
  </w:num>
  <w:num w:numId="8">
    <w:abstractNumId w:val="5"/>
  </w:num>
  <w:num w:numId="9">
    <w:abstractNumId w:val="29"/>
  </w:num>
  <w:num w:numId="10">
    <w:abstractNumId w:val="55"/>
  </w:num>
  <w:num w:numId="11">
    <w:abstractNumId w:val="17"/>
  </w:num>
  <w:num w:numId="12">
    <w:abstractNumId w:val="24"/>
  </w:num>
  <w:num w:numId="13">
    <w:abstractNumId w:val="16"/>
  </w:num>
  <w:num w:numId="14">
    <w:abstractNumId w:val="79"/>
  </w:num>
  <w:num w:numId="15">
    <w:abstractNumId w:val="3"/>
  </w:num>
  <w:num w:numId="16">
    <w:abstractNumId w:val="44"/>
  </w:num>
  <w:num w:numId="17">
    <w:abstractNumId w:val="45"/>
  </w:num>
  <w:num w:numId="18">
    <w:abstractNumId w:val="35"/>
  </w:num>
  <w:num w:numId="19">
    <w:abstractNumId w:val="54"/>
  </w:num>
  <w:num w:numId="20">
    <w:abstractNumId w:val="56"/>
  </w:num>
  <w:num w:numId="21">
    <w:abstractNumId w:val="77"/>
  </w:num>
  <w:num w:numId="22">
    <w:abstractNumId w:val="71"/>
  </w:num>
  <w:num w:numId="23">
    <w:abstractNumId w:val="12"/>
  </w:num>
  <w:num w:numId="24">
    <w:abstractNumId w:val="7"/>
  </w:num>
  <w:num w:numId="25">
    <w:abstractNumId w:val="50"/>
  </w:num>
  <w:num w:numId="26">
    <w:abstractNumId w:val="31"/>
  </w:num>
  <w:num w:numId="27">
    <w:abstractNumId w:val="48"/>
  </w:num>
  <w:num w:numId="28">
    <w:abstractNumId w:val="36"/>
  </w:num>
  <w:num w:numId="29">
    <w:abstractNumId w:val="59"/>
  </w:num>
  <w:num w:numId="30">
    <w:abstractNumId w:val="65"/>
  </w:num>
  <w:num w:numId="31">
    <w:abstractNumId w:val="2"/>
  </w:num>
  <w:num w:numId="32">
    <w:abstractNumId w:val="40"/>
  </w:num>
  <w:num w:numId="33">
    <w:abstractNumId w:val="1"/>
  </w:num>
  <w:num w:numId="34">
    <w:abstractNumId w:val="58"/>
  </w:num>
  <w:num w:numId="35">
    <w:abstractNumId w:val="42"/>
  </w:num>
  <w:num w:numId="36">
    <w:abstractNumId w:val="74"/>
  </w:num>
  <w:num w:numId="37">
    <w:abstractNumId w:val="22"/>
  </w:num>
  <w:num w:numId="38">
    <w:abstractNumId w:val="33"/>
  </w:num>
  <w:num w:numId="39">
    <w:abstractNumId w:val="26"/>
  </w:num>
  <w:num w:numId="40">
    <w:abstractNumId w:val="76"/>
  </w:num>
  <w:num w:numId="41">
    <w:abstractNumId w:val="30"/>
  </w:num>
  <w:num w:numId="42">
    <w:abstractNumId w:val="9"/>
  </w:num>
  <w:num w:numId="43">
    <w:abstractNumId w:val="52"/>
  </w:num>
  <w:num w:numId="44">
    <w:abstractNumId w:val="38"/>
  </w:num>
  <w:num w:numId="45">
    <w:abstractNumId w:val="47"/>
  </w:num>
  <w:num w:numId="46">
    <w:abstractNumId w:val="67"/>
  </w:num>
  <w:num w:numId="47">
    <w:abstractNumId w:val="10"/>
  </w:num>
  <w:num w:numId="48">
    <w:abstractNumId w:val="14"/>
  </w:num>
  <w:num w:numId="49">
    <w:abstractNumId w:val="21"/>
  </w:num>
  <w:num w:numId="50">
    <w:abstractNumId w:val="49"/>
  </w:num>
  <w:num w:numId="51">
    <w:abstractNumId w:val="13"/>
  </w:num>
  <w:num w:numId="52">
    <w:abstractNumId w:val="73"/>
  </w:num>
  <w:num w:numId="53">
    <w:abstractNumId w:val="51"/>
  </w:num>
  <w:num w:numId="54">
    <w:abstractNumId w:val="75"/>
  </w:num>
  <w:num w:numId="55">
    <w:abstractNumId w:val="27"/>
  </w:num>
  <w:num w:numId="56">
    <w:abstractNumId w:val="0"/>
  </w:num>
  <w:num w:numId="57">
    <w:abstractNumId w:val="57"/>
  </w:num>
  <w:num w:numId="58">
    <w:abstractNumId w:val="64"/>
  </w:num>
  <w:num w:numId="59">
    <w:abstractNumId w:val="66"/>
  </w:num>
  <w:num w:numId="60">
    <w:abstractNumId w:val="15"/>
  </w:num>
  <w:num w:numId="61">
    <w:abstractNumId w:val="6"/>
  </w:num>
  <w:num w:numId="62">
    <w:abstractNumId w:val="46"/>
  </w:num>
  <w:num w:numId="63">
    <w:abstractNumId w:val="19"/>
  </w:num>
  <w:num w:numId="64">
    <w:abstractNumId w:val="25"/>
  </w:num>
  <w:num w:numId="65">
    <w:abstractNumId w:val="20"/>
  </w:num>
  <w:num w:numId="66">
    <w:abstractNumId w:val="4"/>
  </w:num>
  <w:num w:numId="67">
    <w:abstractNumId w:val="72"/>
  </w:num>
  <w:num w:numId="68">
    <w:abstractNumId w:val="41"/>
  </w:num>
  <w:num w:numId="69">
    <w:abstractNumId w:val="34"/>
  </w:num>
  <w:num w:numId="70">
    <w:abstractNumId w:val="69"/>
  </w:num>
  <w:num w:numId="71">
    <w:abstractNumId w:val="43"/>
  </w:num>
  <w:num w:numId="72">
    <w:abstractNumId w:val="8"/>
  </w:num>
  <w:num w:numId="73">
    <w:abstractNumId w:val="68"/>
  </w:num>
  <w:num w:numId="74">
    <w:abstractNumId w:val="11"/>
  </w:num>
  <w:num w:numId="75">
    <w:abstractNumId w:val="78"/>
  </w:num>
  <w:num w:numId="76">
    <w:abstractNumId w:val="23"/>
  </w:num>
  <w:num w:numId="77">
    <w:abstractNumId w:val="62"/>
  </w:num>
  <w:num w:numId="78">
    <w:abstractNumId w:val="37"/>
  </w:num>
  <w:num w:numId="79">
    <w:abstractNumId w:val="18"/>
  </w:num>
  <w:num w:numId="80">
    <w:abstractNumId w:val="60"/>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Hereth">
    <w15:presenceInfo w15:providerId="AD" w15:userId="S-1-5-21-2307115085-2759191592-2870609906-12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03AB2"/>
    <w:rsid w:val="00006630"/>
    <w:rsid w:val="00022061"/>
    <w:rsid w:val="00023983"/>
    <w:rsid w:val="00026B71"/>
    <w:rsid w:val="00043E1B"/>
    <w:rsid w:val="00063272"/>
    <w:rsid w:val="00063864"/>
    <w:rsid w:val="0006470F"/>
    <w:rsid w:val="00071D80"/>
    <w:rsid w:val="00076AC5"/>
    <w:rsid w:val="00082DDA"/>
    <w:rsid w:val="00092E1A"/>
    <w:rsid w:val="00097096"/>
    <w:rsid w:val="000A29B4"/>
    <w:rsid w:val="000A7005"/>
    <w:rsid w:val="000B0253"/>
    <w:rsid w:val="000B68BB"/>
    <w:rsid w:val="000C6C60"/>
    <w:rsid w:val="000D1651"/>
    <w:rsid w:val="000D176F"/>
    <w:rsid w:val="000D7E7F"/>
    <w:rsid w:val="000E2D7D"/>
    <w:rsid w:val="000E390C"/>
    <w:rsid w:val="000F31A0"/>
    <w:rsid w:val="000F7B98"/>
    <w:rsid w:val="0010427A"/>
    <w:rsid w:val="0011111A"/>
    <w:rsid w:val="00111E8A"/>
    <w:rsid w:val="001135A1"/>
    <w:rsid w:val="00116DAC"/>
    <w:rsid w:val="00124063"/>
    <w:rsid w:val="00125D32"/>
    <w:rsid w:val="00130905"/>
    <w:rsid w:val="001358D2"/>
    <w:rsid w:val="001372F2"/>
    <w:rsid w:val="00146DB5"/>
    <w:rsid w:val="00155AB4"/>
    <w:rsid w:val="0015613B"/>
    <w:rsid w:val="00164F53"/>
    <w:rsid w:val="0017055A"/>
    <w:rsid w:val="00176992"/>
    <w:rsid w:val="001826DC"/>
    <w:rsid w:val="001929E7"/>
    <w:rsid w:val="00192CE2"/>
    <w:rsid w:val="001969DE"/>
    <w:rsid w:val="001A4A81"/>
    <w:rsid w:val="001A5D1F"/>
    <w:rsid w:val="001B7016"/>
    <w:rsid w:val="001C062B"/>
    <w:rsid w:val="001C1819"/>
    <w:rsid w:val="001C21D0"/>
    <w:rsid w:val="001C2B68"/>
    <w:rsid w:val="001D2036"/>
    <w:rsid w:val="001D2895"/>
    <w:rsid w:val="001E507B"/>
    <w:rsid w:val="0020396B"/>
    <w:rsid w:val="0021233B"/>
    <w:rsid w:val="00213EEF"/>
    <w:rsid w:val="002156DE"/>
    <w:rsid w:val="002156E4"/>
    <w:rsid w:val="00235206"/>
    <w:rsid w:val="00242543"/>
    <w:rsid w:val="002466E4"/>
    <w:rsid w:val="002564E3"/>
    <w:rsid w:val="00270FCA"/>
    <w:rsid w:val="002855BF"/>
    <w:rsid w:val="00285AD9"/>
    <w:rsid w:val="0029202B"/>
    <w:rsid w:val="002946F2"/>
    <w:rsid w:val="002A0B7C"/>
    <w:rsid w:val="002C1EF8"/>
    <w:rsid w:val="002C4DEC"/>
    <w:rsid w:val="002C5B16"/>
    <w:rsid w:val="002E135F"/>
    <w:rsid w:val="002E7083"/>
    <w:rsid w:val="002F6DBF"/>
    <w:rsid w:val="0030183C"/>
    <w:rsid w:val="003039D3"/>
    <w:rsid w:val="00305C55"/>
    <w:rsid w:val="0030703E"/>
    <w:rsid w:val="00323629"/>
    <w:rsid w:val="00327F5F"/>
    <w:rsid w:val="00330A57"/>
    <w:rsid w:val="00345FAA"/>
    <w:rsid w:val="00354025"/>
    <w:rsid w:val="00357E8B"/>
    <w:rsid w:val="003801A5"/>
    <w:rsid w:val="003869E3"/>
    <w:rsid w:val="0039292D"/>
    <w:rsid w:val="003A3F71"/>
    <w:rsid w:val="003A5181"/>
    <w:rsid w:val="003A7559"/>
    <w:rsid w:val="003B39E9"/>
    <w:rsid w:val="003B4AB9"/>
    <w:rsid w:val="003D0B16"/>
    <w:rsid w:val="00400D76"/>
    <w:rsid w:val="004043B5"/>
    <w:rsid w:val="00405481"/>
    <w:rsid w:val="0040635F"/>
    <w:rsid w:val="00430179"/>
    <w:rsid w:val="00430854"/>
    <w:rsid w:val="00433181"/>
    <w:rsid w:val="00436B8F"/>
    <w:rsid w:val="00441B92"/>
    <w:rsid w:val="0044277C"/>
    <w:rsid w:val="00451252"/>
    <w:rsid w:val="00457BF1"/>
    <w:rsid w:val="004645C7"/>
    <w:rsid w:val="00471E57"/>
    <w:rsid w:val="00476297"/>
    <w:rsid w:val="004811CC"/>
    <w:rsid w:val="0048521D"/>
    <w:rsid w:val="0048763E"/>
    <w:rsid w:val="00490294"/>
    <w:rsid w:val="004A46CE"/>
    <w:rsid w:val="004A49BA"/>
    <w:rsid w:val="004A51B0"/>
    <w:rsid w:val="004A696E"/>
    <w:rsid w:val="004A7AAC"/>
    <w:rsid w:val="004C0EA5"/>
    <w:rsid w:val="004C1F09"/>
    <w:rsid w:val="004C4B04"/>
    <w:rsid w:val="004C66D1"/>
    <w:rsid w:val="004D1973"/>
    <w:rsid w:val="004D33EA"/>
    <w:rsid w:val="004D7398"/>
    <w:rsid w:val="004E1AC9"/>
    <w:rsid w:val="004E7D9B"/>
    <w:rsid w:val="00504B58"/>
    <w:rsid w:val="0051312F"/>
    <w:rsid w:val="00525872"/>
    <w:rsid w:val="00526774"/>
    <w:rsid w:val="0052791C"/>
    <w:rsid w:val="005504BB"/>
    <w:rsid w:val="00552313"/>
    <w:rsid w:val="005531A3"/>
    <w:rsid w:val="00554E42"/>
    <w:rsid w:val="00555970"/>
    <w:rsid w:val="0056131A"/>
    <w:rsid w:val="00562FE5"/>
    <w:rsid w:val="005637C4"/>
    <w:rsid w:val="0056595D"/>
    <w:rsid w:val="00565BC7"/>
    <w:rsid w:val="005724BC"/>
    <w:rsid w:val="00575C54"/>
    <w:rsid w:val="00585B5A"/>
    <w:rsid w:val="00586531"/>
    <w:rsid w:val="00595A15"/>
    <w:rsid w:val="005A7954"/>
    <w:rsid w:val="005A7B24"/>
    <w:rsid w:val="005B02BD"/>
    <w:rsid w:val="005B1E5C"/>
    <w:rsid w:val="005B21BC"/>
    <w:rsid w:val="005B3263"/>
    <w:rsid w:val="005E2BCE"/>
    <w:rsid w:val="005E6865"/>
    <w:rsid w:val="005E7B10"/>
    <w:rsid w:val="00605A78"/>
    <w:rsid w:val="00605BDF"/>
    <w:rsid w:val="006128DB"/>
    <w:rsid w:val="006170A1"/>
    <w:rsid w:val="00625CF5"/>
    <w:rsid w:val="00627F59"/>
    <w:rsid w:val="0064359E"/>
    <w:rsid w:val="00653B13"/>
    <w:rsid w:val="00654B04"/>
    <w:rsid w:val="006577A3"/>
    <w:rsid w:val="00664F43"/>
    <w:rsid w:val="00673FBF"/>
    <w:rsid w:val="00686546"/>
    <w:rsid w:val="006C0251"/>
    <w:rsid w:val="006C4BB9"/>
    <w:rsid w:val="006D0F89"/>
    <w:rsid w:val="006D0FB8"/>
    <w:rsid w:val="006D34B4"/>
    <w:rsid w:val="006D7EB0"/>
    <w:rsid w:val="006E4B71"/>
    <w:rsid w:val="006F3A08"/>
    <w:rsid w:val="006F741D"/>
    <w:rsid w:val="00700DE8"/>
    <w:rsid w:val="00704716"/>
    <w:rsid w:val="00715ACB"/>
    <w:rsid w:val="0072005E"/>
    <w:rsid w:val="0072445E"/>
    <w:rsid w:val="00733057"/>
    <w:rsid w:val="007440BE"/>
    <w:rsid w:val="0074449E"/>
    <w:rsid w:val="0074781B"/>
    <w:rsid w:val="007503C9"/>
    <w:rsid w:val="007508AA"/>
    <w:rsid w:val="00756E86"/>
    <w:rsid w:val="0075786F"/>
    <w:rsid w:val="0076596D"/>
    <w:rsid w:val="00776059"/>
    <w:rsid w:val="00777AC6"/>
    <w:rsid w:val="00782E01"/>
    <w:rsid w:val="00786FF8"/>
    <w:rsid w:val="00787C4B"/>
    <w:rsid w:val="00795478"/>
    <w:rsid w:val="00796F45"/>
    <w:rsid w:val="007B771B"/>
    <w:rsid w:val="007E09FA"/>
    <w:rsid w:val="007E32E2"/>
    <w:rsid w:val="007E4998"/>
    <w:rsid w:val="007F1E6E"/>
    <w:rsid w:val="007F5832"/>
    <w:rsid w:val="00802190"/>
    <w:rsid w:val="008065B1"/>
    <w:rsid w:val="008125FF"/>
    <w:rsid w:val="0081515E"/>
    <w:rsid w:val="0082020C"/>
    <w:rsid w:val="00821971"/>
    <w:rsid w:val="008304C0"/>
    <w:rsid w:val="00834134"/>
    <w:rsid w:val="00842AF4"/>
    <w:rsid w:val="00852ABC"/>
    <w:rsid w:val="00853EBD"/>
    <w:rsid w:val="00856165"/>
    <w:rsid w:val="00856551"/>
    <w:rsid w:val="00856AEA"/>
    <w:rsid w:val="00861CC5"/>
    <w:rsid w:val="0086762E"/>
    <w:rsid w:val="00873229"/>
    <w:rsid w:val="0088540A"/>
    <w:rsid w:val="008855C9"/>
    <w:rsid w:val="00887D6C"/>
    <w:rsid w:val="008A190A"/>
    <w:rsid w:val="008A5F74"/>
    <w:rsid w:val="008B0AED"/>
    <w:rsid w:val="008B4288"/>
    <w:rsid w:val="008B77F2"/>
    <w:rsid w:val="008C42F3"/>
    <w:rsid w:val="008D62F7"/>
    <w:rsid w:val="008E2A55"/>
    <w:rsid w:val="008E4F68"/>
    <w:rsid w:val="00904206"/>
    <w:rsid w:val="00906D23"/>
    <w:rsid w:val="00914F57"/>
    <w:rsid w:val="009166BB"/>
    <w:rsid w:val="009243F1"/>
    <w:rsid w:val="00930105"/>
    <w:rsid w:val="00934CE8"/>
    <w:rsid w:val="009410FC"/>
    <w:rsid w:val="00947F56"/>
    <w:rsid w:val="009500AE"/>
    <w:rsid w:val="009678BB"/>
    <w:rsid w:val="00977175"/>
    <w:rsid w:val="009778DF"/>
    <w:rsid w:val="00980BE3"/>
    <w:rsid w:val="0098237A"/>
    <w:rsid w:val="009941DF"/>
    <w:rsid w:val="009977F3"/>
    <w:rsid w:val="009A4C48"/>
    <w:rsid w:val="009A607B"/>
    <w:rsid w:val="009A73CE"/>
    <w:rsid w:val="009B3C55"/>
    <w:rsid w:val="009B53D4"/>
    <w:rsid w:val="009B79D6"/>
    <w:rsid w:val="009C2E33"/>
    <w:rsid w:val="009D3B86"/>
    <w:rsid w:val="009E2C8E"/>
    <w:rsid w:val="00A01CAC"/>
    <w:rsid w:val="00A10C40"/>
    <w:rsid w:val="00A12E2A"/>
    <w:rsid w:val="00A163BB"/>
    <w:rsid w:val="00A2013D"/>
    <w:rsid w:val="00A40D52"/>
    <w:rsid w:val="00A40F8B"/>
    <w:rsid w:val="00A4388B"/>
    <w:rsid w:val="00A43DFB"/>
    <w:rsid w:val="00A457E2"/>
    <w:rsid w:val="00A45F4E"/>
    <w:rsid w:val="00A473F9"/>
    <w:rsid w:val="00A546C8"/>
    <w:rsid w:val="00A735A0"/>
    <w:rsid w:val="00A96C3F"/>
    <w:rsid w:val="00AA4C0A"/>
    <w:rsid w:val="00AB239B"/>
    <w:rsid w:val="00AB4DDE"/>
    <w:rsid w:val="00AB715A"/>
    <w:rsid w:val="00AD0052"/>
    <w:rsid w:val="00AD249D"/>
    <w:rsid w:val="00AD38D0"/>
    <w:rsid w:val="00AD7053"/>
    <w:rsid w:val="00AD7DDE"/>
    <w:rsid w:val="00AE005B"/>
    <w:rsid w:val="00AE06B4"/>
    <w:rsid w:val="00AE133E"/>
    <w:rsid w:val="00AE69AC"/>
    <w:rsid w:val="00AE6FC1"/>
    <w:rsid w:val="00AE748A"/>
    <w:rsid w:val="00AF67B8"/>
    <w:rsid w:val="00AF71F1"/>
    <w:rsid w:val="00B00154"/>
    <w:rsid w:val="00B0029A"/>
    <w:rsid w:val="00B06169"/>
    <w:rsid w:val="00B06A45"/>
    <w:rsid w:val="00B142A5"/>
    <w:rsid w:val="00B21047"/>
    <w:rsid w:val="00B23A4E"/>
    <w:rsid w:val="00B27E72"/>
    <w:rsid w:val="00B30122"/>
    <w:rsid w:val="00B31724"/>
    <w:rsid w:val="00B46DD8"/>
    <w:rsid w:val="00B53061"/>
    <w:rsid w:val="00B53322"/>
    <w:rsid w:val="00B60C38"/>
    <w:rsid w:val="00B634F1"/>
    <w:rsid w:val="00B63FD6"/>
    <w:rsid w:val="00B76F4C"/>
    <w:rsid w:val="00B81546"/>
    <w:rsid w:val="00B81D7A"/>
    <w:rsid w:val="00B81DC4"/>
    <w:rsid w:val="00B82E3F"/>
    <w:rsid w:val="00BA24DF"/>
    <w:rsid w:val="00BA3246"/>
    <w:rsid w:val="00BB3837"/>
    <w:rsid w:val="00BB61E9"/>
    <w:rsid w:val="00BC7917"/>
    <w:rsid w:val="00BD43BB"/>
    <w:rsid w:val="00BF4CA8"/>
    <w:rsid w:val="00BF75CB"/>
    <w:rsid w:val="00C161E4"/>
    <w:rsid w:val="00C1664B"/>
    <w:rsid w:val="00C30093"/>
    <w:rsid w:val="00C45B85"/>
    <w:rsid w:val="00C643CB"/>
    <w:rsid w:val="00C65E27"/>
    <w:rsid w:val="00C6635B"/>
    <w:rsid w:val="00C66395"/>
    <w:rsid w:val="00C7442C"/>
    <w:rsid w:val="00C81DC1"/>
    <w:rsid w:val="00C81E9E"/>
    <w:rsid w:val="00C847C9"/>
    <w:rsid w:val="00C8793A"/>
    <w:rsid w:val="00C903FE"/>
    <w:rsid w:val="00C921A4"/>
    <w:rsid w:val="00C945DF"/>
    <w:rsid w:val="00C95784"/>
    <w:rsid w:val="00CA48E3"/>
    <w:rsid w:val="00CA67B6"/>
    <w:rsid w:val="00CA6E6B"/>
    <w:rsid w:val="00CB7930"/>
    <w:rsid w:val="00CC56E2"/>
    <w:rsid w:val="00CC6172"/>
    <w:rsid w:val="00CD4834"/>
    <w:rsid w:val="00CD60B8"/>
    <w:rsid w:val="00CD7C7F"/>
    <w:rsid w:val="00CE775E"/>
    <w:rsid w:val="00CF419F"/>
    <w:rsid w:val="00CF7CBA"/>
    <w:rsid w:val="00D001EB"/>
    <w:rsid w:val="00D012F9"/>
    <w:rsid w:val="00D01472"/>
    <w:rsid w:val="00D06273"/>
    <w:rsid w:val="00D1497D"/>
    <w:rsid w:val="00D17866"/>
    <w:rsid w:val="00D2247F"/>
    <w:rsid w:val="00D26C59"/>
    <w:rsid w:val="00D3066D"/>
    <w:rsid w:val="00D308FE"/>
    <w:rsid w:val="00D33D61"/>
    <w:rsid w:val="00D33DC3"/>
    <w:rsid w:val="00D432A3"/>
    <w:rsid w:val="00D43E4D"/>
    <w:rsid w:val="00D50A21"/>
    <w:rsid w:val="00D5537D"/>
    <w:rsid w:val="00D63B87"/>
    <w:rsid w:val="00D72B98"/>
    <w:rsid w:val="00D76E15"/>
    <w:rsid w:val="00D77E07"/>
    <w:rsid w:val="00D82EC4"/>
    <w:rsid w:val="00D913EC"/>
    <w:rsid w:val="00DA329B"/>
    <w:rsid w:val="00DC3650"/>
    <w:rsid w:val="00DD5CF7"/>
    <w:rsid w:val="00DE6651"/>
    <w:rsid w:val="00DF15B4"/>
    <w:rsid w:val="00DF2BFC"/>
    <w:rsid w:val="00E0101B"/>
    <w:rsid w:val="00E019B0"/>
    <w:rsid w:val="00E04778"/>
    <w:rsid w:val="00E07B60"/>
    <w:rsid w:val="00E10BB2"/>
    <w:rsid w:val="00E10FAA"/>
    <w:rsid w:val="00E23514"/>
    <w:rsid w:val="00E256E3"/>
    <w:rsid w:val="00E27F73"/>
    <w:rsid w:val="00E7456A"/>
    <w:rsid w:val="00E74834"/>
    <w:rsid w:val="00E80CD1"/>
    <w:rsid w:val="00E83E7B"/>
    <w:rsid w:val="00E85612"/>
    <w:rsid w:val="00E86C5F"/>
    <w:rsid w:val="00E910EF"/>
    <w:rsid w:val="00EB3E1D"/>
    <w:rsid w:val="00EE3B30"/>
    <w:rsid w:val="00EF27C1"/>
    <w:rsid w:val="00EF2C73"/>
    <w:rsid w:val="00F13116"/>
    <w:rsid w:val="00F16632"/>
    <w:rsid w:val="00F25C48"/>
    <w:rsid w:val="00F27FB1"/>
    <w:rsid w:val="00F30334"/>
    <w:rsid w:val="00F33681"/>
    <w:rsid w:val="00F366D6"/>
    <w:rsid w:val="00F37263"/>
    <w:rsid w:val="00F37884"/>
    <w:rsid w:val="00F43173"/>
    <w:rsid w:val="00F45569"/>
    <w:rsid w:val="00F51CE4"/>
    <w:rsid w:val="00F60674"/>
    <w:rsid w:val="00F67251"/>
    <w:rsid w:val="00F85F85"/>
    <w:rsid w:val="00F87867"/>
    <w:rsid w:val="00F93BA1"/>
    <w:rsid w:val="00F950C1"/>
    <w:rsid w:val="00F9562B"/>
    <w:rsid w:val="00FA4CEF"/>
    <w:rsid w:val="00FB237D"/>
    <w:rsid w:val="00FB7AF3"/>
    <w:rsid w:val="00FC372E"/>
    <w:rsid w:val="00FC47B4"/>
    <w:rsid w:val="00FD5335"/>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F16632"/>
    <w:pPr>
      <w:keepNext/>
      <w:keepLines/>
      <w:pageBreakBefore/>
      <w:pBdr>
        <w:bottom w:val="single" w:sz="4" w:space="2" w:color="4D4D4D"/>
      </w:pBdr>
      <w:spacing w:before="360" w:after="120" w:line="240" w:lineRule="auto"/>
      <w:outlineLvl w:val="0"/>
      <w:pPrChange w:id="0" w:author="Bill Hereth" w:date="2022-01-21T13:42:00Z">
        <w:pPr>
          <w:keepNext/>
          <w:keepLines/>
          <w:pageBreakBefore/>
          <w:pBdr>
            <w:bottom w:val="single" w:sz="4" w:space="2" w:color="4D4D4D"/>
          </w:pBdr>
          <w:spacing w:before="360" w:after="120"/>
          <w:outlineLvl w:val="0"/>
        </w:pPr>
      </w:pPrChange>
    </w:pPr>
    <w:rPr>
      <w:rFonts w:asciiTheme="majorHAnsi" w:eastAsiaTheme="majorEastAsia" w:hAnsiTheme="majorHAnsi" w:cstheme="majorBidi"/>
      <w:b/>
      <w:smallCaps/>
      <w:color w:val="333333"/>
      <w:sz w:val="40"/>
      <w:szCs w:val="40"/>
      <w:rPrChange w:id="0" w:author="Bill Hereth" w:date="2022-01-21T13:42:00Z">
        <w:rPr>
          <w:rFonts w:asciiTheme="majorHAnsi" w:eastAsiaTheme="majorEastAsia" w:hAnsiTheme="majorHAnsi" w:cstheme="majorBidi"/>
          <w:b/>
          <w:smallCaps/>
          <w:color w:val="333333"/>
          <w:sz w:val="40"/>
          <w:szCs w:val="40"/>
          <w:lang w:val="en-US" w:eastAsia="en-US" w:bidi="ar-SA"/>
        </w:rPr>
      </w:rPrChange>
    </w:rPr>
  </w:style>
  <w:style w:type="paragraph" w:styleId="Heading2">
    <w:name w:val="heading 2"/>
    <w:basedOn w:val="Normal"/>
    <w:next w:val="Normal"/>
    <w:link w:val="Heading2Char"/>
    <w:autoRedefine/>
    <w:uiPriority w:val="9"/>
    <w:unhideWhenUsed/>
    <w:qFormat/>
    <w:rsid w:val="00E83E7B"/>
    <w:pPr>
      <w:keepNext/>
      <w:keepLines/>
      <w:spacing w:before="720" w:after="80" w:line="240" w:lineRule="auto"/>
      <w:outlineLvl w:val="1"/>
      <w:pPrChange w:id="1" w:author="Bill Hereth" w:date="2022-02-16T08:41:00Z">
        <w:pPr>
          <w:keepNext/>
          <w:keepLines/>
          <w:spacing w:before="720" w:after="80"/>
          <w:outlineLvl w:val="1"/>
        </w:pPr>
      </w:pPrChange>
    </w:pPr>
    <w:rPr>
      <w:rFonts w:asciiTheme="majorHAnsi" w:eastAsiaTheme="majorEastAsia" w:hAnsiTheme="majorHAnsi" w:cstheme="majorBidi"/>
      <w:b/>
      <w:color w:val="5F5F5F"/>
      <w:sz w:val="36"/>
      <w:szCs w:val="36"/>
      <w:rPrChange w:id="1" w:author="Bill Hereth" w:date="2022-02-16T08:41:00Z">
        <w:rPr>
          <w:rFonts w:asciiTheme="majorHAnsi" w:eastAsiaTheme="majorEastAsia" w:hAnsiTheme="majorHAnsi" w:cstheme="majorBidi"/>
          <w:b/>
          <w:color w:val="5F5F5F"/>
          <w:sz w:val="36"/>
          <w:szCs w:val="36"/>
          <w:lang w:val="en-US" w:eastAsia="en-US" w:bidi="ar-SA"/>
        </w:rPr>
      </w:rPrChange>
    </w:rPr>
  </w:style>
  <w:style w:type="paragraph" w:styleId="Heading3">
    <w:name w:val="heading 3"/>
    <w:basedOn w:val="Normal"/>
    <w:next w:val="Normal"/>
    <w:link w:val="Heading3Char"/>
    <w:autoRedefine/>
    <w:uiPriority w:val="9"/>
    <w:unhideWhenUsed/>
    <w:qFormat/>
    <w:rsid w:val="0030183C"/>
    <w:pPr>
      <w:keepNext/>
      <w:keepLines/>
      <w:spacing w:before="120" w:after="80" w:line="240" w:lineRule="auto"/>
      <w:outlineLvl w:val="2"/>
      <w:pPrChange w:id="2" w:author="Bill Hereth" w:date="2022-02-18T09:21:00Z">
        <w:pPr>
          <w:keepNext/>
          <w:keepLines/>
          <w:spacing w:before="120" w:after="80"/>
          <w:outlineLvl w:val="2"/>
        </w:pPr>
      </w:pPrChange>
    </w:pPr>
    <w:rPr>
      <w:rFonts w:asciiTheme="majorHAnsi" w:eastAsiaTheme="majorEastAsia" w:hAnsiTheme="majorHAnsi" w:cstheme="majorBidi"/>
      <w:color w:val="5F5F5F"/>
      <w:sz w:val="32"/>
      <w:szCs w:val="32"/>
      <w:rPrChange w:id="2" w:author="Bill Hereth" w:date="2022-02-18T09:21:00Z">
        <w:rPr>
          <w:rFonts w:asciiTheme="majorHAnsi" w:eastAsiaTheme="majorEastAsia" w:hAnsiTheme="majorHAnsi" w:cstheme="majorBidi"/>
          <w:color w:val="5F5F5F"/>
          <w:sz w:val="32"/>
          <w:szCs w:val="32"/>
          <w:lang w:val="en-US" w:eastAsia="en-US" w:bidi="ar-SA"/>
        </w:rPr>
      </w:rPrChange>
    </w:rPr>
  </w:style>
  <w:style w:type="paragraph" w:styleId="Heading4">
    <w:name w:val="heading 4"/>
    <w:basedOn w:val="Normal"/>
    <w:next w:val="Normal"/>
    <w:link w:val="Heading4Char"/>
    <w:autoRedefine/>
    <w:uiPriority w:val="9"/>
    <w:unhideWhenUsed/>
    <w:qFormat/>
    <w:rsid w:val="00664F43"/>
    <w:pPr>
      <w:keepNext/>
      <w:keepLines/>
      <w:spacing w:before="80" w:after="0" w:line="240" w:lineRule="auto"/>
      <w:outlineLvl w:val="3"/>
      <w:pPrChange w:id="3" w:author="Bill Hereth" w:date="2022-02-16T09:07:00Z">
        <w:pPr>
          <w:keepNext/>
          <w:keepLines/>
          <w:spacing w:before="80"/>
          <w:outlineLvl w:val="3"/>
        </w:pPr>
      </w:pPrChange>
    </w:pPr>
    <w:rPr>
      <w:rFonts w:asciiTheme="majorHAnsi" w:eastAsiaTheme="majorEastAsia" w:hAnsiTheme="majorHAnsi" w:cstheme="majorBidi"/>
      <w:i/>
      <w:iCs/>
      <w:color w:val="5F5F5F"/>
      <w:sz w:val="28"/>
      <w:szCs w:val="28"/>
      <w:rPrChange w:id="3" w:author="Bill Hereth" w:date="2022-02-16T09:07:00Z">
        <w:rPr>
          <w:rFonts w:asciiTheme="majorHAnsi" w:eastAsiaTheme="majorEastAsia" w:hAnsiTheme="majorHAnsi" w:cstheme="majorBidi"/>
          <w:i/>
          <w:iCs/>
          <w:color w:val="5F5F5F"/>
          <w:sz w:val="28"/>
          <w:szCs w:val="28"/>
          <w:lang w:val="en-US" w:eastAsia="en-US" w:bidi="ar-SA"/>
        </w:rPr>
      </w:rPrChange>
    </w:rPr>
  </w:style>
  <w:style w:type="paragraph" w:styleId="Heading5">
    <w:name w:val="heading 5"/>
    <w:basedOn w:val="Normal"/>
    <w:next w:val="Normal"/>
    <w:link w:val="Heading5Char"/>
    <w:autoRedefine/>
    <w:uiPriority w:val="9"/>
    <w:unhideWhenUsed/>
    <w:qFormat/>
    <w:rsid w:val="00EF27C1"/>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32"/>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E83E7B"/>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30183C"/>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664F43"/>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EF27C1"/>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5A7954"/>
    <w:pPr>
      <w:tabs>
        <w:tab w:val="right" w:leader="dot" w:pos="9350"/>
      </w:tabs>
      <w:spacing w:after="100" w:line="259" w:lineRule="auto"/>
      <w:ind w:left="220"/>
      <w:pPrChange w:id="4" w:author="Bill Hereth" w:date="2022-02-16T07:41:00Z">
        <w:pPr>
          <w:tabs>
            <w:tab w:val="right" w:leader="dot" w:pos="9350"/>
          </w:tabs>
          <w:spacing w:after="100" w:line="259" w:lineRule="auto"/>
          <w:ind w:left="220"/>
        </w:pPr>
      </w:pPrChange>
    </w:pPr>
    <w:rPr>
      <w:rFonts w:cs="Times New Roman"/>
      <w:color w:val="auto"/>
      <w:sz w:val="22"/>
      <w:szCs w:val="22"/>
      <w:rPrChange w:id="4" w:author="Bill Hereth" w:date="2022-02-16T07:41: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BD43BB"/>
    <w:pPr>
      <w:tabs>
        <w:tab w:val="right" w:leader="dot" w:pos="9350"/>
      </w:tabs>
      <w:spacing w:after="100" w:line="259" w:lineRule="auto"/>
      <w:ind w:left="440"/>
      <w:pPrChange w:id="5" w:author="Bill Hereth" w:date="2022-01-21T12:28:00Z">
        <w:pPr>
          <w:spacing w:after="100" w:line="259" w:lineRule="auto"/>
          <w:ind w:left="440"/>
        </w:pPr>
      </w:pPrChange>
    </w:pPr>
    <w:rPr>
      <w:rFonts w:cs="Times New Roman"/>
      <w:color w:val="auto"/>
      <w:sz w:val="22"/>
      <w:szCs w:val="22"/>
      <w:rPrChange w:id="5" w:author="Bill Hereth" w:date="2022-01-21T12:28:00Z">
        <w:rPr>
          <w:rFonts w:asciiTheme="minorHAnsi" w:eastAsiaTheme="minorEastAsia" w:hAnsiTheme="minorHAnsi"/>
          <w:sz w:val="22"/>
          <w:szCs w:val="22"/>
          <w:lang w:val="en-US" w:eastAsia="en-US" w:bidi="ar-SA"/>
        </w:rPr>
      </w:rPrChange>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 w:type="paragraph" w:styleId="NormalWeb">
    <w:name w:val="Normal (Web)"/>
    <w:basedOn w:val="Normal"/>
    <w:uiPriority w:val="99"/>
    <w:unhideWhenUsed/>
    <w:rsid w:val="009B53D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9B53D4"/>
  </w:style>
  <w:style w:type="paragraph" w:styleId="Revision">
    <w:name w:val="Revision"/>
    <w:hidden/>
    <w:uiPriority w:val="99"/>
    <w:semiHidden/>
    <w:rsid w:val="006D0F89"/>
    <w:pPr>
      <w:spacing w:after="0" w:line="240" w:lineRule="auto"/>
    </w:pPr>
    <w:rPr>
      <w:color w:val="1C1C1C"/>
      <w:sz w:val="20"/>
    </w:rPr>
  </w:style>
  <w:style w:type="character" w:styleId="CommentReference">
    <w:name w:val="annotation reference"/>
    <w:basedOn w:val="DefaultParagraphFont"/>
    <w:uiPriority w:val="99"/>
    <w:semiHidden/>
    <w:unhideWhenUsed/>
    <w:rsid w:val="00C7442C"/>
    <w:rPr>
      <w:sz w:val="16"/>
      <w:szCs w:val="16"/>
    </w:rPr>
  </w:style>
  <w:style w:type="paragraph" w:styleId="CommentText">
    <w:name w:val="annotation text"/>
    <w:basedOn w:val="Normal"/>
    <w:link w:val="CommentTextChar"/>
    <w:uiPriority w:val="99"/>
    <w:semiHidden/>
    <w:unhideWhenUsed/>
    <w:rsid w:val="00C7442C"/>
    <w:pPr>
      <w:spacing w:line="240" w:lineRule="auto"/>
    </w:pPr>
    <w:rPr>
      <w:szCs w:val="20"/>
    </w:rPr>
  </w:style>
  <w:style w:type="character" w:customStyle="1" w:styleId="CommentTextChar">
    <w:name w:val="Comment Text Char"/>
    <w:basedOn w:val="DefaultParagraphFont"/>
    <w:link w:val="CommentText"/>
    <w:uiPriority w:val="99"/>
    <w:semiHidden/>
    <w:rsid w:val="00C7442C"/>
    <w:rPr>
      <w:color w:val="1C1C1C"/>
      <w:sz w:val="20"/>
      <w:szCs w:val="20"/>
    </w:rPr>
  </w:style>
  <w:style w:type="paragraph" w:styleId="CommentSubject">
    <w:name w:val="annotation subject"/>
    <w:basedOn w:val="CommentText"/>
    <w:next w:val="CommentText"/>
    <w:link w:val="CommentSubjectChar"/>
    <w:uiPriority w:val="99"/>
    <w:semiHidden/>
    <w:unhideWhenUsed/>
    <w:rsid w:val="00C7442C"/>
    <w:rPr>
      <w:b/>
      <w:bCs/>
    </w:rPr>
  </w:style>
  <w:style w:type="character" w:customStyle="1" w:styleId="CommentSubjectChar">
    <w:name w:val="Comment Subject Char"/>
    <w:basedOn w:val="CommentTextChar"/>
    <w:link w:val="CommentSubject"/>
    <w:uiPriority w:val="99"/>
    <w:semiHidden/>
    <w:rsid w:val="00C7442C"/>
    <w:rPr>
      <w:b/>
      <w:bCs/>
      <w:color w:val="1C1C1C"/>
      <w:sz w:val="20"/>
      <w:szCs w:val="20"/>
    </w:rPr>
  </w:style>
  <w:style w:type="character" w:styleId="UnresolvedMention">
    <w:name w:val="Unresolved Mention"/>
    <w:basedOn w:val="DefaultParagraphFont"/>
    <w:uiPriority w:val="99"/>
    <w:semiHidden/>
    <w:unhideWhenUsed/>
    <w:rsid w:val="00D33D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5338">
      <w:bodyDiv w:val="1"/>
      <w:marLeft w:val="0"/>
      <w:marRight w:val="0"/>
      <w:marTop w:val="0"/>
      <w:marBottom w:val="0"/>
      <w:divBdr>
        <w:top w:val="none" w:sz="0" w:space="0" w:color="auto"/>
        <w:left w:val="none" w:sz="0" w:space="0" w:color="auto"/>
        <w:bottom w:val="none" w:sz="0" w:space="0" w:color="auto"/>
        <w:right w:val="none" w:sz="0" w:space="0" w:color="auto"/>
      </w:divBdr>
    </w:div>
    <w:div w:id="150871429">
      <w:bodyDiv w:val="1"/>
      <w:marLeft w:val="0"/>
      <w:marRight w:val="0"/>
      <w:marTop w:val="0"/>
      <w:marBottom w:val="0"/>
      <w:divBdr>
        <w:top w:val="none" w:sz="0" w:space="0" w:color="auto"/>
        <w:left w:val="none" w:sz="0" w:space="0" w:color="auto"/>
        <w:bottom w:val="none" w:sz="0" w:space="0" w:color="auto"/>
        <w:right w:val="none" w:sz="0" w:space="0" w:color="auto"/>
      </w:divBdr>
    </w:div>
    <w:div w:id="156923813">
      <w:bodyDiv w:val="1"/>
      <w:marLeft w:val="0"/>
      <w:marRight w:val="0"/>
      <w:marTop w:val="0"/>
      <w:marBottom w:val="0"/>
      <w:divBdr>
        <w:top w:val="none" w:sz="0" w:space="0" w:color="auto"/>
        <w:left w:val="none" w:sz="0" w:space="0" w:color="auto"/>
        <w:bottom w:val="none" w:sz="0" w:space="0" w:color="auto"/>
        <w:right w:val="none" w:sz="0" w:space="0" w:color="auto"/>
      </w:divBdr>
    </w:div>
    <w:div w:id="199902886">
      <w:bodyDiv w:val="1"/>
      <w:marLeft w:val="0"/>
      <w:marRight w:val="0"/>
      <w:marTop w:val="0"/>
      <w:marBottom w:val="0"/>
      <w:divBdr>
        <w:top w:val="none" w:sz="0" w:space="0" w:color="auto"/>
        <w:left w:val="none" w:sz="0" w:space="0" w:color="auto"/>
        <w:bottom w:val="none" w:sz="0" w:space="0" w:color="auto"/>
        <w:right w:val="none" w:sz="0" w:space="0" w:color="auto"/>
      </w:divBdr>
    </w:div>
    <w:div w:id="252714456">
      <w:bodyDiv w:val="1"/>
      <w:marLeft w:val="0"/>
      <w:marRight w:val="0"/>
      <w:marTop w:val="0"/>
      <w:marBottom w:val="0"/>
      <w:divBdr>
        <w:top w:val="none" w:sz="0" w:space="0" w:color="auto"/>
        <w:left w:val="none" w:sz="0" w:space="0" w:color="auto"/>
        <w:bottom w:val="none" w:sz="0" w:space="0" w:color="auto"/>
        <w:right w:val="none" w:sz="0" w:space="0" w:color="auto"/>
      </w:divBdr>
    </w:div>
    <w:div w:id="272906640">
      <w:bodyDiv w:val="1"/>
      <w:marLeft w:val="0"/>
      <w:marRight w:val="0"/>
      <w:marTop w:val="0"/>
      <w:marBottom w:val="0"/>
      <w:divBdr>
        <w:top w:val="none" w:sz="0" w:space="0" w:color="auto"/>
        <w:left w:val="none" w:sz="0" w:space="0" w:color="auto"/>
        <w:bottom w:val="none" w:sz="0" w:space="0" w:color="auto"/>
        <w:right w:val="none" w:sz="0" w:space="0" w:color="auto"/>
      </w:divBdr>
    </w:div>
    <w:div w:id="298532458">
      <w:bodyDiv w:val="1"/>
      <w:marLeft w:val="0"/>
      <w:marRight w:val="0"/>
      <w:marTop w:val="0"/>
      <w:marBottom w:val="0"/>
      <w:divBdr>
        <w:top w:val="none" w:sz="0" w:space="0" w:color="auto"/>
        <w:left w:val="none" w:sz="0" w:space="0" w:color="auto"/>
        <w:bottom w:val="none" w:sz="0" w:space="0" w:color="auto"/>
        <w:right w:val="none" w:sz="0" w:space="0" w:color="auto"/>
      </w:divBdr>
      <w:divsChild>
        <w:div w:id="111050541">
          <w:marLeft w:val="0"/>
          <w:marRight w:val="0"/>
          <w:marTop w:val="0"/>
          <w:marBottom w:val="0"/>
          <w:divBdr>
            <w:top w:val="none" w:sz="0" w:space="0" w:color="auto"/>
            <w:left w:val="none" w:sz="0" w:space="0" w:color="auto"/>
            <w:bottom w:val="none" w:sz="0" w:space="0" w:color="auto"/>
            <w:right w:val="none" w:sz="0" w:space="0" w:color="auto"/>
          </w:divBdr>
          <w:divsChild>
            <w:div w:id="20321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7774">
      <w:bodyDiv w:val="1"/>
      <w:marLeft w:val="0"/>
      <w:marRight w:val="0"/>
      <w:marTop w:val="0"/>
      <w:marBottom w:val="0"/>
      <w:divBdr>
        <w:top w:val="none" w:sz="0" w:space="0" w:color="auto"/>
        <w:left w:val="none" w:sz="0" w:space="0" w:color="auto"/>
        <w:bottom w:val="none" w:sz="0" w:space="0" w:color="auto"/>
        <w:right w:val="none" w:sz="0" w:space="0" w:color="auto"/>
      </w:divBdr>
    </w:div>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 w:id="590357119">
      <w:bodyDiv w:val="1"/>
      <w:marLeft w:val="0"/>
      <w:marRight w:val="0"/>
      <w:marTop w:val="0"/>
      <w:marBottom w:val="0"/>
      <w:divBdr>
        <w:top w:val="none" w:sz="0" w:space="0" w:color="auto"/>
        <w:left w:val="none" w:sz="0" w:space="0" w:color="auto"/>
        <w:bottom w:val="none" w:sz="0" w:space="0" w:color="auto"/>
        <w:right w:val="none" w:sz="0" w:space="0" w:color="auto"/>
      </w:divBdr>
    </w:div>
    <w:div w:id="658729949">
      <w:bodyDiv w:val="1"/>
      <w:marLeft w:val="0"/>
      <w:marRight w:val="0"/>
      <w:marTop w:val="0"/>
      <w:marBottom w:val="0"/>
      <w:divBdr>
        <w:top w:val="none" w:sz="0" w:space="0" w:color="auto"/>
        <w:left w:val="none" w:sz="0" w:space="0" w:color="auto"/>
        <w:bottom w:val="none" w:sz="0" w:space="0" w:color="auto"/>
        <w:right w:val="none" w:sz="0" w:space="0" w:color="auto"/>
      </w:divBdr>
    </w:div>
    <w:div w:id="744182763">
      <w:bodyDiv w:val="1"/>
      <w:marLeft w:val="0"/>
      <w:marRight w:val="0"/>
      <w:marTop w:val="0"/>
      <w:marBottom w:val="0"/>
      <w:divBdr>
        <w:top w:val="none" w:sz="0" w:space="0" w:color="auto"/>
        <w:left w:val="none" w:sz="0" w:space="0" w:color="auto"/>
        <w:bottom w:val="none" w:sz="0" w:space="0" w:color="auto"/>
        <w:right w:val="none" w:sz="0" w:space="0" w:color="auto"/>
      </w:divBdr>
    </w:div>
    <w:div w:id="844830053">
      <w:bodyDiv w:val="1"/>
      <w:marLeft w:val="0"/>
      <w:marRight w:val="0"/>
      <w:marTop w:val="0"/>
      <w:marBottom w:val="0"/>
      <w:divBdr>
        <w:top w:val="none" w:sz="0" w:space="0" w:color="auto"/>
        <w:left w:val="none" w:sz="0" w:space="0" w:color="auto"/>
        <w:bottom w:val="none" w:sz="0" w:space="0" w:color="auto"/>
        <w:right w:val="none" w:sz="0" w:space="0" w:color="auto"/>
      </w:divBdr>
      <w:divsChild>
        <w:div w:id="88238576">
          <w:marLeft w:val="0"/>
          <w:marRight w:val="0"/>
          <w:marTop w:val="0"/>
          <w:marBottom w:val="0"/>
          <w:divBdr>
            <w:top w:val="none" w:sz="0" w:space="0" w:color="auto"/>
            <w:left w:val="none" w:sz="0" w:space="0" w:color="auto"/>
            <w:bottom w:val="none" w:sz="0" w:space="0" w:color="auto"/>
            <w:right w:val="none" w:sz="0" w:space="0" w:color="auto"/>
          </w:divBdr>
          <w:divsChild>
            <w:div w:id="3552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2359">
      <w:bodyDiv w:val="1"/>
      <w:marLeft w:val="0"/>
      <w:marRight w:val="0"/>
      <w:marTop w:val="0"/>
      <w:marBottom w:val="0"/>
      <w:divBdr>
        <w:top w:val="none" w:sz="0" w:space="0" w:color="auto"/>
        <w:left w:val="none" w:sz="0" w:space="0" w:color="auto"/>
        <w:bottom w:val="none" w:sz="0" w:space="0" w:color="auto"/>
        <w:right w:val="none" w:sz="0" w:space="0" w:color="auto"/>
      </w:divBdr>
    </w:div>
    <w:div w:id="971178615">
      <w:bodyDiv w:val="1"/>
      <w:marLeft w:val="0"/>
      <w:marRight w:val="0"/>
      <w:marTop w:val="0"/>
      <w:marBottom w:val="0"/>
      <w:divBdr>
        <w:top w:val="none" w:sz="0" w:space="0" w:color="auto"/>
        <w:left w:val="none" w:sz="0" w:space="0" w:color="auto"/>
        <w:bottom w:val="none" w:sz="0" w:space="0" w:color="auto"/>
        <w:right w:val="none" w:sz="0" w:space="0" w:color="auto"/>
      </w:divBdr>
    </w:div>
    <w:div w:id="1000087506">
      <w:bodyDiv w:val="1"/>
      <w:marLeft w:val="0"/>
      <w:marRight w:val="0"/>
      <w:marTop w:val="0"/>
      <w:marBottom w:val="0"/>
      <w:divBdr>
        <w:top w:val="none" w:sz="0" w:space="0" w:color="auto"/>
        <w:left w:val="none" w:sz="0" w:space="0" w:color="auto"/>
        <w:bottom w:val="none" w:sz="0" w:space="0" w:color="auto"/>
        <w:right w:val="none" w:sz="0" w:space="0" w:color="auto"/>
      </w:divBdr>
    </w:div>
    <w:div w:id="1021055288">
      <w:bodyDiv w:val="1"/>
      <w:marLeft w:val="0"/>
      <w:marRight w:val="0"/>
      <w:marTop w:val="0"/>
      <w:marBottom w:val="0"/>
      <w:divBdr>
        <w:top w:val="none" w:sz="0" w:space="0" w:color="auto"/>
        <w:left w:val="none" w:sz="0" w:space="0" w:color="auto"/>
        <w:bottom w:val="none" w:sz="0" w:space="0" w:color="auto"/>
        <w:right w:val="none" w:sz="0" w:space="0" w:color="auto"/>
      </w:divBdr>
    </w:div>
    <w:div w:id="1051345226">
      <w:bodyDiv w:val="1"/>
      <w:marLeft w:val="0"/>
      <w:marRight w:val="0"/>
      <w:marTop w:val="0"/>
      <w:marBottom w:val="0"/>
      <w:divBdr>
        <w:top w:val="none" w:sz="0" w:space="0" w:color="auto"/>
        <w:left w:val="none" w:sz="0" w:space="0" w:color="auto"/>
        <w:bottom w:val="none" w:sz="0" w:space="0" w:color="auto"/>
        <w:right w:val="none" w:sz="0" w:space="0" w:color="auto"/>
      </w:divBdr>
      <w:divsChild>
        <w:div w:id="1725064541">
          <w:marLeft w:val="15"/>
          <w:marRight w:val="0"/>
          <w:marTop w:val="0"/>
          <w:marBottom w:val="0"/>
          <w:divBdr>
            <w:top w:val="none" w:sz="0" w:space="0" w:color="auto"/>
            <w:left w:val="none" w:sz="0" w:space="0" w:color="auto"/>
            <w:bottom w:val="none" w:sz="0" w:space="0" w:color="auto"/>
            <w:right w:val="none" w:sz="0" w:space="0" w:color="auto"/>
          </w:divBdr>
        </w:div>
      </w:divsChild>
    </w:div>
    <w:div w:id="1062756379">
      <w:bodyDiv w:val="1"/>
      <w:marLeft w:val="0"/>
      <w:marRight w:val="0"/>
      <w:marTop w:val="0"/>
      <w:marBottom w:val="0"/>
      <w:divBdr>
        <w:top w:val="none" w:sz="0" w:space="0" w:color="auto"/>
        <w:left w:val="none" w:sz="0" w:space="0" w:color="auto"/>
        <w:bottom w:val="none" w:sz="0" w:space="0" w:color="auto"/>
        <w:right w:val="none" w:sz="0" w:space="0" w:color="auto"/>
      </w:divBdr>
      <w:divsChild>
        <w:div w:id="1729986517">
          <w:marLeft w:val="0"/>
          <w:marRight w:val="0"/>
          <w:marTop w:val="0"/>
          <w:marBottom w:val="0"/>
          <w:divBdr>
            <w:top w:val="none" w:sz="0" w:space="0" w:color="auto"/>
            <w:left w:val="none" w:sz="0" w:space="0" w:color="auto"/>
            <w:bottom w:val="none" w:sz="0" w:space="0" w:color="auto"/>
            <w:right w:val="none" w:sz="0" w:space="0" w:color="auto"/>
          </w:divBdr>
          <w:divsChild>
            <w:div w:id="19674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5594">
      <w:bodyDiv w:val="1"/>
      <w:marLeft w:val="0"/>
      <w:marRight w:val="0"/>
      <w:marTop w:val="0"/>
      <w:marBottom w:val="0"/>
      <w:divBdr>
        <w:top w:val="none" w:sz="0" w:space="0" w:color="auto"/>
        <w:left w:val="none" w:sz="0" w:space="0" w:color="auto"/>
        <w:bottom w:val="none" w:sz="0" w:space="0" w:color="auto"/>
        <w:right w:val="none" w:sz="0" w:space="0" w:color="auto"/>
      </w:divBdr>
    </w:div>
    <w:div w:id="1220631689">
      <w:bodyDiv w:val="1"/>
      <w:marLeft w:val="0"/>
      <w:marRight w:val="0"/>
      <w:marTop w:val="0"/>
      <w:marBottom w:val="0"/>
      <w:divBdr>
        <w:top w:val="none" w:sz="0" w:space="0" w:color="auto"/>
        <w:left w:val="none" w:sz="0" w:space="0" w:color="auto"/>
        <w:bottom w:val="none" w:sz="0" w:space="0" w:color="auto"/>
        <w:right w:val="none" w:sz="0" w:space="0" w:color="auto"/>
      </w:divBdr>
    </w:div>
    <w:div w:id="1227257063">
      <w:bodyDiv w:val="1"/>
      <w:marLeft w:val="0"/>
      <w:marRight w:val="0"/>
      <w:marTop w:val="0"/>
      <w:marBottom w:val="0"/>
      <w:divBdr>
        <w:top w:val="none" w:sz="0" w:space="0" w:color="auto"/>
        <w:left w:val="none" w:sz="0" w:space="0" w:color="auto"/>
        <w:bottom w:val="none" w:sz="0" w:space="0" w:color="auto"/>
        <w:right w:val="none" w:sz="0" w:space="0" w:color="auto"/>
      </w:divBdr>
    </w:div>
    <w:div w:id="1306935725">
      <w:bodyDiv w:val="1"/>
      <w:marLeft w:val="0"/>
      <w:marRight w:val="0"/>
      <w:marTop w:val="0"/>
      <w:marBottom w:val="0"/>
      <w:divBdr>
        <w:top w:val="none" w:sz="0" w:space="0" w:color="auto"/>
        <w:left w:val="none" w:sz="0" w:space="0" w:color="auto"/>
        <w:bottom w:val="none" w:sz="0" w:space="0" w:color="auto"/>
        <w:right w:val="none" w:sz="0" w:space="0" w:color="auto"/>
      </w:divBdr>
    </w:div>
    <w:div w:id="1341850885">
      <w:bodyDiv w:val="1"/>
      <w:marLeft w:val="0"/>
      <w:marRight w:val="0"/>
      <w:marTop w:val="0"/>
      <w:marBottom w:val="0"/>
      <w:divBdr>
        <w:top w:val="none" w:sz="0" w:space="0" w:color="auto"/>
        <w:left w:val="none" w:sz="0" w:space="0" w:color="auto"/>
        <w:bottom w:val="none" w:sz="0" w:space="0" w:color="auto"/>
        <w:right w:val="none" w:sz="0" w:space="0" w:color="auto"/>
      </w:divBdr>
      <w:divsChild>
        <w:div w:id="317198773">
          <w:marLeft w:val="15"/>
          <w:marRight w:val="0"/>
          <w:marTop w:val="0"/>
          <w:marBottom w:val="0"/>
          <w:divBdr>
            <w:top w:val="none" w:sz="0" w:space="0" w:color="auto"/>
            <w:left w:val="none" w:sz="0" w:space="0" w:color="auto"/>
            <w:bottom w:val="none" w:sz="0" w:space="0" w:color="auto"/>
            <w:right w:val="none" w:sz="0" w:space="0" w:color="auto"/>
          </w:divBdr>
        </w:div>
      </w:divsChild>
    </w:div>
    <w:div w:id="1349261374">
      <w:bodyDiv w:val="1"/>
      <w:marLeft w:val="0"/>
      <w:marRight w:val="0"/>
      <w:marTop w:val="0"/>
      <w:marBottom w:val="0"/>
      <w:divBdr>
        <w:top w:val="none" w:sz="0" w:space="0" w:color="auto"/>
        <w:left w:val="none" w:sz="0" w:space="0" w:color="auto"/>
        <w:bottom w:val="none" w:sz="0" w:space="0" w:color="auto"/>
        <w:right w:val="none" w:sz="0" w:space="0" w:color="auto"/>
      </w:divBdr>
    </w:div>
    <w:div w:id="1382099104">
      <w:bodyDiv w:val="1"/>
      <w:marLeft w:val="0"/>
      <w:marRight w:val="0"/>
      <w:marTop w:val="0"/>
      <w:marBottom w:val="0"/>
      <w:divBdr>
        <w:top w:val="none" w:sz="0" w:space="0" w:color="auto"/>
        <w:left w:val="none" w:sz="0" w:space="0" w:color="auto"/>
        <w:bottom w:val="none" w:sz="0" w:space="0" w:color="auto"/>
        <w:right w:val="none" w:sz="0" w:space="0" w:color="auto"/>
      </w:divBdr>
    </w:div>
    <w:div w:id="1386761723">
      <w:bodyDiv w:val="1"/>
      <w:marLeft w:val="0"/>
      <w:marRight w:val="0"/>
      <w:marTop w:val="0"/>
      <w:marBottom w:val="0"/>
      <w:divBdr>
        <w:top w:val="none" w:sz="0" w:space="0" w:color="auto"/>
        <w:left w:val="none" w:sz="0" w:space="0" w:color="auto"/>
        <w:bottom w:val="none" w:sz="0" w:space="0" w:color="auto"/>
        <w:right w:val="none" w:sz="0" w:space="0" w:color="auto"/>
      </w:divBdr>
      <w:divsChild>
        <w:div w:id="1546793152">
          <w:marLeft w:val="15"/>
          <w:marRight w:val="0"/>
          <w:marTop w:val="0"/>
          <w:marBottom w:val="0"/>
          <w:divBdr>
            <w:top w:val="none" w:sz="0" w:space="0" w:color="auto"/>
            <w:left w:val="none" w:sz="0" w:space="0" w:color="auto"/>
            <w:bottom w:val="none" w:sz="0" w:space="0" w:color="auto"/>
            <w:right w:val="none" w:sz="0" w:space="0" w:color="auto"/>
          </w:divBdr>
        </w:div>
      </w:divsChild>
    </w:div>
    <w:div w:id="1485782755">
      <w:bodyDiv w:val="1"/>
      <w:marLeft w:val="0"/>
      <w:marRight w:val="0"/>
      <w:marTop w:val="0"/>
      <w:marBottom w:val="0"/>
      <w:divBdr>
        <w:top w:val="none" w:sz="0" w:space="0" w:color="auto"/>
        <w:left w:val="none" w:sz="0" w:space="0" w:color="auto"/>
        <w:bottom w:val="none" w:sz="0" w:space="0" w:color="auto"/>
        <w:right w:val="none" w:sz="0" w:space="0" w:color="auto"/>
      </w:divBdr>
    </w:div>
    <w:div w:id="1500727881">
      <w:bodyDiv w:val="1"/>
      <w:marLeft w:val="0"/>
      <w:marRight w:val="0"/>
      <w:marTop w:val="0"/>
      <w:marBottom w:val="0"/>
      <w:divBdr>
        <w:top w:val="none" w:sz="0" w:space="0" w:color="auto"/>
        <w:left w:val="none" w:sz="0" w:space="0" w:color="auto"/>
        <w:bottom w:val="none" w:sz="0" w:space="0" w:color="auto"/>
        <w:right w:val="none" w:sz="0" w:space="0" w:color="auto"/>
      </w:divBdr>
    </w:div>
    <w:div w:id="1518078348">
      <w:bodyDiv w:val="1"/>
      <w:marLeft w:val="0"/>
      <w:marRight w:val="0"/>
      <w:marTop w:val="0"/>
      <w:marBottom w:val="0"/>
      <w:divBdr>
        <w:top w:val="none" w:sz="0" w:space="0" w:color="auto"/>
        <w:left w:val="none" w:sz="0" w:space="0" w:color="auto"/>
        <w:bottom w:val="none" w:sz="0" w:space="0" w:color="auto"/>
        <w:right w:val="none" w:sz="0" w:space="0" w:color="auto"/>
      </w:divBdr>
    </w:div>
    <w:div w:id="1541278602">
      <w:bodyDiv w:val="1"/>
      <w:marLeft w:val="0"/>
      <w:marRight w:val="0"/>
      <w:marTop w:val="0"/>
      <w:marBottom w:val="0"/>
      <w:divBdr>
        <w:top w:val="none" w:sz="0" w:space="0" w:color="auto"/>
        <w:left w:val="none" w:sz="0" w:space="0" w:color="auto"/>
        <w:bottom w:val="none" w:sz="0" w:space="0" w:color="auto"/>
        <w:right w:val="none" w:sz="0" w:space="0" w:color="auto"/>
      </w:divBdr>
    </w:div>
    <w:div w:id="1559049736">
      <w:bodyDiv w:val="1"/>
      <w:marLeft w:val="0"/>
      <w:marRight w:val="0"/>
      <w:marTop w:val="0"/>
      <w:marBottom w:val="0"/>
      <w:divBdr>
        <w:top w:val="none" w:sz="0" w:space="0" w:color="auto"/>
        <w:left w:val="none" w:sz="0" w:space="0" w:color="auto"/>
        <w:bottom w:val="none" w:sz="0" w:space="0" w:color="auto"/>
        <w:right w:val="none" w:sz="0" w:space="0" w:color="auto"/>
      </w:divBdr>
    </w:div>
    <w:div w:id="1561480542">
      <w:bodyDiv w:val="1"/>
      <w:marLeft w:val="0"/>
      <w:marRight w:val="0"/>
      <w:marTop w:val="0"/>
      <w:marBottom w:val="0"/>
      <w:divBdr>
        <w:top w:val="none" w:sz="0" w:space="0" w:color="auto"/>
        <w:left w:val="none" w:sz="0" w:space="0" w:color="auto"/>
        <w:bottom w:val="none" w:sz="0" w:space="0" w:color="auto"/>
        <w:right w:val="none" w:sz="0" w:space="0" w:color="auto"/>
      </w:divBdr>
    </w:div>
    <w:div w:id="1563759059">
      <w:bodyDiv w:val="1"/>
      <w:marLeft w:val="0"/>
      <w:marRight w:val="0"/>
      <w:marTop w:val="0"/>
      <w:marBottom w:val="0"/>
      <w:divBdr>
        <w:top w:val="none" w:sz="0" w:space="0" w:color="auto"/>
        <w:left w:val="none" w:sz="0" w:space="0" w:color="auto"/>
        <w:bottom w:val="none" w:sz="0" w:space="0" w:color="auto"/>
        <w:right w:val="none" w:sz="0" w:space="0" w:color="auto"/>
      </w:divBdr>
    </w:div>
    <w:div w:id="1661228212">
      <w:bodyDiv w:val="1"/>
      <w:marLeft w:val="0"/>
      <w:marRight w:val="0"/>
      <w:marTop w:val="0"/>
      <w:marBottom w:val="0"/>
      <w:divBdr>
        <w:top w:val="none" w:sz="0" w:space="0" w:color="auto"/>
        <w:left w:val="none" w:sz="0" w:space="0" w:color="auto"/>
        <w:bottom w:val="none" w:sz="0" w:space="0" w:color="auto"/>
        <w:right w:val="none" w:sz="0" w:space="0" w:color="auto"/>
      </w:divBdr>
      <w:divsChild>
        <w:div w:id="1789425591">
          <w:marLeft w:val="15"/>
          <w:marRight w:val="0"/>
          <w:marTop w:val="0"/>
          <w:marBottom w:val="0"/>
          <w:divBdr>
            <w:top w:val="none" w:sz="0" w:space="0" w:color="auto"/>
            <w:left w:val="none" w:sz="0" w:space="0" w:color="auto"/>
            <w:bottom w:val="none" w:sz="0" w:space="0" w:color="auto"/>
            <w:right w:val="none" w:sz="0" w:space="0" w:color="auto"/>
          </w:divBdr>
        </w:div>
      </w:divsChild>
    </w:div>
    <w:div w:id="1677029789">
      <w:bodyDiv w:val="1"/>
      <w:marLeft w:val="0"/>
      <w:marRight w:val="0"/>
      <w:marTop w:val="0"/>
      <w:marBottom w:val="0"/>
      <w:divBdr>
        <w:top w:val="none" w:sz="0" w:space="0" w:color="auto"/>
        <w:left w:val="none" w:sz="0" w:space="0" w:color="auto"/>
        <w:bottom w:val="none" w:sz="0" w:space="0" w:color="auto"/>
        <w:right w:val="none" w:sz="0" w:space="0" w:color="auto"/>
      </w:divBdr>
    </w:div>
    <w:div w:id="1702775975">
      <w:bodyDiv w:val="1"/>
      <w:marLeft w:val="0"/>
      <w:marRight w:val="0"/>
      <w:marTop w:val="0"/>
      <w:marBottom w:val="0"/>
      <w:divBdr>
        <w:top w:val="none" w:sz="0" w:space="0" w:color="auto"/>
        <w:left w:val="none" w:sz="0" w:space="0" w:color="auto"/>
        <w:bottom w:val="none" w:sz="0" w:space="0" w:color="auto"/>
        <w:right w:val="none" w:sz="0" w:space="0" w:color="auto"/>
      </w:divBdr>
    </w:div>
    <w:div w:id="1705865869">
      <w:bodyDiv w:val="1"/>
      <w:marLeft w:val="0"/>
      <w:marRight w:val="0"/>
      <w:marTop w:val="0"/>
      <w:marBottom w:val="0"/>
      <w:divBdr>
        <w:top w:val="none" w:sz="0" w:space="0" w:color="auto"/>
        <w:left w:val="none" w:sz="0" w:space="0" w:color="auto"/>
        <w:bottom w:val="none" w:sz="0" w:space="0" w:color="auto"/>
        <w:right w:val="none" w:sz="0" w:space="0" w:color="auto"/>
      </w:divBdr>
    </w:div>
    <w:div w:id="1772552231">
      <w:bodyDiv w:val="1"/>
      <w:marLeft w:val="0"/>
      <w:marRight w:val="0"/>
      <w:marTop w:val="0"/>
      <w:marBottom w:val="0"/>
      <w:divBdr>
        <w:top w:val="none" w:sz="0" w:space="0" w:color="auto"/>
        <w:left w:val="none" w:sz="0" w:space="0" w:color="auto"/>
        <w:bottom w:val="none" w:sz="0" w:space="0" w:color="auto"/>
        <w:right w:val="none" w:sz="0" w:space="0" w:color="auto"/>
      </w:divBdr>
    </w:div>
    <w:div w:id="1829514202">
      <w:bodyDiv w:val="1"/>
      <w:marLeft w:val="0"/>
      <w:marRight w:val="0"/>
      <w:marTop w:val="0"/>
      <w:marBottom w:val="0"/>
      <w:divBdr>
        <w:top w:val="none" w:sz="0" w:space="0" w:color="auto"/>
        <w:left w:val="none" w:sz="0" w:space="0" w:color="auto"/>
        <w:bottom w:val="none" w:sz="0" w:space="0" w:color="auto"/>
        <w:right w:val="none" w:sz="0" w:space="0" w:color="auto"/>
      </w:divBdr>
    </w:div>
    <w:div w:id="1854951269">
      <w:bodyDiv w:val="1"/>
      <w:marLeft w:val="0"/>
      <w:marRight w:val="0"/>
      <w:marTop w:val="0"/>
      <w:marBottom w:val="0"/>
      <w:divBdr>
        <w:top w:val="none" w:sz="0" w:space="0" w:color="auto"/>
        <w:left w:val="none" w:sz="0" w:space="0" w:color="auto"/>
        <w:bottom w:val="none" w:sz="0" w:space="0" w:color="auto"/>
        <w:right w:val="none" w:sz="0" w:space="0" w:color="auto"/>
      </w:divBdr>
      <w:divsChild>
        <w:div w:id="441653089">
          <w:marLeft w:val="15"/>
          <w:marRight w:val="0"/>
          <w:marTop w:val="0"/>
          <w:marBottom w:val="0"/>
          <w:divBdr>
            <w:top w:val="none" w:sz="0" w:space="0" w:color="auto"/>
            <w:left w:val="none" w:sz="0" w:space="0" w:color="auto"/>
            <w:bottom w:val="none" w:sz="0" w:space="0" w:color="auto"/>
            <w:right w:val="none" w:sz="0" w:space="0" w:color="auto"/>
          </w:divBdr>
        </w:div>
      </w:divsChild>
    </w:div>
    <w:div w:id="1886065470">
      <w:bodyDiv w:val="1"/>
      <w:marLeft w:val="0"/>
      <w:marRight w:val="0"/>
      <w:marTop w:val="0"/>
      <w:marBottom w:val="0"/>
      <w:divBdr>
        <w:top w:val="none" w:sz="0" w:space="0" w:color="auto"/>
        <w:left w:val="none" w:sz="0" w:space="0" w:color="auto"/>
        <w:bottom w:val="none" w:sz="0" w:space="0" w:color="auto"/>
        <w:right w:val="none" w:sz="0" w:space="0" w:color="auto"/>
      </w:divBdr>
    </w:div>
    <w:div w:id="1960527600">
      <w:bodyDiv w:val="1"/>
      <w:marLeft w:val="0"/>
      <w:marRight w:val="0"/>
      <w:marTop w:val="0"/>
      <w:marBottom w:val="0"/>
      <w:divBdr>
        <w:top w:val="none" w:sz="0" w:space="0" w:color="auto"/>
        <w:left w:val="none" w:sz="0" w:space="0" w:color="auto"/>
        <w:bottom w:val="none" w:sz="0" w:space="0" w:color="auto"/>
        <w:right w:val="none" w:sz="0" w:space="0" w:color="auto"/>
      </w:divBdr>
      <w:divsChild>
        <w:div w:id="1575821527">
          <w:marLeft w:val="15"/>
          <w:marRight w:val="0"/>
          <w:marTop w:val="0"/>
          <w:marBottom w:val="0"/>
          <w:divBdr>
            <w:top w:val="none" w:sz="0" w:space="0" w:color="auto"/>
            <w:left w:val="none" w:sz="0" w:space="0" w:color="auto"/>
            <w:bottom w:val="none" w:sz="0" w:space="0" w:color="auto"/>
            <w:right w:val="none" w:sz="0" w:space="0" w:color="auto"/>
          </w:divBdr>
        </w:div>
      </w:divsChild>
    </w:div>
    <w:div w:id="2005040259">
      <w:bodyDiv w:val="1"/>
      <w:marLeft w:val="0"/>
      <w:marRight w:val="0"/>
      <w:marTop w:val="0"/>
      <w:marBottom w:val="0"/>
      <w:divBdr>
        <w:top w:val="none" w:sz="0" w:space="0" w:color="auto"/>
        <w:left w:val="none" w:sz="0" w:space="0" w:color="auto"/>
        <w:bottom w:val="none" w:sz="0" w:space="0" w:color="auto"/>
        <w:right w:val="none" w:sz="0" w:space="0" w:color="auto"/>
      </w:divBdr>
    </w:div>
    <w:div w:id="2016414912">
      <w:bodyDiv w:val="1"/>
      <w:marLeft w:val="0"/>
      <w:marRight w:val="0"/>
      <w:marTop w:val="0"/>
      <w:marBottom w:val="0"/>
      <w:divBdr>
        <w:top w:val="none" w:sz="0" w:space="0" w:color="auto"/>
        <w:left w:val="none" w:sz="0" w:space="0" w:color="auto"/>
        <w:bottom w:val="none" w:sz="0" w:space="0" w:color="auto"/>
        <w:right w:val="none" w:sz="0" w:space="0" w:color="auto"/>
      </w:divBdr>
    </w:div>
    <w:div w:id="2016610606">
      <w:bodyDiv w:val="1"/>
      <w:marLeft w:val="0"/>
      <w:marRight w:val="0"/>
      <w:marTop w:val="0"/>
      <w:marBottom w:val="0"/>
      <w:divBdr>
        <w:top w:val="none" w:sz="0" w:space="0" w:color="auto"/>
        <w:left w:val="none" w:sz="0" w:space="0" w:color="auto"/>
        <w:bottom w:val="none" w:sz="0" w:space="0" w:color="auto"/>
        <w:right w:val="none" w:sz="0" w:space="0" w:color="auto"/>
      </w:divBdr>
    </w:div>
    <w:div w:id="2037733109">
      <w:bodyDiv w:val="1"/>
      <w:marLeft w:val="0"/>
      <w:marRight w:val="0"/>
      <w:marTop w:val="0"/>
      <w:marBottom w:val="0"/>
      <w:divBdr>
        <w:top w:val="none" w:sz="0" w:space="0" w:color="auto"/>
        <w:left w:val="none" w:sz="0" w:space="0" w:color="auto"/>
        <w:bottom w:val="none" w:sz="0" w:space="0" w:color="auto"/>
        <w:right w:val="none" w:sz="0" w:space="0" w:color="auto"/>
      </w:divBdr>
      <w:divsChild>
        <w:div w:id="690035837">
          <w:marLeft w:val="15"/>
          <w:marRight w:val="0"/>
          <w:marTop w:val="0"/>
          <w:marBottom w:val="0"/>
          <w:divBdr>
            <w:top w:val="none" w:sz="0" w:space="0" w:color="auto"/>
            <w:left w:val="none" w:sz="0" w:space="0" w:color="auto"/>
            <w:bottom w:val="none" w:sz="0" w:space="0" w:color="auto"/>
            <w:right w:val="none" w:sz="0" w:space="0" w:color="auto"/>
          </w:divBdr>
        </w:div>
      </w:divsChild>
    </w:div>
    <w:div w:id="2064208999">
      <w:bodyDiv w:val="1"/>
      <w:marLeft w:val="0"/>
      <w:marRight w:val="0"/>
      <w:marTop w:val="0"/>
      <w:marBottom w:val="0"/>
      <w:divBdr>
        <w:top w:val="none" w:sz="0" w:space="0" w:color="auto"/>
        <w:left w:val="none" w:sz="0" w:space="0" w:color="auto"/>
        <w:bottom w:val="none" w:sz="0" w:space="0" w:color="auto"/>
        <w:right w:val="none" w:sz="0" w:space="0" w:color="auto"/>
      </w:divBdr>
    </w:div>
    <w:div w:id="212503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data.wfrc.org/search?q=projections"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emf"/><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emf"/><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hyperlink" Target="https://gardner.utah.edu/wp-content/uploads/udem_2017_final.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ocs.google.com/document/d/1zF3MWmOhru1-82TL6yOfIDP_rhoKDDRYtqSdHP4eJcQ/edit" TargetMode="External"/><Relationship Id="rId46" Type="http://schemas.openxmlformats.org/officeDocument/2006/relationships/image" Target="media/image29.png"/><Relationship Id="rId59" Type="http://schemas.openxmlformats.org/officeDocument/2006/relationships/image" Target="media/image42.emf"/><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emf"/><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emf"/><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drive.google.com/drive/u/0/folders/1cSCh5yO3SlzzAQWAGe-VZXgHHIUIeS1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AE64C4-DF82-4C1A-9C7D-A0D4368E6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24693</TotalTime>
  <Pages>74</Pages>
  <Words>18010</Words>
  <Characters>102660</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Wasatch Front Travel Demand Model Version 8.3.1What’s New</vt:lpstr>
    </vt:vector>
  </TitlesOfParts>
  <Company/>
  <LinksUpToDate>false</LinksUpToDate>
  <CharactersWithSpaces>120430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Bill Hereth</cp:lastModifiedBy>
  <cp:revision>272</cp:revision>
  <dcterms:created xsi:type="dcterms:W3CDTF">2020-04-30T15:29:00Z</dcterms:created>
  <dcterms:modified xsi:type="dcterms:W3CDTF">2022-02-18T20:19:00Z</dcterms:modified>
</cp:coreProperties>
</file>