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A6E4D" w14:textId="77777777" w:rsidR="000F75D2" w:rsidRDefault="000F75D2"/>
    <w:p w14:paraId="51C30413" w14:textId="77777777" w:rsidR="000F75D2" w:rsidRDefault="000F75D2"/>
    <w:p w14:paraId="3BF1327D" w14:textId="3AEDD9A3" w:rsidR="001A56DA" w:rsidRDefault="001A56DA">
      <w:r>
        <w:rPr>
          <w:noProof/>
        </w:rPr>
        <mc:AlternateContent>
          <mc:Choice Requires="wps">
            <w:drawing>
              <wp:anchor distT="45720" distB="45720" distL="114300" distR="114300" simplePos="0" relativeHeight="251655168" behindDoc="0" locked="0" layoutInCell="1" allowOverlap="1" wp14:anchorId="1BAB1E1F" wp14:editId="629076C8">
                <wp:simplePos x="0" y="0"/>
                <wp:positionH relativeFrom="column">
                  <wp:posOffset>847725</wp:posOffset>
                </wp:positionH>
                <wp:positionV relativeFrom="paragraph">
                  <wp:posOffset>314325</wp:posOffset>
                </wp:positionV>
                <wp:extent cx="5419725" cy="29718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2971800"/>
                        </a:xfrm>
                        <a:prstGeom prst="rect">
                          <a:avLst/>
                        </a:prstGeom>
                        <a:solidFill>
                          <a:srgbClr val="FFFFFF"/>
                        </a:solidFill>
                        <a:ln w="9525">
                          <a:noFill/>
                          <a:miter lim="800000"/>
                          <a:headEnd/>
                          <a:tailEnd/>
                        </a:ln>
                      </wps:spPr>
                      <wps:txbx>
                        <w:txbxContent>
                          <w:p w14:paraId="531A7099" w14:textId="4F19085E" w:rsidR="00885B26" w:rsidRPr="007D3484" w:rsidRDefault="001A56DA" w:rsidP="00885B26">
                            <w:pPr>
                              <w:pStyle w:val="Title"/>
                              <w:rPr>
                                <w:sz w:val="72"/>
                                <w:szCs w:val="72"/>
                              </w:rPr>
                            </w:pPr>
                            <w:r w:rsidRPr="007D3484">
                              <w:rPr>
                                <w:sz w:val="72"/>
                                <w:szCs w:val="72"/>
                              </w:rPr>
                              <w:t>WHAT’S NEW</w:t>
                            </w:r>
                          </w:p>
                          <w:p w14:paraId="55BC9E38" w14:textId="77777777" w:rsidR="007D3484" w:rsidRDefault="007D3484" w:rsidP="00885B26">
                            <w:pPr>
                              <w:pStyle w:val="Title"/>
                            </w:pPr>
                            <w:r>
                              <w:t>Wasatch Front Travel Demand Model</w:t>
                            </w:r>
                          </w:p>
                          <w:p w14:paraId="5BCD0912" w14:textId="7F0C8C0A" w:rsidR="001A56DA" w:rsidRPr="00810E68" w:rsidRDefault="001A56DA" w:rsidP="00885B26">
                            <w:pPr>
                              <w:pStyle w:val="Title"/>
                            </w:pPr>
                            <w:r w:rsidRPr="00810E68">
                              <w:t>V</w:t>
                            </w:r>
                            <w:r w:rsidR="007D3484">
                              <w:t>ersion</w:t>
                            </w:r>
                            <w:r w:rsidRPr="00810E68">
                              <w:t xml:space="preserve"> 9</w:t>
                            </w:r>
                            <w:r w:rsidR="004B6DD7">
                              <w:t>.0.1</w:t>
                            </w:r>
                          </w:p>
                          <w:p w14:paraId="749101E5" w14:textId="7A02A014" w:rsidR="00EC4D0E" w:rsidRPr="00810E68" w:rsidRDefault="00EC4D0E" w:rsidP="00706FB3">
                            <w:pPr>
                              <w:pStyle w:val="AuthorDate"/>
                            </w:pPr>
                            <w:r w:rsidRPr="00810E68">
                              <w:t>WFRC / MAG</w:t>
                            </w:r>
                          </w:p>
                          <w:p w14:paraId="28DDF453" w14:textId="354BEC63" w:rsidR="00EC4D0E" w:rsidRPr="00810E68" w:rsidRDefault="00927C4E" w:rsidP="00706FB3">
                            <w:pPr>
                              <w:pStyle w:val="AuthorDate"/>
                            </w:pPr>
                            <w:r>
                              <w:t>June</w:t>
                            </w:r>
                            <w:r w:rsidR="004B6DD7">
                              <w:t xml:space="preserve"> </w:t>
                            </w:r>
                            <w:r w:rsidR="00FE6738">
                              <w:t>2</w:t>
                            </w:r>
                            <w:r>
                              <w:t>4</w:t>
                            </w:r>
                            <w:r w:rsidR="004B6DD7">
                              <w:t>,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AB1E1F" id="_x0000_t202" coordsize="21600,21600" o:spt="202" path="m,l,21600r21600,l21600,xe">
                <v:stroke joinstyle="miter"/>
                <v:path gradientshapeok="t" o:connecttype="rect"/>
              </v:shapetype>
              <v:shape id="Text Box 2" o:spid="_x0000_s1026" type="#_x0000_t202" style="position:absolute;margin-left:66.75pt;margin-top:24.75pt;width:426.75pt;height:234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" stroked="f">
                <v:textbox>
                  <w:txbxContent>
                    <w:p w14:paraId="531A7099" w14:textId="4F19085E" w:rsidR="00885B26" w:rsidRPr="007D3484" w:rsidRDefault="001A56DA" w:rsidP="00885B26">
                      <w:pPr>
                        <w:pStyle w:val="Title"/>
                        <w:rPr>
                          <w:sz w:val="72"/>
                          <w:szCs w:val="72"/>
                        </w:rPr>
                      </w:pPr>
                      <w:r w:rsidRPr="007D3484">
                        <w:rPr>
                          <w:sz w:val="72"/>
                          <w:szCs w:val="72"/>
                        </w:rPr>
                        <w:t>WHAT’S NEW</w:t>
                      </w:r>
                    </w:p>
                    <w:p w14:paraId="55BC9E38" w14:textId="77777777" w:rsidR="007D3484" w:rsidRDefault="007D3484" w:rsidP="00885B26">
                      <w:pPr>
                        <w:pStyle w:val="Title"/>
                      </w:pPr>
                      <w:r>
                        <w:t>Wasatch Front Travel Demand Model</w:t>
                      </w:r>
                    </w:p>
                    <w:p w14:paraId="5BCD0912" w14:textId="7F0C8C0A" w:rsidR="001A56DA" w:rsidRPr="00810E68" w:rsidRDefault="001A56DA" w:rsidP="00885B26">
                      <w:pPr>
                        <w:pStyle w:val="Title"/>
                      </w:pPr>
                      <w:r w:rsidRPr="00810E68">
                        <w:t>V</w:t>
                      </w:r>
                      <w:r w:rsidR="007D3484">
                        <w:t>ersion</w:t>
                      </w:r>
                      <w:r w:rsidRPr="00810E68">
                        <w:t xml:space="preserve"> 9</w:t>
                      </w:r>
                      <w:r w:rsidR="004B6DD7">
                        <w:t>.0.1</w:t>
                      </w:r>
                    </w:p>
                    <w:p w14:paraId="749101E5" w14:textId="7A02A014" w:rsidR="00EC4D0E" w:rsidRPr="00810E68" w:rsidRDefault="00EC4D0E" w:rsidP="00706FB3">
                      <w:pPr>
                        <w:pStyle w:val="AuthorDate"/>
                      </w:pPr>
                      <w:r w:rsidRPr="00810E68">
                        <w:t>WFRC / MAG</w:t>
                      </w:r>
                    </w:p>
                    <w:p w14:paraId="28DDF453" w14:textId="354BEC63" w:rsidR="00EC4D0E" w:rsidRPr="00810E68" w:rsidRDefault="00927C4E" w:rsidP="00706FB3">
                      <w:pPr>
                        <w:pStyle w:val="AuthorDate"/>
                      </w:pPr>
                      <w:r>
                        <w:t>June</w:t>
                      </w:r>
                      <w:r w:rsidR="004B6DD7">
                        <w:t xml:space="preserve"> </w:t>
                      </w:r>
                      <w:r w:rsidR="00FE6738">
                        <w:t>2</w:t>
                      </w:r>
                      <w:r>
                        <w:t>4</w:t>
                      </w:r>
                      <w:r w:rsidR="004B6DD7">
                        <w:t>, 2024</w:t>
                      </w:r>
                    </w:p>
                  </w:txbxContent>
                </v:textbox>
                <w10:wrap type="square"/>
              </v:shape>
            </w:pict>
          </mc:Fallback>
        </mc:AlternateContent>
      </w:r>
      <w:r>
        <w:br w:type="page"/>
      </w:r>
    </w:p>
    <w:sdt>
      <w:sdtPr>
        <w:rPr>
          <w:rFonts w:eastAsiaTheme="minorHAnsi" w:cstheme="minorBidi"/>
          <w:b w:val="0"/>
          <w:color w:val="auto"/>
          <w:kern w:val="2"/>
          <w:sz w:val="20"/>
          <w:szCs w:val="22"/>
          <w14:ligatures w14:val="standardContextual"/>
        </w:rPr>
        <w:id w:val="-1627005573"/>
        <w:docPartObj>
          <w:docPartGallery w:val="Table of Contents"/>
          <w:docPartUnique/>
        </w:docPartObj>
      </w:sdtPr>
      <w:sdtEndPr>
        <w:rPr>
          <w:bCs/>
          <w:noProof/>
        </w:rPr>
      </w:sdtEndPr>
      <w:sdtContent>
        <w:p w14:paraId="3A29EB20" w14:textId="752E07E8" w:rsidR="00D16DF8" w:rsidRPr="00D16DF8" w:rsidRDefault="004561CC" w:rsidP="007D2BAB">
          <w:pPr>
            <w:pStyle w:val="TOCHeading"/>
          </w:pPr>
          <w:r>
            <w:t>Table of Contents</w:t>
          </w:r>
        </w:p>
        <w:p w14:paraId="48B1F047" w14:textId="77777777" w:rsidR="00D16DF8" w:rsidRDefault="00D16DF8" w:rsidP="004561CC">
          <w:pPr>
            <w:pStyle w:val="TOC1"/>
          </w:pPr>
        </w:p>
        <w:p w14:paraId="50D26C9E" w14:textId="2239B400" w:rsidR="005F630D" w:rsidRDefault="00AF1333">
          <w:pPr>
            <w:pStyle w:val="TOC1"/>
            <w:rPr>
              <w:rFonts w:asciiTheme="minorHAnsi" w:eastAsiaTheme="minorEastAsia" w:hAnsiTheme="minorHAnsi"/>
              <w:b w:val="0"/>
              <w:bCs w:val="0"/>
              <w:sz w:val="24"/>
              <w:szCs w:val="24"/>
            </w:rPr>
          </w:pPr>
          <w:r>
            <w:fldChar w:fldCharType="begin"/>
          </w:r>
          <w:r>
            <w:instrText xml:space="preserve"> TOC \o "1-3" \h \z \u </w:instrText>
          </w:r>
          <w:r>
            <w:fldChar w:fldCharType="separate"/>
          </w:r>
          <w:hyperlink w:anchor="_Toc170144306" w:history="1">
            <w:r w:rsidR="005F630D" w:rsidRPr="00120B6C">
              <w:rPr>
                <w:rStyle w:val="Hyperlink"/>
              </w:rPr>
              <w:t>1</w:t>
            </w:r>
            <w:r w:rsidR="005F630D">
              <w:rPr>
                <w:rFonts w:asciiTheme="minorHAnsi" w:eastAsiaTheme="minorEastAsia" w:hAnsiTheme="minorHAnsi"/>
                <w:b w:val="0"/>
                <w:bCs w:val="0"/>
                <w:sz w:val="24"/>
                <w:szCs w:val="24"/>
              </w:rPr>
              <w:tab/>
            </w:r>
            <w:r w:rsidR="005F630D" w:rsidRPr="00120B6C">
              <w:rPr>
                <w:rStyle w:val="Hyperlink"/>
              </w:rPr>
              <w:t>Overview</w:t>
            </w:r>
            <w:r w:rsidR="005F630D">
              <w:rPr>
                <w:webHidden/>
              </w:rPr>
              <w:tab/>
            </w:r>
            <w:r w:rsidR="005F630D">
              <w:rPr>
                <w:webHidden/>
              </w:rPr>
              <w:fldChar w:fldCharType="begin"/>
            </w:r>
            <w:r w:rsidR="005F630D">
              <w:rPr>
                <w:webHidden/>
              </w:rPr>
              <w:instrText xml:space="preserve"> PAGEREF _Toc170144306 \h </w:instrText>
            </w:r>
            <w:r w:rsidR="005F630D">
              <w:rPr>
                <w:webHidden/>
              </w:rPr>
            </w:r>
            <w:r w:rsidR="005F630D">
              <w:rPr>
                <w:webHidden/>
              </w:rPr>
              <w:fldChar w:fldCharType="separate"/>
            </w:r>
            <w:r w:rsidR="00E63A2F">
              <w:rPr>
                <w:webHidden/>
              </w:rPr>
              <w:t>1</w:t>
            </w:r>
            <w:r w:rsidR="005F630D">
              <w:rPr>
                <w:webHidden/>
              </w:rPr>
              <w:fldChar w:fldCharType="end"/>
            </w:r>
          </w:hyperlink>
        </w:p>
        <w:p w14:paraId="339DC94F" w14:textId="2FC2B0B2" w:rsidR="005F630D" w:rsidRDefault="00000000">
          <w:pPr>
            <w:pStyle w:val="TOC1"/>
            <w:rPr>
              <w:rFonts w:asciiTheme="minorHAnsi" w:eastAsiaTheme="minorEastAsia" w:hAnsiTheme="minorHAnsi"/>
              <w:b w:val="0"/>
              <w:bCs w:val="0"/>
              <w:sz w:val="24"/>
              <w:szCs w:val="24"/>
            </w:rPr>
          </w:pPr>
          <w:hyperlink w:anchor="_Toc170144307" w:history="1">
            <w:r w:rsidR="005F630D" w:rsidRPr="00120B6C">
              <w:rPr>
                <w:rStyle w:val="Hyperlink"/>
              </w:rPr>
              <w:t>2</w:t>
            </w:r>
            <w:r w:rsidR="005F630D">
              <w:rPr>
                <w:rFonts w:asciiTheme="minorHAnsi" w:eastAsiaTheme="minorEastAsia" w:hAnsiTheme="minorHAnsi"/>
                <w:b w:val="0"/>
                <w:bCs w:val="0"/>
                <w:sz w:val="24"/>
                <w:szCs w:val="24"/>
              </w:rPr>
              <w:tab/>
            </w:r>
            <w:r w:rsidR="005F630D" w:rsidRPr="00120B6C">
              <w:rPr>
                <w:rStyle w:val="Hyperlink"/>
              </w:rPr>
              <w:t>Changes To Input Files</w:t>
            </w:r>
            <w:r w:rsidR="005F630D">
              <w:rPr>
                <w:webHidden/>
              </w:rPr>
              <w:tab/>
            </w:r>
            <w:r w:rsidR="005F630D">
              <w:rPr>
                <w:webHidden/>
              </w:rPr>
              <w:fldChar w:fldCharType="begin"/>
            </w:r>
            <w:r w:rsidR="005F630D">
              <w:rPr>
                <w:webHidden/>
              </w:rPr>
              <w:instrText xml:space="preserve"> PAGEREF _Toc170144307 \h </w:instrText>
            </w:r>
            <w:r w:rsidR="005F630D">
              <w:rPr>
                <w:webHidden/>
              </w:rPr>
            </w:r>
            <w:r w:rsidR="005F630D">
              <w:rPr>
                <w:webHidden/>
              </w:rPr>
              <w:fldChar w:fldCharType="separate"/>
            </w:r>
            <w:r w:rsidR="00E63A2F">
              <w:rPr>
                <w:webHidden/>
              </w:rPr>
              <w:t>2</w:t>
            </w:r>
            <w:r w:rsidR="005F630D">
              <w:rPr>
                <w:webHidden/>
              </w:rPr>
              <w:fldChar w:fldCharType="end"/>
            </w:r>
          </w:hyperlink>
        </w:p>
        <w:p w14:paraId="4740A25B" w14:textId="5DDF2191" w:rsidR="005F630D" w:rsidRDefault="00000000">
          <w:pPr>
            <w:pStyle w:val="TOC2"/>
            <w:rPr>
              <w:rFonts w:asciiTheme="minorHAnsi" w:eastAsiaTheme="minorEastAsia" w:hAnsiTheme="minorHAnsi"/>
              <w:noProof/>
              <w:sz w:val="24"/>
              <w:szCs w:val="24"/>
            </w:rPr>
          </w:pPr>
          <w:hyperlink w:anchor="_Toc170144308" w:history="1">
            <w:r w:rsidR="005F630D" w:rsidRPr="00120B6C">
              <w:rPr>
                <w:rStyle w:val="Hyperlink"/>
                <w:noProof/>
              </w:rPr>
              <w:t>2.1</w:t>
            </w:r>
            <w:r w:rsidR="005F630D">
              <w:rPr>
                <w:rFonts w:asciiTheme="minorHAnsi" w:eastAsiaTheme="minorEastAsia" w:hAnsiTheme="minorHAnsi"/>
                <w:noProof/>
                <w:sz w:val="24"/>
                <w:szCs w:val="24"/>
              </w:rPr>
              <w:tab/>
            </w:r>
            <w:r w:rsidR="005F630D" w:rsidRPr="00120B6C">
              <w:rPr>
                <w:rStyle w:val="Hyperlink"/>
                <w:noProof/>
              </w:rPr>
              <w:t>Traffic Analysis Zone</w:t>
            </w:r>
            <w:r w:rsidR="005F630D">
              <w:rPr>
                <w:noProof/>
                <w:webHidden/>
              </w:rPr>
              <w:tab/>
            </w:r>
            <w:r w:rsidR="005F630D">
              <w:rPr>
                <w:noProof/>
                <w:webHidden/>
              </w:rPr>
              <w:fldChar w:fldCharType="begin"/>
            </w:r>
            <w:r w:rsidR="005F630D">
              <w:rPr>
                <w:noProof/>
                <w:webHidden/>
              </w:rPr>
              <w:instrText xml:space="preserve"> PAGEREF _Toc170144308 \h </w:instrText>
            </w:r>
            <w:r w:rsidR="005F630D">
              <w:rPr>
                <w:noProof/>
                <w:webHidden/>
              </w:rPr>
            </w:r>
            <w:r w:rsidR="005F630D">
              <w:rPr>
                <w:noProof/>
                <w:webHidden/>
              </w:rPr>
              <w:fldChar w:fldCharType="separate"/>
            </w:r>
            <w:r w:rsidR="00E63A2F">
              <w:rPr>
                <w:noProof/>
                <w:webHidden/>
              </w:rPr>
              <w:t>2</w:t>
            </w:r>
            <w:r w:rsidR="005F630D">
              <w:rPr>
                <w:noProof/>
                <w:webHidden/>
              </w:rPr>
              <w:fldChar w:fldCharType="end"/>
            </w:r>
          </w:hyperlink>
        </w:p>
        <w:p w14:paraId="15A161EA" w14:textId="2A2A449D" w:rsidR="005F630D" w:rsidRDefault="00000000">
          <w:pPr>
            <w:pStyle w:val="TOC3"/>
            <w:rPr>
              <w:rFonts w:asciiTheme="minorHAnsi" w:eastAsiaTheme="minorEastAsia" w:hAnsiTheme="minorHAnsi"/>
              <w:noProof/>
              <w:sz w:val="24"/>
              <w:szCs w:val="24"/>
            </w:rPr>
          </w:pPr>
          <w:hyperlink w:anchor="_Toc170144309" w:history="1">
            <w:r w:rsidR="005F630D" w:rsidRPr="00120B6C">
              <w:rPr>
                <w:rStyle w:val="Hyperlink"/>
                <w:noProof/>
              </w:rPr>
              <w:t>2.1.1</w:t>
            </w:r>
            <w:r w:rsidR="005F630D">
              <w:rPr>
                <w:rFonts w:asciiTheme="minorHAnsi" w:eastAsiaTheme="minorEastAsia" w:hAnsiTheme="minorHAnsi"/>
                <w:noProof/>
                <w:sz w:val="24"/>
                <w:szCs w:val="24"/>
              </w:rPr>
              <w:tab/>
            </w:r>
            <w:r w:rsidR="005F630D" w:rsidRPr="00120B6C">
              <w:rPr>
                <w:rStyle w:val="Hyperlink"/>
                <w:noProof/>
              </w:rPr>
              <w:t>Changes to TAZ Attributes</w:t>
            </w:r>
            <w:r w:rsidR="005F630D">
              <w:rPr>
                <w:noProof/>
                <w:webHidden/>
              </w:rPr>
              <w:tab/>
            </w:r>
            <w:r w:rsidR="005F630D">
              <w:rPr>
                <w:noProof/>
                <w:webHidden/>
              </w:rPr>
              <w:fldChar w:fldCharType="begin"/>
            </w:r>
            <w:r w:rsidR="005F630D">
              <w:rPr>
                <w:noProof/>
                <w:webHidden/>
              </w:rPr>
              <w:instrText xml:space="preserve"> PAGEREF _Toc170144309 \h </w:instrText>
            </w:r>
            <w:r w:rsidR="005F630D">
              <w:rPr>
                <w:noProof/>
                <w:webHidden/>
              </w:rPr>
            </w:r>
            <w:r w:rsidR="005F630D">
              <w:rPr>
                <w:noProof/>
                <w:webHidden/>
              </w:rPr>
              <w:fldChar w:fldCharType="separate"/>
            </w:r>
            <w:r w:rsidR="00E63A2F">
              <w:rPr>
                <w:noProof/>
                <w:webHidden/>
              </w:rPr>
              <w:t>2</w:t>
            </w:r>
            <w:r w:rsidR="005F630D">
              <w:rPr>
                <w:noProof/>
                <w:webHidden/>
              </w:rPr>
              <w:fldChar w:fldCharType="end"/>
            </w:r>
          </w:hyperlink>
        </w:p>
        <w:p w14:paraId="6B361437" w14:textId="67849881" w:rsidR="005F630D" w:rsidRDefault="00000000">
          <w:pPr>
            <w:pStyle w:val="TOC3"/>
            <w:rPr>
              <w:rFonts w:asciiTheme="minorHAnsi" w:eastAsiaTheme="minorEastAsia" w:hAnsiTheme="minorHAnsi"/>
              <w:noProof/>
              <w:sz w:val="24"/>
              <w:szCs w:val="24"/>
            </w:rPr>
          </w:pPr>
          <w:hyperlink w:anchor="_Toc170144310" w:history="1">
            <w:r w:rsidR="005F630D" w:rsidRPr="00120B6C">
              <w:rPr>
                <w:rStyle w:val="Hyperlink"/>
                <w:noProof/>
              </w:rPr>
              <w:t>2.1.2</w:t>
            </w:r>
            <w:r w:rsidR="005F630D">
              <w:rPr>
                <w:rFonts w:asciiTheme="minorHAnsi" w:eastAsiaTheme="minorEastAsia" w:hAnsiTheme="minorHAnsi"/>
                <w:noProof/>
                <w:sz w:val="24"/>
                <w:szCs w:val="24"/>
              </w:rPr>
              <w:tab/>
            </w:r>
            <w:r w:rsidR="005F630D" w:rsidRPr="00120B6C">
              <w:rPr>
                <w:rStyle w:val="Hyperlink"/>
                <w:noProof/>
              </w:rPr>
              <w:t>Rename TAZ Shapefile</w:t>
            </w:r>
            <w:r w:rsidR="005F630D">
              <w:rPr>
                <w:noProof/>
                <w:webHidden/>
              </w:rPr>
              <w:tab/>
            </w:r>
            <w:r w:rsidR="005F630D">
              <w:rPr>
                <w:noProof/>
                <w:webHidden/>
              </w:rPr>
              <w:fldChar w:fldCharType="begin"/>
            </w:r>
            <w:r w:rsidR="005F630D">
              <w:rPr>
                <w:noProof/>
                <w:webHidden/>
              </w:rPr>
              <w:instrText xml:space="preserve"> PAGEREF _Toc170144310 \h </w:instrText>
            </w:r>
            <w:r w:rsidR="005F630D">
              <w:rPr>
                <w:noProof/>
                <w:webHidden/>
              </w:rPr>
            </w:r>
            <w:r w:rsidR="005F630D">
              <w:rPr>
                <w:noProof/>
                <w:webHidden/>
              </w:rPr>
              <w:fldChar w:fldCharType="separate"/>
            </w:r>
            <w:r w:rsidR="00E63A2F">
              <w:rPr>
                <w:noProof/>
                <w:webHidden/>
              </w:rPr>
              <w:t>3</w:t>
            </w:r>
            <w:r w:rsidR="005F630D">
              <w:rPr>
                <w:noProof/>
                <w:webHidden/>
              </w:rPr>
              <w:fldChar w:fldCharType="end"/>
            </w:r>
          </w:hyperlink>
        </w:p>
        <w:p w14:paraId="14B26364" w14:textId="52D1589A" w:rsidR="005F630D" w:rsidRDefault="00000000">
          <w:pPr>
            <w:pStyle w:val="TOC2"/>
            <w:rPr>
              <w:rFonts w:asciiTheme="minorHAnsi" w:eastAsiaTheme="minorEastAsia" w:hAnsiTheme="minorHAnsi"/>
              <w:noProof/>
              <w:sz w:val="24"/>
              <w:szCs w:val="24"/>
            </w:rPr>
          </w:pPr>
          <w:hyperlink w:anchor="_Toc170144311" w:history="1">
            <w:r w:rsidR="005F630D" w:rsidRPr="00120B6C">
              <w:rPr>
                <w:rStyle w:val="Hyperlink"/>
                <w:noProof/>
              </w:rPr>
              <w:t>2.2</w:t>
            </w:r>
            <w:r w:rsidR="005F630D">
              <w:rPr>
                <w:rFonts w:asciiTheme="minorHAnsi" w:eastAsiaTheme="minorEastAsia" w:hAnsiTheme="minorHAnsi"/>
                <w:noProof/>
                <w:sz w:val="24"/>
                <w:szCs w:val="24"/>
              </w:rPr>
              <w:tab/>
            </w:r>
            <w:r w:rsidR="005F630D" w:rsidRPr="00120B6C">
              <w:rPr>
                <w:rStyle w:val="Hyperlink"/>
                <w:noProof/>
              </w:rPr>
              <w:t>Highway Network</w:t>
            </w:r>
            <w:r w:rsidR="005F630D">
              <w:rPr>
                <w:noProof/>
                <w:webHidden/>
              </w:rPr>
              <w:tab/>
            </w:r>
            <w:r w:rsidR="005F630D">
              <w:rPr>
                <w:noProof/>
                <w:webHidden/>
              </w:rPr>
              <w:fldChar w:fldCharType="begin"/>
            </w:r>
            <w:r w:rsidR="005F630D">
              <w:rPr>
                <w:noProof/>
                <w:webHidden/>
              </w:rPr>
              <w:instrText xml:space="preserve"> PAGEREF _Toc170144311 \h </w:instrText>
            </w:r>
            <w:r w:rsidR="005F630D">
              <w:rPr>
                <w:noProof/>
                <w:webHidden/>
              </w:rPr>
            </w:r>
            <w:r w:rsidR="005F630D">
              <w:rPr>
                <w:noProof/>
                <w:webHidden/>
              </w:rPr>
              <w:fldChar w:fldCharType="separate"/>
            </w:r>
            <w:r w:rsidR="00E63A2F">
              <w:rPr>
                <w:noProof/>
                <w:webHidden/>
              </w:rPr>
              <w:t>3</w:t>
            </w:r>
            <w:r w:rsidR="005F630D">
              <w:rPr>
                <w:noProof/>
                <w:webHidden/>
              </w:rPr>
              <w:fldChar w:fldCharType="end"/>
            </w:r>
          </w:hyperlink>
        </w:p>
        <w:p w14:paraId="1A9BABE7" w14:textId="08E18004" w:rsidR="005F630D" w:rsidRDefault="00000000">
          <w:pPr>
            <w:pStyle w:val="TOC3"/>
            <w:rPr>
              <w:rFonts w:asciiTheme="minorHAnsi" w:eastAsiaTheme="minorEastAsia" w:hAnsiTheme="minorHAnsi"/>
              <w:noProof/>
              <w:sz w:val="24"/>
              <w:szCs w:val="24"/>
            </w:rPr>
          </w:pPr>
          <w:hyperlink w:anchor="_Toc170144312" w:history="1">
            <w:r w:rsidR="005F630D" w:rsidRPr="00120B6C">
              <w:rPr>
                <w:rStyle w:val="Hyperlink"/>
                <w:noProof/>
              </w:rPr>
              <w:t>2.2.1</w:t>
            </w:r>
            <w:r w:rsidR="005F630D">
              <w:rPr>
                <w:rFonts w:asciiTheme="minorHAnsi" w:eastAsiaTheme="minorEastAsia" w:hAnsiTheme="minorHAnsi"/>
                <w:noProof/>
                <w:sz w:val="24"/>
                <w:szCs w:val="24"/>
              </w:rPr>
              <w:tab/>
            </w:r>
            <w:r w:rsidR="005F630D" w:rsidRPr="00120B6C">
              <w:rPr>
                <w:rStyle w:val="Hyperlink"/>
                <w:noProof/>
              </w:rPr>
              <w:t>Network Changes Due to Segment Shapefile Updates</w:t>
            </w:r>
            <w:r w:rsidR="005F630D">
              <w:rPr>
                <w:noProof/>
                <w:webHidden/>
              </w:rPr>
              <w:tab/>
            </w:r>
            <w:r w:rsidR="005F630D">
              <w:rPr>
                <w:noProof/>
                <w:webHidden/>
              </w:rPr>
              <w:fldChar w:fldCharType="begin"/>
            </w:r>
            <w:r w:rsidR="005F630D">
              <w:rPr>
                <w:noProof/>
                <w:webHidden/>
              </w:rPr>
              <w:instrText xml:space="preserve"> PAGEREF _Toc170144312 \h </w:instrText>
            </w:r>
            <w:r w:rsidR="005F630D">
              <w:rPr>
                <w:noProof/>
                <w:webHidden/>
              </w:rPr>
            </w:r>
            <w:r w:rsidR="005F630D">
              <w:rPr>
                <w:noProof/>
                <w:webHidden/>
              </w:rPr>
              <w:fldChar w:fldCharType="separate"/>
            </w:r>
            <w:r w:rsidR="00E63A2F">
              <w:rPr>
                <w:noProof/>
                <w:webHidden/>
              </w:rPr>
              <w:t>3</w:t>
            </w:r>
            <w:r w:rsidR="005F630D">
              <w:rPr>
                <w:noProof/>
                <w:webHidden/>
              </w:rPr>
              <w:fldChar w:fldCharType="end"/>
            </w:r>
          </w:hyperlink>
        </w:p>
        <w:p w14:paraId="611E75B6" w14:textId="5A81D329" w:rsidR="005F630D" w:rsidRDefault="00000000">
          <w:pPr>
            <w:pStyle w:val="TOC3"/>
            <w:rPr>
              <w:rFonts w:asciiTheme="minorHAnsi" w:eastAsiaTheme="minorEastAsia" w:hAnsiTheme="minorHAnsi"/>
              <w:noProof/>
              <w:sz w:val="24"/>
              <w:szCs w:val="24"/>
            </w:rPr>
          </w:pPr>
          <w:hyperlink w:anchor="_Toc170144313" w:history="1">
            <w:r w:rsidR="005F630D" w:rsidRPr="00120B6C">
              <w:rPr>
                <w:rStyle w:val="Hyperlink"/>
                <w:noProof/>
              </w:rPr>
              <w:t>2.2.2</w:t>
            </w:r>
            <w:r w:rsidR="005F630D">
              <w:rPr>
                <w:rFonts w:asciiTheme="minorHAnsi" w:eastAsiaTheme="minorEastAsia" w:hAnsiTheme="minorHAnsi"/>
                <w:noProof/>
                <w:sz w:val="24"/>
                <w:szCs w:val="24"/>
              </w:rPr>
              <w:tab/>
            </w:r>
            <w:r w:rsidR="005F630D" w:rsidRPr="00120B6C">
              <w:rPr>
                <w:rStyle w:val="Hyperlink"/>
                <w:noProof/>
              </w:rPr>
              <w:t>General Maintenance &amp; Corrections</w:t>
            </w:r>
            <w:r w:rsidR="005F630D">
              <w:rPr>
                <w:noProof/>
                <w:webHidden/>
              </w:rPr>
              <w:tab/>
            </w:r>
            <w:r w:rsidR="005F630D">
              <w:rPr>
                <w:noProof/>
                <w:webHidden/>
              </w:rPr>
              <w:fldChar w:fldCharType="begin"/>
            </w:r>
            <w:r w:rsidR="005F630D">
              <w:rPr>
                <w:noProof/>
                <w:webHidden/>
              </w:rPr>
              <w:instrText xml:space="preserve"> PAGEREF _Toc170144313 \h </w:instrText>
            </w:r>
            <w:r w:rsidR="005F630D">
              <w:rPr>
                <w:noProof/>
                <w:webHidden/>
              </w:rPr>
            </w:r>
            <w:r w:rsidR="005F630D">
              <w:rPr>
                <w:noProof/>
                <w:webHidden/>
              </w:rPr>
              <w:fldChar w:fldCharType="separate"/>
            </w:r>
            <w:r w:rsidR="00E63A2F">
              <w:rPr>
                <w:noProof/>
                <w:webHidden/>
              </w:rPr>
              <w:t>4</w:t>
            </w:r>
            <w:r w:rsidR="005F630D">
              <w:rPr>
                <w:noProof/>
                <w:webHidden/>
              </w:rPr>
              <w:fldChar w:fldCharType="end"/>
            </w:r>
          </w:hyperlink>
        </w:p>
        <w:p w14:paraId="6896BB2E" w14:textId="1AFFB1DF" w:rsidR="005F630D" w:rsidRDefault="00000000">
          <w:pPr>
            <w:pStyle w:val="TOC3"/>
            <w:rPr>
              <w:rFonts w:asciiTheme="minorHAnsi" w:eastAsiaTheme="minorEastAsia" w:hAnsiTheme="minorHAnsi"/>
              <w:noProof/>
              <w:sz w:val="24"/>
              <w:szCs w:val="24"/>
            </w:rPr>
          </w:pPr>
          <w:hyperlink w:anchor="_Toc170144314" w:history="1">
            <w:r w:rsidR="005F630D" w:rsidRPr="00120B6C">
              <w:rPr>
                <w:rStyle w:val="Hyperlink"/>
                <w:noProof/>
              </w:rPr>
              <w:t>2.2.3</w:t>
            </w:r>
            <w:r w:rsidR="005F630D">
              <w:rPr>
                <w:rFonts w:asciiTheme="minorHAnsi" w:eastAsiaTheme="minorEastAsia" w:hAnsiTheme="minorHAnsi"/>
                <w:noProof/>
                <w:sz w:val="24"/>
                <w:szCs w:val="24"/>
              </w:rPr>
              <w:tab/>
            </w:r>
            <w:r w:rsidR="005F630D" w:rsidRPr="00120B6C">
              <w:rPr>
                <w:rStyle w:val="Hyperlink"/>
                <w:noProof/>
              </w:rPr>
              <w:t>Rename Master Network</w:t>
            </w:r>
            <w:r w:rsidR="005F630D">
              <w:rPr>
                <w:noProof/>
                <w:webHidden/>
              </w:rPr>
              <w:tab/>
            </w:r>
            <w:r w:rsidR="005F630D">
              <w:rPr>
                <w:noProof/>
                <w:webHidden/>
              </w:rPr>
              <w:fldChar w:fldCharType="begin"/>
            </w:r>
            <w:r w:rsidR="005F630D">
              <w:rPr>
                <w:noProof/>
                <w:webHidden/>
              </w:rPr>
              <w:instrText xml:space="preserve"> PAGEREF _Toc170144314 \h </w:instrText>
            </w:r>
            <w:r w:rsidR="005F630D">
              <w:rPr>
                <w:noProof/>
                <w:webHidden/>
              </w:rPr>
            </w:r>
            <w:r w:rsidR="005F630D">
              <w:rPr>
                <w:noProof/>
                <w:webHidden/>
              </w:rPr>
              <w:fldChar w:fldCharType="separate"/>
            </w:r>
            <w:r w:rsidR="00E63A2F">
              <w:rPr>
                <w:noProof/>
                <w:webHidden/>
              </w:rPr>
              <w:t>7</w:t>
            </w:r>
            <w:r w:rsidR="005F630D">
              <w:rPr>
                <w:noProof/>
                <w:webHidden/>
              </w:rPr>
              <w:fldChar w:fldCharType="end"/>
            </w:r>
          </w:hyperlink>
        </w:p>
        <w:p w14:paraId="7997BB69" w14:textId="5F77D5E5" w:rsidR="005F630D" w:rsidRDefault="00000000">
          <w:pPr>
            <w:pStyle w:val="TOC2"/>
            <w:rPr>
              <w:rFonts w:asciiTheme="minorHAnsi" w:eastAsiaTheme="minorEastAsia" w:hAnsiTheme="minorHAnsi"/>
              <w:noProof/>
              <w:sz w:val="24"/>
              <w:szCs w:val="24"/>
            </w:rPr>
          </w:pPr>
          <w:hyperlink w:anchor="_Toc170144315" w:history="1">
            <w:r w:rsidR="005F630D" w:rsidRPr="00120B6C">
              <w:rPr>
                <w:rStyle w:val="Hyperlink"/>
                <w:noProof/>
              </w:rPr>
              <w:t>2.3</w:t>
            </w:r>
            <w:r w:rsidR="005F630D">
              <w:rPr>
                <w:rFonts w:asciiTheme="minorHAnsi" w:eastAsiaTheme="minorEastAsia" w:hAnsiTheme="minorHAnsi"/>
                <w:noProof/>
                <w:sz w:val="24"/>
                <w:szCs w:val="24"/>
              </w:rPr>
              <w:tab/>
            </w:r>
            <w:r w:rsidR="005F630D" w:rsidRPr="00120B6C">
              <w:rPr>
                <w:rStyle w:val="Hyperlink"/>
                <w:noProof/>
              </w:rPr>
              <w:t>Transit Networks</w:t>
            </w:r>
            <w:r w:rsidR="005F630D">
              <w:rPr>
                <w:noProof/>
                <w:webHidden/>
              </w:rPr>
              <w:tab/>
            </w:r>
            <w:r w:rsidR="005F630D">
              <w:rPr>
                <w:noProof/>
                <w:webHidden/>
              </w:rPr>
              <w:fldChar w:fldCharType="begin"/>
            </w:r>
            <w:r w:rsidR="005F630D">
              <w:rPr>
                <w:noProof/>
                <w:webHidden/>
              </w:rPr>
              <w:instrText xml:space="preserve"> PAGEREF _Toc170144315 \h </w:instrText>
            </w:r>
            <w:r w:rsidR="005F630D">
              <w:rPr>
                <w:noProof/>
                <w:webHidden/>
              </w:rPr>
            </w:r>
            <w:r w:rsidR="005F630D">
              <w:rPr>
                <w:noProof/>
                <w:webHidden/>
              </w:rPr>
              <w:fldChar w:fldCharType="separate"/>
            </w:r>
            <w:r w:rsidR="00E63A2F">
              <w:rPr>
                <w:noProof/>
                <w:webHidden/>
              </w:rPr>
              <w:t>7</w:t>
            </w:r>
            <w:r w:rsidR="005F630D">
              <w:rPr>
                <w:noProof/>
                <w:webHidden/>
              </w:rPr>
              <w:fldChar w:fldCharType="end"/>
            </w:r>
          </w:hyperlink>
        </w:p>
        <w:p w14:paraId="4CFD93F8" w14:textId="53CA4200" w:rsidR="005F630D" w:rsidRDefault="00000000">
          <w:pPr>
            <w:pStyle w:val="TOC3"/>
            <w:rPr>
              <w:rFonts w:asciiTheme="minorHAnsi" w:eastAsiaTheme="minorEastAsia" w:hAnsiTheme="minorHAnsi"/>
              <w:noProof/>
              <w:sz w:val="24"/>
              <w:szCs w:val="24"/>
            </w:rPr>
          </w:pPr>
          <w:hyperlink w:anchor="_Toc170144316" w:history="1">
            <w:r w:rsidR="005F630D" w:rsidRPr="00120B6C">
              <w:rPr>
                <w:rStyle w:val="Hyperlink"/>
                <w:noProof/>
              </w:rPr>
              <w:t>2.3.1</w:t>
            </w:r>
            <w:r w:rsidR="005F630D">
              <w:rPr>
                <w:rFonts w:asciiTheme="minorHAnsi" w:eastAsiaTheme="minorEastAsia" w:hAnsiTheme="minorHAnsi"/>
                <w:noProof/>
                <w:sz w:val="24"/>
                <w:szCs w:val="24"/>
              </w:rPr>
              <w:tab/>
            </w:r>
            <w:r w:rsidR="005F630D" w:rsidRPr="00120B6C">
              <w:rPr>
                <w:rStyle w:val="Hyperlink"/>
                <w:noProof/>
              </w:rPr>
              <w:t>Changes to Transit Line Files</w:t>
            </w:r>
            <w:r w:rsidR="005F630D">
              <w:rPr>
                <w:noProof/>
                <w:webHidden/>
              </w:rPr>
              <w:tab/>
            </w:r>
            <w:r w:rsidR="005F630D">
              <w:rPr>
                <w:noProof/>
                <w:webHidden/>
              </w:rPr>
              <w:fldChar w:fldCharType="begin"/>
            </w:r>
            <w:r w:rsidR="005F630D">
              <w:rPr>
                <w:noProof/>
                <w:webHidden/>
              </w:rPr>
              <w:instrText xml:space="preserve"> PAGEREF _Toc170144316 \h </w:instrText>
            </w:r>
            <w:r w:rsidR="005F630D">
              <w:rPr>
                <w:noProof/>
                <w:webHidden/>
              </w:rPr>
            </w:r>
            <w:r w:rsidR="005F630D">
              <w:rPr>
                <w:noProof/>
                <w:webHidden/>
              </w:rPr>
              <w:fldChar w:fldCharType="separate"/>
            </w:r>
            <w:r w:rsidR="00E63A2F">
              <w:rPr>
                <w:noProof/>
                <w:webHidden/>
              </w:rPr>
              <w:t>7</w:t>
            </w:r>
            <w:r w:rsidR="005F630D">
              <w:rPr>
                <w:noProof/>
                <w:webHidden/>
              </w:rPr>
              <w:fldChar w:fldCharType="end"/>
            </w:r>
          </w:hyperlink>
        </w:p>
        <w:p w14:paraId="37226F6E" w14:textId="328FC587" w:rsidR="005F630D" w:rsidRDefault="00000000">
          <w:pPr>
            <w:pStyle w:val="TOC2"/>
            <w:rPr>
              <w:rFonts w:asciiTheme="minorHAnsi" w:eastAsiaTheme="minorEastAsia" w:hAnsiTheme="minorHAnsi"/>
              <w:noProof/>
              <w:sz w:val="24"/>
              <w:szCs w:val="24"/>
            </w:rPr>
          </w:pPr>
          <w:hyperlink w:anchor="_Toc170144317" w:history="1">
            <w:r w:rsidR="005F630D" w:rsidRPr="00120B6C">
              <w:rPr>
                <w:rStyle w:val="Hyperlink"/>
                <w:noProof/>
              </w:rPr>
              <w:t>2.4</w:t>
            </w:r>
            <w:r w:rsidR="005F630D">
              <w:rPr>
                <w:rFonts w:asciiTheme="minorHAnsi" w:eastAsiaTheme="minorEastAsia" w:hAnsiTheme="minorHAnsi"/>
                <w:noProof/>
                <w:sz w:val="24"/>
                <w:szCs w:val="24"/>
              </w:rPr>
              <w:tab/>
            </w:r>
            <w:r w:rsidR="005F630D" w:rsidRPr="00120B6C">
              <w:rPr>
                <w:rStyle w:val="Hyperlink"/>
                <w:noProof/>
              </w:rPr>
              <w:t>Segment Shapefile</w:t>
            </w:r>
            <w:r w:rsidR="005F630D">
              <w:rPr>
                <w:noProof/>
                <w:webHidden/>
              </w:rPr>
              <w:tab/>
            </w:r>
            <w:r w:rsidR="005F630D">
              <w:rPr>
                <w:noProof/>
                <w:webHidden/>
              </w:rPr>
              <w:fldChar w:fldCharType="begin"/>
            </w:r>
            <w:r w:rsidR="005F630D">
              <w:rPr>
                <w:noProof/>
                <w:webHidden/>
              </w:rPr>
              <w:instrText xml:space="preserve"> PAGEREF _Toc170144317 \h </w:instrText>
            </w:r>
            <w:r w:rsidR="005F630D">
              <w:rPr>
                <w:noProof/>
                <w:webHidden/>
              </w:rPr>
            </w:r>
            <w:r w:rsidR="005F630D">
              <w:rPr>
                <w:noProof/>
                <w:webHidden/>
              </w:rPr>
              <w:fldChar w:fldCharType="separate"/>
            </w:r>
            <w:r w:rsidR="00E63A2F">
              <w:rPr>
                <w:noProof/>
                <w:webHidden/>
              </w:rPr>
              <w:t>7</w:t>
            </w:r>
            <w:r w:rsidR="005F630D">
              <w:rPr>
                <w:noProof/>
                <w:webHidden/>
              </w:rPr>
              <w:fldChar w:fldCharType="end"/>
            </w:r>
          </w:hyperlink>
        </w:p>
        <w:p w14:paraId="3F199CBD" w14:textId="2F6F9871" w:rsidR="005F630D" w:rsidRDefault="00000000">
          <w:pPr>
            <w:pStyle w:val="TOC3"/>
            <w:rPr>
              <w:rFonts w:asciiTheme="minorHAnsi" w:eastAsiaTheme="minorEastAsia" w:hAnsiTheme="minorHAnsi"/>
              <w:noProof/>
              <w:sz w:val="24"/>
              <w:szCs w:val="24"/>
            </w:rPr>
          </w:pPr>
          <w:hyperlink w:anchor="_Toc170144318" w:history="1">
            <w:r w:rsidR="005F630D" w:rsidRPr="00120B6C">
              <w:rPr>
                <w:rStyle w:val="Hyperlink"/>
                <w:noProof/>
              </w:rPr>
              <w:t>2.4.1</w:t>
            </w:r>
            <w:r w:rsidR="005F630D">
              <w:rPr>
                <w:rFonts w:asciiTheme="minorHAnsi" w:eastAsiaTheme="minorEastAsia" w:hAnsiTheme="minorHAnsi"/>
                <w:noProof/>
                <w:sz w:val="24"/>
                <w:szCs w:val="24"/>
              </w:rPr>
              <w:tab/>
            </w:r>
            <w:r w:rsidR="005F630D" w:rsidRPr="00120B6C">
              <w:rPr>
                <w:rStyle w:val="Hyperlink"/>
                <w:noProof/>
              </w:rPr>
              <w:t>Changes to Segment Attributes and Geometry</w:t>
            </w:r>
            <w:r w:rsidR="005F630D">
              <w:rPr>
                <w:noProof/>
                <w:webHidden/>
              </w:rPr>
              <w:tab/>
            </w:r>
            <w:r w:rsidR="005F630D">
              <w:rPr>
                <w:noProof/>
                <w:webHidden/>
              </w:rPr>
              <w:fldChar w:fldCharType="begin"/>
            </w:r>
            <w:r w:rsidR="005F630D">
              <w:rPr>
                <w:noProof/>
                <w:webHidden/>
              </w:rPr>
              <w:instrText xml:space="preserve"> PAGEREF _Toc170144318 \h </w:instrText>
            </w:r>
            <w:r w:rsidR="005F630D">
              <w:rPr>
                <w:noProof/>
                <w:webHidden/>
              </w:rPr>
            </w:r>
            <w:r w:rsidR="005F630D">
              <w:rPr>
                <w:noProof/>
                <w:webHidden/>
              </w:rPr>
              <w:fldChar w:fldCharType="separate"/>
            </w:r>
            <w:r w:rsidR="00E63A2F">
              <w:rPr>
                <w:noProof/>
                <w:webHidden/>
              </w:rPr>
              <w:t>7</w:t>
            </w:r>
            <w:r w:rsidR="005F630D">
              <w:rPr>
                <w:noProof/>
                <w:webHidden/>
              </w:rPr>
              <w:fldChar w:fldCharType="end"/>
            </w:r>
          </w:hyperlink>
        </w:p>
        <w:p w14:paraId="549EC6F7" w14:textId="687EB3E8" w:rsidR="005F630D" w:rsidRDefault="00000000">
          <w:pPr>
            <w:pStyle w:val="TOC3"/>
            <w:rPr>
              <w:rFonts w:asciiTheme="minorHAnsi" w:eastAsiaTheme="minorEastAsia" w:hAnsiTheme="minorHAnsi"/>
              <w:noProof/>
              <w:sz w:val="24"/>
              <w:szCs w:val="24"/>
            </w:rPr>
          </w:pPr>
          <w:hyperlink w:anchor="_Toc170144319" w:history="1">
            <w:r w:rsidR="005F630D" w:rsidRPr="00120B6C">
              <w:rPr>
                <w:rStyle w:val="Hyperlink"/>
                <w:noProof/>
              </w:rPr>
              <w:t>2.4.2</w:t>
            </w:r>
            <w:r w:rsidR="005F630D">
              <w:rPr>
                <w:rFonts w:asciiTheme="minorHAnsi" w:eastAsiaTheme="minorEastAsia" w:hAnsiTheme="minorHAnsi"/>
                <w:noProof/>
                <w:sz w:val="24"/>
                <w:szCs w:val="24"/>
              </w:rPr>
              <w:tab/>
            </w:r>
            <w:r w:rsidR="005F630D" w:rsidRPr="00120B6C">
              <w:rPr>
                <w:rStyle w:val="Hyperlink"/>
                <w:noProof/>
              </w:rPr>
              <w:t>Renamed Segment Shapefile</w:t>
            </w:r>
            <w:r w:rsidR="005F630D">
              <w:rPr>
                <w:noProof/>
                <w:webHidden/>
              </w:rPr>
              <w:tab/>
            </w:r>
            <w:r w:rsidR="005F630D">
              <w:rPr>
                <w:noProof/>
                <w:webHidden/>
              </w:rPr>
              <w:fldChar w:fldCharType="begin"/>
            </w:r>
            <w:r w:rsidR="005F630D">
              <w:rPr>
                <w:noProof/>
                <w:webHidden/>
              </w:rPr>
              <w:instrText xml:space="preserve"> PAGEREF _Toc170144319 \h </w:instrText>
            </w:r>
            <w:r w:rsidR="005F630D">
              <w:rPr>
                <w:noProof/>
                <w:webHidden/>
              </w:rPr>
            </w:r>
            <w:r w:rsidR="005F630D">
              <w:rPr>
                <w:noProof/>
                <w:webHidden/>
              </w:rPr>
              <w:fldChar w:fldCharType="separate"/>
            </w:r>
            <w:r w:rsidR="00E63A2F">
              <w:rPr>
                <w:noProof/>
                <w:webHidden/>
              </w:rPr>
              <w:t>9</w:t>
            </w:r>
            <w:r w:rsidR="005F630D">
              <w:rPr>
                <w:noProof/>
                <w:webHidden/>
              </w:rPr>
              <w:fldChar w:fldCharType="end"/>
            </w:r>
          </w:hyperlink>
        </w:p>
        <w:p w14:paraId="6A43D66F" w14:textId="31EEAB5B" w:rsidR="005F630D" w:rsidRDefault="00000000">
          <w:pPr>
            <w:pStyle w:val="TOC3"/>
            <w:rPr>
              <w:rFonts w:asciiTheme="minorHAnsi" w:eastAsiaTheme="minorEastAsia" w:hAnsiTheme="minorHAnsi"/>
              <w:noProof/>
              <w:sz w:val="24"/>
              <w:szCs w:val="24"/>
            </w:rPr>
          </w:pPr>
          <w:hyperlink w:anchor="_Toc170144320" w:history="1">
            <w:r w:rsidR="005F630D" w:rsidRPr="00120B6C">
              <w:rPr>
                <w:rStyle w:val="Hyperlink"/>
                <w:noProof/>
              </w:rPr>
              <w:t>2.4.3</w:t>
            </w:r>
            <w:r w:rsidR="005F630D">
              <w:rPr>
                <w:rFonts w:asciiTheme="minorHAnsi" w:eastAsiaTheme="minorEastAsia" w:hAnsiTheme="minorHAnsi"/>
                <w:noProof/>
                <w:sz w:val="24"/>
                <w:szCs w:val="24"/>
              </w:rPr>
              <w:tab/>
            </w:r>
            <w:r w:rsidR="005F630D" w:rsidRPr="00120B6C">
              <w:rPr>
                <w:rStyle w:val="Hyperlink"/>
                <w:noProof/>
              </w:rPr>
              <w:t>Added “_Segment Processing Tools” Folder</w:t>
            </w:r>
            <w:r w:rsidR="005F630D">
              <w:rPr>
                <w:noProof/>
                <w:webHidden/>
              </w:rPr>
              <w:tab/>
            </w:r>
            <w:r w:rsidR="005F630D">
              <w:rPr>
                <w:noProof/>
                <w:webHidden/>
              </w:rPr>
              <w:fldChar w:fldCharType="begin"/>
            </w:r>
            <w:r w:rsidR="005F630D">
              <w:rPr>
                <w:noProof/>
                <w:webHidden/>
              </w:rPr>
              <w:instrText xml:space="preserve"> PAGEREF _Toc170144320 \h </w:instrText>
            </w:r>
            <w:r w:rsidR="005F630D">
              <w:rPr>
                <w:noProof/>
                <w:webHidden/>
              </w:rPr>
            </w:r>
            <w:r w:rsidR="005F630D">
              <w:rPr>
                <w:noProof/>
                <w:webHidden/>
              </w:rPr>
              <w:fldChar w:fldCharType="separate"/>
            </w:r>
            <w:r w:rsidR="00E63A2F">
              <w:rPr>
                <w:noProof/>
                <w:webHidden/>
              </w:rPr>
              <w:t>9</w:t>
            </w:r>
            <w:r w:rsidR="005F630D">
              <w:rPr>
                <w:noProof/>
                <w:webHidden/>
              </w:rPr>
              <w:fldChar w:fldCharType="end"/>
            </w:r>
          </w:hyperlink>
        </w:p>
        <w:p w14:paraId="47863EF5" w14:textId="5B86EA04" w:rsidR="005F630D" w:rsidRDefault="00000000">
          <w:pPr>
            <w:pStyle w:val="TOC1"/>
            <w:rPr>
              <w:rFonts w:asciiTheme="minorHAnsi" w:eastAsiaTheme="minorEastAsia" w:hAnsiTheme="minorHAnsi"/>
              <w:b w:val="0"/>
              <w:bCs w:val="0"/>
              <w:sz w:val="24"/>
              <w:szCs w:val="24"/>
            </w:rPr>
          </w:pPr>
          <w:hyperlink w:anchor="_Toc170144321" w:history="1">
            <w:r w:rsidR="005F630D" w:rsidRPr="00120B6C">
              <w:rPr>
                <w:rStyle w:val="Hyperlink"/>
              </w:rPr>
              <w:t>3</w:t>
            </w:r>
            <w:r w:rsidR="005F630D">
              <w:rPr>
                <w:rFonts w:asciiTheme="minorHAnsi" w:eastAsiaTheme="minorEastAsia" w:hAnsiTheme="minorHAnsi"/>
                <w:b w:val="0"/>
                <w:bCs w:val="0"/>
                <w:sz w:val="24"/>
                <w:szCs w:val="24"/>
              </w:rPr>
              <w:tab/>
            </w:r>
            <w:r w:rsidR="005F630D" w:rsidRPr="00120B6C">
              <w:rPr>
                <w:rStyle w:val="Hyperlink"/>
              </w:rPr>
              <w:t>Model Enhancements</w:t>
            </w:r>
            <w:r w:rsidR="005F630D">
              <w:rPr>
                <w:webHidden/>
              </w:rPr>
              <w:tab/>
            </w:r>
            <w:r w:rsidR="005F630D">
              <w:rPr>
                <w:webHidden/>
              </w:rPr>
              <w:fldChar w:fldCharType="begin"/>
            </w:r>
            <w:r w:rsidR="005F630D">
              <w:rPr>
                <w:webHidden/>
              </w:rPr>
              <w:instrText xml:space="preserve"> PAGEREF _Toc170144321 \h </w:instrText>
            </w:r>
            <w:r w:rsidR="005F630D">
              <w:rPr>
                <w:webHidden/>
              </w:rPr>
            </w:r>
            <w:r w:rsidR="005F630D">
              <w:rPr>
                <w:webHidden/>
              </w:rPr>
              <w:fldChar w:fldCharType="separate"/>
            </w:r>
            <w:r w:rsidR="00E63A2F">
              <w:rPr>
                <w:webHidden/>
              </w:rPr>
              <w:t>10</w:t>
            </w:r>
            <w:r w:rsidR="005F630D">
              <w:rPr>
                <w:webHidden/>
              </w:rPr>
              <w:fldChar w:fldCharType="end"/>
            </w:r>
          </w:hyperlink>
        </w:p>
        <w:p w14:paraId="042A26A8" w14:textId="7DB95906" w:rsidR="005F630D" w:rsidRDefault="00000000">
          <w:pPr>
            <w:pStyle w:val="TOC2"/>
            <w:rPr>
              <w:rFonts w:asciiTheme="minorHAnsi" w:eastAsiaTheme="minorEastAsia" w:hAnsiTheme="minorHAnsi"/>
              <w:noProof/>
              <w:sz w:val="24"/>
              <w:szCs w:val="24"/>
            </w:rPr>
          </w:pPr>
          <w:hyperlink w:anchor="_Toc170144322" w:history="1">
            <w:r w:rsidR="005F630D" w:rsidRPr="00120B6C">
              <w:rPr>
                <w:rStyle w:val="Hyperlink"/>
                <w:noProof/>
              </w:rPr>
              <w:t>3.1</w:t>
            </w:r>
            <w:r w:rsidR="005F630D">
              <w:rPr>
                <w:rFonts w:asciiTheme="minorHAnsi" w:eastAsiaTheme="minorEastAsia" w:hAnsiTheme="minorHAnsi"/>
                <w:noProof/>
                <w:sz w:val="24"/>
                <w:szCs w:val="24"/>
              </w:rPr>
              <w:tab/>
            </w:r>
            <w:r w:rsidR="005F630D" w:rsidRPr="00120B6C">
              <w:rPr>
                <w:rStyle w:val="Hyperlink"/>
                <w:noProof/>
              </w:rPr>
              <w:t>Miscellaneous Script Edits &amp; Bug Fixes</w:t>
            </w:r>
            <w:r w:rsidR="005F630D">
              <w:rPr>
                <w:noProof/>
                <w:webHidden/>
              </w:rPr>
              <w:tab/>
            </w:r>
            <w:r w:rsidR="005F630D">
              <w:rPr>
                <w:noProof/>
                <w:webHidden/>
              </w:rPr>
              <w:fldChar w:fldCharType="begin"/>
            </w:r>
            <w:r w:rsidR="005F630D">
              <w:rPr>
                <w:noProof/>
                <w:webHidden/>
              </w:rPr>
              <w:instrText xml:space="preserve"> PAGEREF _Toc170144322 \h </w:instrText>
            </w:r>
            <w:r w:rsidR="005F630D">
              <w:rPr>
                <w:noProof/>
                <w:webHidden/>
              </w:rPr>
            </w:r>
            <w:r w:rsidR="005F630D">
              <w:rPr>
                <w:noProof/>
                <w:webHidden/>
              </w:rPr>
              <w:fldChar w:fldCharType="separate"/>
            </w:r>
            <w:r w:rsidR="00E63A2F">
              <w:rPr>
                <w:noProof/>
                <w:webHidden/>
              </w:rPr>
              <w:t>10</w:t>
            </w:r>
            <w:r w:rsidR="005F630D">
              <w:rPr>
                <w:noProof/>
                <w:webHidden/>
              </w:rPr>
              <w:fldChar w:fldCharType="end"/>
            </w:r>
          </w:hyperlink>
        </w:p>
        <w:p w14:paraId="6019B2DA" w14:textId="7362921A" w:rsidR="005F630D" w:rsidRDefault="00000000">
          <w:pPr>
            <w:pStyle w:val="TOC3"/>
            <w:rPr>
              <w:rFonts w:asciiTheme="minorHAnsi" w:eastAsiaTheme="minorEastAsia" w:hAnsiTheme="minorHAnsi"/>
              <w:noProof/>
              <w:sz w:val="24"/>
              <w:szCs w:val="24"/>
            </w:rPr>
          </w:pPr>
          <w:hyperlink w:anchor="_Toc170144323" w:history="1">
            <w:r w:rsidR="005F630D" w:rsidRPr="00120B6C">
              <w:rPr>
                <w:rStyle w:val="Hyperlink"/>
                <w:noProof/>
              </w:rPr>
              <w:t>3.1.1</w:t>
            </w:r>
            <w:r w:rsidR="005F630D">
              <w:rPr>
                <w:rFonts w:asciiTheme="minorHAnsi" w:eastAsiaTheme="minorEastAsia" w:hAnsiTheme="minorHAnsi"/>
                <w:noProof/>
                <w:sz w:val="24"/>
                <w:szCs w:val="24"/>
              </w:rPr>
              <w:tab/>
            </w:r>
            <w:r w:rsidR="005F630D" w:rsidRPr="00120B6C">
              <w:rPr>
                <w:rStyle w:val="Hyperlink"/>
                <w:noProof/>
              </w:rPr>
              <w:t>“0_InputProcessing”</w:t>
            </w:r>
            <w:r w:rsidR="005F630D">
              <w:rPr>
                <w:noProof/>
                <w:webHidden/>
              </w:rPr>
              <w:tab/>
            </w:r>
            <w:r w:rsidR="005F630D">
              <w:rPr>
                <w:noProof/>
                <w:webHidden/>
              </w:rPr>
              <w:fldChar w:fldCharType="begin"/>
            </w:r>
            <w:r w:rsidR="005F630D">
              <w:rPr>
                <w:noProof/>
                <w:webHidden/>
              </w:rPr>
              <w:instrText xml:space="preserve"> PAGEREF _Toc170144323 \h </w:instrText>
            </w:r>
            <w:r w:rsidR="005F630D">
              <w:rPr>
                <w:noProof/>
                <w:webHidden/>
              </w:rPr>
            </w:r>
            <w:r w:rsidR="005F630D">
              <w:rPr>
                <w:noProof/>
                <w:webHidden/>
              </w:rPr>
              <w:fldChar w:fldCharType="separate"/>
            </w:r>
            <w:r w:rsidR="00E63A2F">
              <w:rPr>
                <w:noProof/>
                <w:webHidden/>
              </w:rPr>
              <w:t>10</w:t>
            </w:r>
            <w:r w:rsidR="005F630D">
              <w:rPr>
                <w:noProof/>
                <w:webHidden/>
              </w:rPr>
              <w:fldChar w:fldCharType="end"/>
            </w:r>
          </w:hyperlink>
        </w:p>
        <w:p w14:paraId="54EF3B66" w14:textId="3D02B5CF" w:rsidR="005F630D" w:rsidRDefault="00000000">
          <w:pPr>
            <w:pStyle w:val="TOC3"/>
            <w:rPr>
              <w:rFonts w:asciiTheme="minorHAnsi" w:eastAsiaTheme="minorEastAsia" w:hAnsiTheme="minorHAnsi"/>
              <w:noProof/>
              <w:sz w:val="24"/>
              <w:szCs w:val="24"/>
            </w:rPr>
          </w:pPr>
          <w:hyperlink w:anchor="_Toc170144324" w:history="1">
            <w:r w:rsidR="005F630D" w:rsidRPr="00120B6C">
              <w:rPr>
                <w:rStyle w:val="Hyperlink"/>
                <w:noProof/>
              </w:rPr>
              <w:t>3.1.2</w:t>
            </w:r>
            <w:r w:rsidR="005F630D">
              <w:rPr>
                <w:rFonts w:asciiTheme="minorHAnsi" w:eastAsiaTheme="minorEastAsia" w:hAnsiTheme="minorHAnsi"/>
                <w:noProof/>
                <w:sz w:val="24"/>
                <w:szCs w:val="24"/>
              </w:rPr>
              <w:tab/>
            </w:r>
            <w:r w:rsidR="005F630D" w:rsidRPr="00120B6C">
              <w:rPr>
                <w:rStyle w:val="Hyperlink"/>
                <w:noProof/>
              </w:rPr>
              <w:t>“3_Distribute”</w:t>
            </w:r>
            <w:r w:rsidR="005F630D">
              <w:rPr>
                <w:noProof/>
                <w:webHidden/>
              </w:rPr>
              <w:tab/>
            </w:r>
            <w:r w:rsidR="005F630D">
              <w:rPr>
                <w:noProof/>
                <w:webHidden/>
              </w:rPr>
              <w:fldChar w:fldCharType="begin"/>
            </w:r>
            <w:r w:rsidR="005F630D">
              <w:rPr>
                <w:noProof/>
                <w:webHidden/>
              </w:rPr>
              <w:instrText xml:space="preserve"> PAGEREF _Toc170144324 \h </w:instrText>
            </w:r>
            <w:r w:rsidR="005F630D">
              <w:rPr>
                <w:noProof/>
                <w:webHidden/>
              </w:rPr>
            </w:r>
            <w:r w:rsidR="005F630D">
              <w:rPr>
                <w:noProof/>
                <w:webHidden/>
              </w:rPr>
              <w:fldChar w:fldCharType="separate"/>
            </w:r>
            <w:r w:rsidR="00E63A2F">
              <w:rPr>
                <w:noProof/>
                <w:webHidden/>
              </w:rPr>
              <w:t>10</w:t>
            </w:r>
            <w:r w:rsidR="005F630D">
              <w:rPr>
                <w:noProof/>
                <w:webHidden/>
              </w:rPr>
              <w:fldChar w:fldCharType="end"/>
            </w:r>
          </w:hyperlink>
        </w:p>
        <w:p w14:paraId="78C68899" w14:textId="700D0377" w:rsidR="005F630D" w:rsidRDefault="00000000">
          <w:pPr>
            <w:pStyle w:val="TOC3"/>
            <w:rPr>
              <w:rFonts w:asciiTheme="minorHAnsi" w:eastAsiaTheme="minorEastAsia" w:hAnsiTheme="minorHAnsi"/>
              <w:noProof/>
              <w:sz w:val="24"/>
              <w:szCs w:val="24"/>
            </w:rPr>
          </w:pPr>
          <w:hyperlink w:anchor="_Toc170144325" w:history="1">
            <w:r w:rsidR="005F630D" w:rsidRPr="00120B6C">
              <w:rPr>
                <w:rStyle w:val="Hyperlink"/>
                <w:noProof/>
              </w:rPr>
              <w:t>3.1.3</w:t>
            </w:r>
            <w:r w:rsidR="005F630D">
              <w:rPr>
                <w:rFonts w:asciiTheme="minorHAnsi" w:eastAsiaTheme="minorEastAsia" w:hAnsiTheme="minorHAnsi"/>
                <w:noProof/>
                <w:sz w:val="24"/>
                <w:szCs w:val="24"/>
              </w:rPr>
              <w:tab/>
            </w:r>
            <w:r w:rsidR="005F630D" w:rsidRPr="00120B6C">
              <w:rPr>
                <w:rStyle w:val="Hyperlink"/>
                <w:noProof/>
              </w:rPr>
              <w:t>“4_ModeChoice”</w:t>
            </w:r>
            <w:r w:rsidR="005F630D">
              <w:rPr>
                <w:noProof/>
                <w:webHidden/>
              </w:rPr>
              <w:tab/>
            </w:r>
            <w:r w:rsidR="005F630D">
              <w:rPr>
                <w:noProof/>
                <w:webHidden/>
              </w:rPr>
              <w:fldChar w:fldCharType="begin"/>
            </w:r>
            <w:r w:rsidR="005F630D">
              <w:rPr>
                <w:noProof/>
                <w:webHidden/>
              </w:rPr>
              <w:instrText xml:space="preserve"> PAGEREF _Toc170144325 \h </w:instrText>
            </w:r>
            <w:r w:rsidR="005F630D">
              <w:rPr>
                <w:noProof/>
                <w:webHidden/>
              </w:rPr>
            </w:r>
            <w:r w:rsidR="005F630D">
              <w:rPr>
                <w:noProof/>
                <w:webHidden/>
              </w:rPr>
              <w:fldChar w:fldCharType="separate"/>
            </w:r>
            <w:r w:rsidR="00E63A2F">
              <w:rPr>
                <w:noProof/>
                <w:webHidden/>
              </w:rPr>
              <w:t>11</w:t>
            </w:r>
            <w:r w:rsidR="005F630D">
              <w:rPr>
                <w:noProof/>
                <w:webHidden/>
              </w:rPr>
              <w:fldChar w:fldCharType="end"/>
            </w:r>
          </w:hyperlink>
        </w:p>
        <w:p w14:paraId="73735FE6" w14:textId="5874B17E" w:rsidR="005F630D" w:rsidRDefault="00000000">
          <w:pPr>
            <w:pStyle w:val="TOC3"/>
            <w:rPr>
              <w:rFonts w:asciiTheme="minorHAnsi" w:eastAsiaTheme="minorEastAsia" w:hAnsiTheme="minorHAnsi"/>
              <w:noProof/>
              <w:sz w:val="24"/>
              <w:szCs w:val="24"/>
            </w:rPr>
          </w:pPr>
          <w:hyperlink w:anchor="_Toc170144326" w:history="1">
            <w:r w:rsidR="005F630D" w:rsidRPr="00120B6C">
              <w:rPr>
                <w:rStyle w:val="Hyperlink"/>
                <w:noProof/>
              </w:rPr>
              <w:t>3.1.4</w:t>
            </w:r>
            <w:r w:rsidR="005F630D">
              <w:rPr>
                <w:rFonts w:asciiTheme="minorHAnsi" w:eastAsiaTheme="minorEastAsia" w:hAnsiTheme="minorHAnsi"/>
                <w:noProof/>
                <w:sz w:val="24"/>
                <w:szCs w:val="24"/>
              </w:rPr>
              <w:tab/>
            </w:r>
            <w:r w:rsidR="005F630D" w:rsidRPr="00120B6C">
              <w:rPr>
                <w:rStyle w:val="Hyperlink"/>
                <w:noProof/>
              </w:rPr>
              <w:t>“5_AssignHwy”</w:t>
            </w:r>
            <w:r w:rsidR="005F630D">
              <w:rPr>
                <w:noProof/>
                <w:webHidden/>
              </w:rPr>
              <w:tab/>
            </w:r>
            <w:r w:rsidR="005F630D">
              <w:rPr>
                <w:noProof/>
                <w:webHidden/>
              </w:rPr>
              <w:fldChar w:fldCharType="begin"/>
            </w:r>
            <w:r w:rsidR="005F630D">
              <w:rPr>
                <w:noProof/>
                <w:webHidden/>
              </w:rPr>
              <w:instrText xml:space="preserve"> PAGEREF _Toc170144326 \h </w:instrText>
            </w:r>
            <w:r w:rsidR="005F630D">
              <w:rPr>
                <w:noProof/>
                <w:webHidden/>
              </w:rPr>
            </w:r>
            <w:r w:rsidR="005F630D">
              <w:rPr>
                <w:noProof/>
                <w:webHidden/>
              </w:rPr>
              <w:fldChar w:fldCharType="separate"/>
            </w:r>
            <w:r w:rsidR="00E63A2F">
              <w:rPr>
                <w:noProof/>
                <w:webHidden/>
              </w:rPr>
              <w:t>11</w:t>
            </w:r>
            <w:r w:rsidR="005F630D">
              <w:rPr>
                <w:noProof/>
                <w:webHidden/>
              </w:rPr>
              <w:fldChar w:fldCharType="end"/>
            </w:r>
          </w:hyperlink>
        </w:p>
        <w:p w14:paraId="2C32E062" w14:textId="53A26D40" w:rsidR="005F630D" w:rsidRDefault="00000000">
          <w:pPr>
            <w:pStyle w:val="TOC3"/>
            <w:rPr>
              <w:rFonts w:asciiTheme="minorHAnsi" w:eastAsiaTheme="minorEastAsia" w:hAnsiTheme="minorHAnsi"/>
              <w:noProof/>
              <w:sz w:val="24"/>
              <w:szCs w:val="24"/>
            </w:rPr>
          </w:pPr>
          <w:hyperlink w:anchor="_Toc170144327" w:history="1">
            <w:r w:rsidR="005F630D" w:rsidRPr="00120B6C">
              <w:rPr>
                <w:rStyle w:val="Hyperlink"/>
                <w:noProof/>
              </w:rPr>
              <w:t>3.1.5</w:t>
            </w:r>
            <w:r w:rsidR="005F630D">
              <w:rPr>
                <w:rFonts w:asciiTheme="minorHAnsi" w:eastAsiaTheme="minorEastAsia" w:hAnsiTheme="minorHAnsi"/>
                <w:noProof/>
                <w:sz w:val="24"/>
                <w:szCs w:val="24"/>
              </w:rPr>
              <w:tab/>
            </w:r>
            <w:r w:rsidR="005F630D" w:rsidRPr="00120B6C">
              <w:rPr>
                <w:rStyle w:val="Hyperlink"/>
                <w:noProof/>
              </w:rPr>
              <w:t>“Scenarios\_default”</w:t>
            </w:r>
            <w:r w:rsidR="005F630D">
              <w:rPr>
                <w:noProof/>
                <w:webHidden/>
              </w:rPr>
              <w:tab/>
            </w:r>
            <w:r w:rsidR="005F630D">
              <w:rPr>
                <w:noProof/>
                <w:webHidden/>
              </w:rPr>
              <w:fldChar w:fldCharType="begin"/>
            </w:r>
            <w:r w:rsidR="005F630D">
              <w:rPr>
                <w:noProof/>
                <w:webHidden/>
              </w:rPr>
              <w:instrText xml:space="preserve"> PAGEREF _Toc170144327 \h </w:instrText>
            </w:r>
            <w:r w:rsidR="005F630D">
              <w:rPr>
                <w:noProof/>
                <w:webHidden/>
              </w:rPr>
            </w:r>
            <w:r w:rsidR="005F630D">
              <w:rPr>
                <w:noProof/>
                <w:webHidden/>
              </w:rPr>
              <w:fldChar w:fldCharType="separate"/>
            </w:r>
            <w:r w:rsidR="00E63A2F">
              <w:rPr>
                <w:noProof/>
                <w:webHidden/>
              </w:rPr>
              <w:t>12</w:t>
            </w:r>
            <w:r w:rsidR="005F630D">
              <w:rPr>
                <w:noProof/>
                <w:webHidden/>
              </w:rPr>
              <w:fldChar w:fldCharType="end"/>
            </w:r>
          </w:hyperlink>
        </w:p>
        <w:p w14:paraId="36D6E3BF" w14:textId="3156AB00" w:rsidR="005F630D" w:rsidRDefault="00000000">
          <w:pPr>
            <w:pStyle w:val="TOC1"/>
            <w:rPr>
              <w:rFonts w:asciiTheme="minorHAnsi" w:eastAsiaTheme="minorEastAsia" w:hAnsiTheme="minorHAnsi"/>
              <w:b w:val="0"/>
              <w:bCs w:val="0"/>
              <w:sz w:val="24"/>
              <w:szCs w:val="24"/>
            </w:rPr>
          </w:pPr>
          <w:hyperlink w:anchor="_Toc170144328" w:history="1">
            <w:r w:rsidR="005F630D" w:rsidRPr="00120B6C">
              <w:rPr>
                <w:rStyle w:val="Hyperlink"/>
              </w:rPr>
              <w:t>4</w:t>
            </w:r>
            <w:r w:rsidR="005F630D">
              <w:rPr>
                <w:rFonts w:asciiTheme="minorHAnsi" w:eastAsiaTheme="minorEastAsia" w:hAnsiTheme="minorHAnsi"/>
                <w:b w:val="0"/>
                <w:bCs w:val="0"/>
                <w:sz w:val="24"/>
                <w:szCs w:val="24"/>
              </w:rPr>
              <w:tab/>
            </w:r>
            <w:r w:rsidR="005F630D" w:rsidRPr="00120B6C">
              <w:rPr>
                <w:rStyle w:val="Hyperlink"/>
              </w:rPr>
              <w:t>v901-patch1 Update (2024-04-30)</w:t>
            </w:r>
            <w:r w:rsidR="005F630D">
              <w:rPr>
                <w:webHidden/>
              </w:rPr>
              <w:tab/>
            </w:r>
            <w:r w:rsidR="005F630D">
              <w:rPr>
                <w:webHidden/>
              </w:rPr>
              <w:fldChar w:fldCharType="begin"/>
            </w:r>
            <w:r w:rsidR="005F630D">
              <w:rPr>
                <w:webHidden/>
              </w:rPr>
              <w:instrText xml:space="preserve"> PAGEREF _Toc170144328 \h </w:instrText>
            </w:r>
            <w:r w:rsidR="005F630D">
              <w:rPr>
                <w:webHidden/>
              </w:rPr>
            </w:r>
            <w:r w:rsidR="005F630D">
              <w:rPr>
                <w:webHidden/>
              </w:rPr>
              <w:fldChar w:fldCharType="separate"/>
            </w:r>
            <w:r w:rsidR="00E63A2F">
              <w:rPr>
                <w:webHidden/>
              </w:rPr>
              <w:t>13</w:t>
            </w:r>
            <w:r w:rsidR="005F630D">
              <w:rPr>
                <w:webHidden/>
              </w:rPr>
              <w:fldChar w:fldCharType="end"/>
            </w:r>
          </w:hyperlink>
        </w:p>
        <w:p w14:paraId="6CEBEF8D" w14:textId="22AFE06E" w:rsidR="005F630D" w:rsidRDefault="00000000">
          <w:pPr>
            <w:pStyle w:val="TOC2"/>
            <w:rPr>
              <w:rFonts w:asciiTheme="minorHAnsi" w:eastAsiaTheme="minorEastAsia" w:hAnsiTheme="minorHAnsi"/>
              <w:noProof/>
              <w:sz w:val="24"/>
              <w:szCs w:val="24"/>
            </w:rPr>
          </w:pPr>
          <w:hyperlink w:anchor="_Toc170144329" w:history="1">
            <w:r w:rsidR="005F630D" w:rsidRPr="00120B6C">
              <w:rPr>
                <w:rStyle w:val="Hyperlink"/>
                <w:noProof/>
              </w:rPr>
              <w:t>4.1</w:t>
            </w:r>
            <w:r w:rsidR="005F630D">
              <w:rPr>
                <w:rFonts w:asciiTheme="minorHAnsi" w:eastAsiaTheme="minorEastAsia" w:hAnsiTheme="minorHAnsi"/>
                <w:noProof/>
                <w:sz w:val="24"/>
                <w:szCs w:val="24"/>
              </w:rPr>
              <w:tab/>
            </w:r>
            <w:r w:rsidR="005F630D" w:rsidRPr="00120B6C">
              <w:rPr>
                <w:rStyle w:val="Hyperlink"/>
                <w:noProof/>
              </w:rPr>
              <w:t>Changes to Input Files</w:t>
            </w:r>
            <w:r w:rsidR="005F630D">
              <w:rPr>
                <w:noProof/>
                <w:webHidden/>
              </w:rPr>
              <w:tab/>
            </w:r>
            <w:r w:rsidR="005F630D">
              <w:rPr>
                <w:noProof/>
                <w:webHidden/>
              </w:rPr>
              <w:fldChar w:fldCharType="begin"/>
            </w:r>
            <w:r w:rsidR="005F630D">
              <w:rPr>
                <w:noProof/>
                <w:webHidden/>
              </w:rPr>
              <w:instrText xml:space="preserve"> PAGEREF _Toc170144329 \h </w:instrText>
            </w:r>
            <w:r w:rsidR="005F630D">
              <w:rPr>
                <w:noProof/>
                <w:webHidden/>
              </w:rPr>
            </w:r>
            <w:r w:rsidR="005F630D">
              <w:rPr>
                <w:noProof/>
                <w:webHidden/>
              </w:rPr>
              <w:fldChar w:fldCharType="separate"/>
            </w:r>
            <w:r w:rsidR="00E63A2F">
              <w:rPr>
                <w:noProof/>
                <w:webHidden/>
              </w:rPr>
              <w:t>13</w:t>
            </w:r>
            <w:r w:rsidR="005F630D">
              <w:rPr>
                <w:noProof/>
                <w:webHidden/>
              </w:rPr>
              <w:fldChar w:fldCharType="end"/>
            </w:r>
          </w:hyperlink>
        </w:p>
        <w:p w14:paraId="3251D3E8" w14:textId="00BACFBF" w:rsidR="005F630D" w:rsidRDefault="00000000">
          <w:pPr>
            <w:pStyle w:val="TOC1"/>
            <w:rPr>
              <w:rFonts w:asciiTheme="minorHAnsi" w:eastAsiaTheme="minorEastAsia" w:hAnsiTheme="minorHAnsi"/>
              <w:b w:val="0"/>
              <w:bCs w:val="0"/>
              <w:sz w:val="24"/>
              <w:szCs w:val="24"/>
            </w:rPr>
          </w:pPr>
          <w:hyperlink w:anchor="_Toc170144330" w:history="1">
            <w:r w:rsidR="005F630D" w:rsidRPr="00120B6C">
              <w:rPr>
                <w:rStyle w:val="Hyperlink"/>
              </w:rPr>
              <w:t>5</w:t>
            </w:r>
            <w:r w:rsidR="005F630D">
              <w:rPr>
                <w:rFonts w:asciiTheme="minorHAnsi" w:eastAsiaTheme="minorEastAsia" w:hAnsiTheme="minorHAnsi"/>
                <w:b w:val="0"/>
                <w:bCs w:val="0"/>
                <w:sz w:val="24"/>
                <w:szCs w:val="24"/>
              </w:rPr>
              <w:tab/>
            </w:r>
            <w:r w:rsidR="005F630D" w:rsidRPr="00120B6C">
              <w:rPr>
                <w:rStyle w:val="Hyperlink"/>
              </w:rPr>
              <w:t>v901-patch2 Update (2024-06-24)</w:t>
            </w:r>
            <w:r w:rsidR="005F630D">
              <w:rPr>
                <w:webHidden/>
              </w:rPr>
              <w:tab/>
            </w:r>
            <w:r w:rsidR="005F630D">
              <w:rPr>
                <w:webHidden/>
              </w:rPr>
              <w:fldChar w:fldCharType="begin"/>
            </w:r>
            <w:r w:rsidR="005F630D">
              <w:rPr>
                <w:webHidden/>
              </w:rPr>
              <w:instrText xml:space="preserve"> PAGEREF _Toc170144330 \h </w:instrText>
            </w:r>
            <w:r w:rsidR="005F630D">
              <w:rPr>
                <w:webHidden/>
              </w:rPr>
            </w:r>
            <w:r w:rsidR="005F630D">
              <w:rPr>
                <w:webHidden/>
              </w:rPr>
              <w:fldChar w:fldCharType="separate"/>
            </w:r>
            <w:r w:rsidR="00E63A2F">
              <w:rPr>
                <w:webHidden/>
              </w:rPr>
              <w:t>14</w:t>
            </w:r>
            <w:r w:rsidR="005F630D">
              <w:rPr>
                <w:webHidden/>
              </w:rPr>
              <w:fldChar w:fldCharType="end"/>
            </w:r>
          </w:hyperlink>
        </w:p>
        <w:p w14:paraId="083B437A" w14:textId="0C18473A" w:rsidR="005F630D" w:rsidRDefault="00000000">
          <w:pPr>
            <w:pStyle w:val="TOC2"/>
            <w:rPr>
              <w:rFonts w:asciiTheme="minorHAnsi" w:eastAsiaTheme="minorEastAsia" w:hAnsiTheme="minorHAnsi"/>
              <w:noProof/>
              <w:sz w:val="24"/>
              <w:szCs w:val="24"/>
            </w:rPr>
          </w:pPr>
          <w:hyperlink w:anchor="_Toc170144331" w:history="1">
            <w:r w:rsidR="005F630D" w:rsidRPr="00120B6C">
              <w:rPr>
                <w:rStyle w:val="Hyperlink"/>
                <w:noProof/>
              </w:rPr>
              <w:t>5.1</w:t>
            </w:r>
            <w:r w:rsidR="005F630D">
              <w:rPr>
                <w:rFonts w:asciiTheme="minorHAnsi" w:eastAsiaTheme="minorEastAsia" w:hAnsiTheme="minorHAnsi"/>
                <w:noProof/>
                <w:sz w:val="24"/>
                <w:szCs w:val="24"/>
              </w:rPr>
              <w:tab/>
            </w:r>
            <w:r w:rsidR="005F630D" w:rsidRPr="00120B6C">
              <w:rPr>
                <w:rStyle w:val="Hyperlink"/>
                <w:noProof/>
              </w:rPr>
              <w:t>Changes to Input Files</w:t>
            </w:r>
            <w:r w:rsidR="005F630D">
              <w:rPr>
                <w:noProof/>
                <w:webHidden/>
              </w:rPr>
              <w:tab/>
            </w:r>
            <w:r w:rsidR="005F630D">
              <w:rPr>
                <w:noProof/>
                <w:webHidden/>
              </w:rPr>
              <w:fldChar w:fldCharType="begin"/>
            </w:r>
            <w:r w:rsidR="005F630D">
              <w:rPr>
                <w:noProof/>
                <w:webHidden/>
              </w:rPr>
              <w:instrText xml:space="preserve"> PAGEREF _Toc170144331 \h </w:instrText>
            </w:r>
            <w:r w:rsidR="005F630D">
              <w:rPr>
                <w:noProof/>
                <w:webHidden/>
              </w:rPr>
            </w:r>
            <w:r w:rsidR="005F630D">
              <w:rPr>
                <w:noProof/>
                <w:webHidden/>
              </w:rPr>
              <w:fldChar w:fldCharType="separate"/>
            </w:r>
            <w:r w:rsidR="00E63A2F">
              <w:rPr>
                <w:noProof/>
                <w:webHidden/>
              </w:rPr>
              <w:t>14</w:t>
            </w:r>
            <w:r w:rsidR="005F630D">
              <w:rPr>
                <w:noProof/>
                <w:webHidden/>
              </w:rPr>
              <w:fldChar w:fldCharType="end"/>
            </w:r>
          </w:hyperlink>
        </w:p>
        <w:p w14:paraId="407FDE4E" w14:textId="64984AC7" w:rsidR="004561CC" w:rsidRPr="00B52143" w:rsidRDefault="00AF1333" w:rsidP="00B52143">
          <w:pPr>
            <w:spacing w:before="0" w:after="0" w:line="240" w:lineRule="auto"/>
          </w:pPr>
          <w:r>
            <w:rPr>
              <w:noProof/>
            </w:rPr>
            <w:fldChar w:fldCharType="end"/>
          </w:r>
        </w:p>
      </w:sdtContent>
    </w:sdt>
    <w:p w14:paraId="12DE5FFE" w14:textId="0EC44887" w:rsidR="000A494B" w:rsidRDefault="000A494B">
      <w:r>
        <w:br w:type="page"/>
      </w:r>
    </w:p>
    <w:p w14:paraId="7931E40D" w14:textId="77777777" w:rsidR="00D16DF8" w:rsidRDefault="00D16DF8" w:rsidP="007D2BAB">
      <w:pPr>
        <w:pStyle w:val="TOCHeading"/>
      </w:pPr>
      <w:r>
        <w:lastRenderedPageBreak/>
        <w:t>List of Figures</w:t>
      </w:r>
    </w:p>
    <w:p w14:paraId="2121E667" w14:textId="797BEDBB" w:rsidR="00636B2E" w:rsidRDefault="0003486E">
      <w:pPr>
        <w:pStyle w:val="TableofFigures"/>
        <w:rPr>
          <w:rFonts w:asciiTheme="minorHAnsi" w:eastAsiaTheme="minorEastAsia" w:hAnsiTheme="minorHAnsi"/>
          <w:noProof/>
          <w:sz w:val="22"/>
        </w:rPr>
      </w:pPr>
      <w:r>
        <w:fldChar w:fldCharType="begin"/>
      </w:r>
      <w:r>
        <w:instrText xml:space="preserve"> TOC \h \z \c "Figure" </w:instrText>
      </w:r>
      <w:r>
        <w:fldChar w:fldCharType="separate"/>
      </w:r>
      <w:r w:rsidR="00000000">
        <w:fldChar w:fldCharType="begin"/>
      </w:r>
      <w:r w:rsidR="00000000">
        <w:instrText>HYPERLINK \l "_Toc164840636"</w:instrText>
      </w:r>
      <w:r w:rsidR="00000000">
        <w:fldChar w:fldCharType="separate"/>
      </w:r>
      <w:r w:rsidR="00636B2E" w:rsidRPr="00FD3087">
        <w:rPr>
          <w:rStyle w:val="Hyperlink"/>
          <w:noProof/>
        </w:rPr>
        <w:t>Figure 2.1 TAZs with Undevelopable Acres</w:t>
      </w:r>
      <w:r w:rsidR="00636B2E">
        <w:rPr>
          <w:noProof/>
          <w:webHidden/>
        </w:rPr>
        <w:tab/>
      </w:r>
      <w:r w:rsidR="00636B2E">
        <w:rPr>
          <w:noProof/>
          <w:webHidden/>
        </w:rPr>
        <w:fldChar w:fldCharType="begin"/>
      </w:r>
      <w:r w:rsidR="00636B2E">
        <w:rPr>
          <w:noProof/>
          <w:webHidden/>
        </w:rPr>
        <w:instrText xml:space="preserve"> PAGEREF _Toc164840636 \h </w:instrText>
      </w:r>
      <w:r w:rsidR="00636B2E">
        <w:rPr>
          <w:noProof/>
          <w:webHidden/>
        </w:rPr>
      </w:r>
      <w:r w:rsidR="00636B2E">
        <w:rPr>
          <w:noProof/>
          <w:webHidden/>
        </w:rPr>
        <w:fldChar w:fldCharType="separate"/>
      </w:r>
      <w:ins w:id="0" w:author="Chris Day" w:date="2024-06-25T17:26:00Z" w16du:dateUtc="2024-06-25T23:26:00Z">
        <w:r w:rsidR="00E63A2F">
          <w:rPr>
            <w:noProof/>
            <w:webHidden/>
          </w:rPr>
          <w:t>2</w:t>
        </w:r>
      </w:ins>
      <w:del w:id="1" w:author="Chris Day" w:date="2024-06-25T17:26:00Z" w16du:dateUtc="2024-06-25T23:26:00Z">
        <w:r w:rsidR="00747480" w:rsidDel="00E63A2F">
          <w:rPr>
            <w:noProof/>
            <w:webHidden/>
          </w:rPr>
          <w:delText>3</w:delText>
        </w:r>
      </w:del>
      <w:r w:rsidR="00636B2E">
        <w:rPr>
          <w:noProof/>
          <w:webHidden/>
        </w:rPr>
        <w:fldChar w:fldCharType="end"/>
      </w:r>
      <w:r w:rsidR="00000000">
        <w:rPr>
          <w:noProof/>
        </w:rPr>
        <w:fldChar w:fldCharType="end"/>
      </w:r>
    </w:p>
    <w:p w14:paraId="2C90C101" w14:textId="407CF1FC" w:rsidR="00636B2E" w:rsidRDefault="00000000">
      <w:pPr>
        <w:pStyle w:val="TableofFigures"/>
        <w:rPr>
          <w:rFonts w:asciiTheme="minorHAnsi" w:eastAsiaTheme="minorEastAsia" w:hAnsiTheme="minorHAnsi"/>
          <w:noProof/>
          <w:sz w:val="22"/>
        </w:rPr>
      </w:pPr>
      <w:hyperlink w:anchor="_Toc164840637" w:history="1">
        <w:r w:rsidR="00636B2E" w:rsidRPr="00FD3087">
          <w:rPr>
            <w:rStyle w:val="Hyperlink"/>
            <w:noProof/>
          </w:rPr>
          <w:t>Figure 2.2 New Highway Nodes &amp; Links (blue)</w:t>
        </w:r>
        <w:r w:rsidR="00636B2E">
          <w:rPr>
            <w:noProof/>
            <w:webHidden/>
          </w:rPr>
          <w:tab/>
        </w:r>
        <w:r w:rsidR="00636B2E">
          <w:rPr>
            <w:noProof/>
            <w:webHidden/>
          </w:rPr>
          <w:fldChar w:fldCharType="begin"/>
        </w:r>
        <w:r w:rsidR="00636B2E">
          <w:rPr>
            <w:noProof/>
            <w:webHidden/>
          </w:rPr>
          <w:instrText xml:space="preserve"> PAGEREF _Toc164840637 \h </w:instrText>
        </w:r>
        <w:r w:rsidR="00636B2E">
          <w:rPr>
            <w:noProof/>
            <w:webHidden/>
          </w:rPr>
        </w:r>
        <w:r w:rsidR="00636B2E">
          <w:rPr>
            <w:noProof/>
            <w:webHidden/>
          </w:rPr>
          <w:fldChar w:fldCharType="separate"/>
        </w:r>
        <w:r w:rsidR="00E63A2F">
          <w:rPr>
            <w:noProof/>
            <w:webHidden/>
          </w:rPr>
          <w:t>6</w:t>
        </w:r>
        <w:r w:rsidR="00636B2E">
          <w:rPr>
            <w:noProof/>
            <w:webHidden/>
          </w:rPr>
          <w:fldChar w:fldCharType="end"/>
        </w:r>
      </w:hyperlink>
    </w:p>
    <w:p w14:paraId="4849170F" w14:textId="2C12A953" w:rsidR="00636B2E" w:rsidRDefault="00000000">
      <w:pPr>
        <w:pStyle w:val="TableofFigures"/>
        <w:rPr>
          <w:rFonts w:asciiTheme="minorHAnsi" w:eastAsiaTheme="minorEastAsia" w:hAnsiTheme="minorHAnsi"/>
          <w:noProof/>
          <w:sz w:val="22"/>
        </w:rPr>
      </w:pPr>
      <w:hyperlink w:anchor="_Toc164840638" w:history="1">
        <w:r w:rsidR="00636B2E" w:rsidRPr="00FD3087">
          <w:rPr>
            <w:rStyle w:val="Hyperlink"/>
            <w:noProof/>
          </w:rPr>
          <w:t>Figure 2.3 Highway Links with New or Adjusted SEGID Value (blue)</w:t>
        </w:r>
        <w:r w:rsidR="00636B2E">
          <w:rPr>
            <w:noProof/>
            <w:webHidden/>
          </w:rPr>
          <w:tab/>
        </w:r>
        <w:r w:rsidR="00636B2E">
          <w:rPr>
            <w:noProof/>
            <w:webHidden/>
          </w:rPr>
          <w:fldChar w:fldCharType="begin"/>
        </w:r>
        <w:r w:rsidR="00636B2E">
          <w:rPr>
            <w:noProof/>
            <w:webHidden/>
          </w:rPr>
          <w:instrText xml:space="preserve"> PAGEREF _Toc164840638 \h </w:instrText>
        </w:r>
        <w:r w:rsidR="00636B2E">
          <w:rPr>
            <w:noProof/>
            <w:webHidden/>
          </w:rPr>
        </w:r>
        <w:r w:rsidR="00636B2E">
          <w:rPr>
            <w:noProof/>
            <w:webHidden/>
          </w:rPr>
          <w:fldChar w:fldCharType="separate"/>
        </w:r>
        <w:r w:rsidR="00E63A2F">
          <w:rPr>
            <w:noProof/>
            <w:webHidden/>
          </w:rPr>
          <w:t>8</w:t>
        </w:r>
        <w:r w:rsidR="00636B2E">
          <w:rPr>
            <w:noProof/>
            <w:webHidden/>
          </w:rPr>
          <w:fldChar w:fldCharType="end"/>
        </w:r>
      </w:hyperlink>
    </w:p>
    <w:p w14:paraId="0AF0D2D7" w14:textId="3706702B" w:rsidR="00D16DF8" w:rsidRPr="00D16DF8" w:rsidRDefault="0003486E" w:rsidP="00D16DF8">
      <w:r>
        <w:fldChar w:fldCharType="end"/>
      </w:r>
    </w:p>
    <w:p w14:paraId="447467F4" w14:textId="55DC22DA" w:rsidR="00D16DF8" w:rsidRDefault="00D16DF8">
      <w:pPr>
        <w:spacing w:before="0" w:after="160"/>
        <w:rPr>
          <w:rFonts w:eastAsiaTheme="majorEastAsia" w:cstheme="majorBidi"/>
          <w:b/>
          <w:color w:val="103A60"/>
          <w:kern w:val="0"/>
          <w:sz w:val="56"/>
          <w:szCs w:val="32"/>
          <w14:ligatures w14:val="none"/>
        </w:rPr>
      </w:pPr>
      <w:r>
        <w:br w:type="page"/>
      </w:r>
    </w:p>
    <w:p w14:paraId="4705DF99" w14:textId="07FB0827" w:rsidR="00D16DF8" w:rsidRDefault="00D16DF8" w:rsidP="007D2BAB">
      <w:pPr>
        <w:pStyle w:val="TOCHeading"/>
      </w:pPr>
      <w:r>
        <w:lastRenderedPageBreak/>
        <w:t>List of Tables</w:t>
      </w:r>
    </w:p>
    <w:p w14:paraId="07E2017C" w14:textId="28A7A5DC" w:rsidR="00636B2E" w:rsidRDefault="0003486E">
      <w:pPr>
        <w:pStyle w:val="TableofFigures"/>
        <w:rPr>
          <w:rFonts w:asciiTheme="minorHAnsi" w:eastAsiaTheme="minorEastAsia" w:hAnsiTheme="minorHAnsi"/>
          <w:noProof/>
          <w:sz w:val="22"/>
        </w:rPr>
      </w:pPr>
      <w:r>
        <w:fldChar w:fldCharType="begin"/>
      </w:r>
      <w:r>
        <w:instrText xml:space="preserve"> TOC \h \z \c "Table" </w:instrText>
      </w:r>
      <w:r>
        <w:fldChar w:fldCharType="separate"/>
      </w:r>
      <w:hyperlink w:anchor="_Toc164840639" w:history="1">
        <w:r w:rsidR="00636B2E" w:rsidRPr="008558F5">
          <w:rPr>
            <w:rStyle w:val="Hyperlink"/>
            <w:noProof/>
          </w:rPr>
          <w:t>Table 2.1 Percentage of SEGID Changes by County</w:t>
        </w:r>
        <w:r w:rsidR="00636B2E">
          <w:rPr>
            <w:noProof/>
            <w:webHidden/>
          </w:rPr>
          <w:tab/>
        </w:r>
        <w:r w:rsidR="00636B2E">
          <w:rPr>
            <w:noProof/>
            <w:webHidden/>
          </w:rPr>
          <w:fldChar w:fldCharType="begin"/>
        </w:r>
        <w:r w:rsidR="00636B2E">
          <w:rPr>
            <w:noProof/>
            <w:webHidden/>
          </w:rPr>
          <w:instrText xml:space="preserve"> PAGEREF _Toc164840639 \h </w:instrText>
        </w:r>
        <w:r w:rsidR="00636B2E">
          <w:rPr>
            <w:noProof/>
            <w:webHidden/>
          </w:rPr>
        </w:r>
        <w:r w:rsidR="00636B2E">
          <w:rPr>
            <w:noProof/>
            <w:webHidden/>
          </w:rPr>
          <w:fldChar w:fldCharType="separate"/>
        </w:r>
        <w:r w:rsidR="00E63A2F">
          <w:rPr>
            <w:noProof/>
            <w:webHidden/>
          </w:rPr>
          <w:t>7</w:t>
        </w:r>
        <w:r w:rsidR="00636B2E">
          <w:rPr>
            <w:noProof/>
            <w:webHidden/>
          </w:rPr>
          <w:fldChar w:fldCharType="end"/>
        </w:r>
      </w:hyperlink>
    </w:p>
    <w:p w14:paraId="12AB18DD" w14:textId="045FB26A" w:rsidR="00E32BD3" w:rsidRDefault="0003486E" w:rsidP="00B52143">
      <w:pPr>
        <w:spacing w:before="0"/>
        <w:sectPr w:rsidR="00E32BD3" w:rsidSect="00B2202B">
          <w:headerReference w:type="even" r:id="rId8"/>
          <w:headerReference w:type="default" r:id="rId9"/>
          <w:footerReference w:type="default" r:id="rId10"/>
          <w:headerReference w:type="first" r:id="rId11"/>
          <w:type w:val="continuous"/>
          <w:pgSz w:w="12240" w:h="15840"/>
          <w:pgMar w:top="1440" w:right="1440" w:bottom="1440" w:left="1440" w:header="720" w:footer="720" w:gutter="0"/>
          <w:pgNumType w:fmt="lowerRoman" w:start="1"/>
          <w:cols w:space="720"/>
          <w:titlePg/>
          <w:docGrid w:linePitch="360"/>
        </w:sectPr>
      </w:pPr>
      <w:r>
        <w:fldChar w:fldCharType="end"/>
      </w:r>
    </w:p>
    <w:p w14:paraId="0857E4BB" w14:textId="17A48891" w:rsidR="00BD556C" w:rsidRDefault="00BD556C" w:rsidP="007D2BAB">
      <w:pPr>
        <w:pStyle w:val="Heading1"/>
      </w:pPr>
      <w:bookmarkStart w:id="2" w:name="_Toc170144306"/>
      <w:bookmarkStart w:id="3" w:name="_Toc144887745"/>
      <w:bookmarkStart w:id="4" w:name="_Toc144887881"/>
      <w:bookmarkStart w:id="5" w:name="_Ref144899808"/>
      <w:bookmarkStart w:id="6" w:name="_Ref144900176"/>
      <w:r>
        <w:lastRenderedPageBreak/>
        <w:t>Overview</w:t>
      </w:r>
      <w:bookmarkEnd w:id="2"/>
    </w:p>
    <w:p w14:paraId="34E83F59" w14:textId="16E9E1F2" w:rsidR="00EB122B" w:rsidRDefault="00261F40" w:rsidP="00EB122B">
      <w:pPr>
        <w:pStyle w:val="BodyText"/>
      </w:pPr>
      <w:r>
        <w:t xml:space="preserve">Version </w:t>
      </w:r>
      <w:r w:rsidR="009C08D3">
        <w:t>9.0.1</w:t>
      </w:r>
      <w:r>
        <w:t xml:space="preserve"> is a minor update to the Wasatch Front Travel Demand Model. The model processes and parameters</w:t>
      </w:r>
      <w:r w:rsidRPr="00261F40">
        <w:t xml:space="preserve"> </w:t>
      </w:r>
      <w:r>
        <w:t xml:space="preserve">are the same as version 9.0.0. Minor changes were made to a few of the primary input files and </w:t>
      </w:r>
      <w:r w:rsidR="00EB122B">
        <w:t xml:space="preserve">to the model scripts. These changes were primarily to fix </w:t>
      </w:r>
      <w:r w:rsidR="00CC3C76">
        <w:t xml:space="preserve">issues </w:t>
      </w:r>
      <w:r w:rsidR="00EB122B">
        <w:t xml:space="preserve">in </w:t>
      </w:r>
      <w:r w:rsidR="00F56519">
        <w:t>data</w:t>
      </w:r>
      <w:r w:rsidR="003F0D1E">
        <w:t xml:space="preserve"> and </w:t>
      </w:r>
      <w:r w:rsidR="00EB122B">
        <w:t xml:space="preserve">calculations or to further enhance the model’s </w:t>
      </w:r>
      <w:r w:rsidR="00F56519">
        <w:t xml:space="preserve">capability or </w:t>
      </w:r>
      <w:r w:rsidR="00EB122B">
        <w:t xml:space="preserve">reporting. It is not anticipated that the changes made to the model </w:t>
      </w:r>
      <w:r w:rsidR="00F56519">
        <w:t>would</w:t>
      </w:r>
      <w:r w:rsidR="00EB122B">
        <w:t xml:space="preserve"> affect project decisions</w:t>
      </w:r>
      <w:r w:rsidR="00F56519">
        <w:t>. However, model users should verify this for individual projects</w:t>
      </w:r>
      <w:r w:rsidR="00EB122B">
        <w:t>.</w:t>
      </w:r>
    </w:p>
    <w:p w14:paraId="20B5F96F" w14:textId="59793EE1" w:rsidR="00391EB6" w:rsidRDefault="00855503" w:rsidP="00391EB6">
      <w:r>
        <w:t>Changes to</w:t>
      </w:r>
      <w:r w:rsidR="00F56519">
        <w:t xml:space="preserve"> the model inputs </w:t>
      </w:r>
      <w:r w:rsidR="00F56519" w:rsidRPr="004B6DD7">
        <w:t>in version 9.0.1</w:t>
      </w:r>
      <w:r>
        <w:t xml:space="preserve"> include</w:t>
      </w:r>
      <w:r w:rsidR="00F56519">
        <w:t xml:space="preserve"> minor updates</w:t>
      </w:r>
      <w:r w:rsidR="003F0D1E">
        <w:t xml:space="preserve"> </w:t>
      </w:r>
      <w:r>
        <w:t xml:space="preserve">made </w:t>
      </w:r>
      <w:r w:rsidR="00F56519">
        <w:t>to the TAZ shapefile and transit networks</w:t>
      </w:r>
      <w:r w:rsidR="003F0D1E">
        <w:t>. M</w:t>
      </w:r>
      <w:r w:rsidR="00F56519">
        <w:t>ore significant u</w:t>
      </w:r>
      <w:r w:rsidR="004B6DD7" w:rsidRPr="004B6DD7">
        <w:t xml:space="preserve">pdates </w:t>
      </w:r>
      <w:r w:rsidR="003F0D1E">
        <w:t xml:space="preserve">were made </w:t>
      </w:r>
      <w:r w:rsidR="004B6DD7" w:rsidRPr="004B6DD7">
        <w:t>to the highway network</w:t>
      </w:r>
      <w:r w:rsidR="00F56519">
        <w:t xml:space="preserve"> and </w:t>
      </w:r>
      <w:r w:rsidR="004B6DD7" w:rsidRPr="004B6DD7">
        <w:t>segment shapefile</w:t>
      </w:r>
      <w:r w:rsidR="003F0D1E">
        <w:t xml:space="preserve">. </w:t>
      </w:r>
      <w:r w:rsidR="004B6DD7" w:rsidRPr="004B6DD7">
        <w:t xml:space="preserve">The updates to the highway network include </w:t>
      </w:r>
      <w:r w:rsidR="003F0D1E">
        <w:t>changing the network geometry and</w:t>
      </w:r>
      <w:r>
        <w:t xml:space="preserve"> link/node structure</w:t>
      </w:r>
      <w:r w:rsidR="003F0D1E">
        <w:t xml:space="preserve"> to align with the </w:t>
      </w:r>
      <w:r>
        <w:t>updated</w:t>
      </w:r>
      <w:r w:rsidR="003F0D1E">
        <w:t xml:space="preserve"> planning segments, </w:t>
      </w:r>
      <w:r>
        <w:t xml:space="preserve">correcting issues in project coding and zone connection, </w:t>
      </w:r>
      <w:r w:rsidR="003F0D1E">
        <w:t xml:space="preserve">and </w:t>
      </w:r>
      <w:r w:rsidR="004B6DD7" w:rsidRPr="004B6DD7">
        <w:t xml:space="preserve">general maintenance. The updates to the segment shapefile include additional segments, </w:t>
      </w:r>
      <w:r w:rsidR="00391EB6">
        <w:t>deleted segments</w:t>
      </w:r>
      <w:r w:rsidR="00870927">
        <w:t xml:space="preserve">, </w:t>
      </w:r>
      <w:r w:rsidR="00CC3C76">
        <w:t>field reordering</w:t>
      </w:r>
      <w:r w:rsidR="004B6DD7" w:rsidRPr="004B6DD7">
        <w:t xml:space="preserve">, </w:t>
      </w:r>
      <w:r w:rsidR="003F0D1E" w:rsidRPr="004B6DD7">
        <w:t xml:space="preserve">and </w:t>
      </w:r>
      <w:r w:rsidR="004B6DD7" w:rsidRPr="004B6DD7">
        <w:t xml:space="preserve">various </w:t>
      </w:r>
      <w:r w:rsidR="00870927">
        <w:t xml:space="preserve">segment </w:t>
      </w:r>
      <w:r w:rsidR="004B6DD7" w:rsidRPr="004B6DD7">
        <w:t xml:space="preserve">realignments. </w:t>
      </w:r>
      <w:r w:rsidR="00D614DB">
        <w:t>Because of the large number of edits made to the highway network link/node structure and to the segment shapefile, network and segment related reporting in version 9.0.1 are not backward compatible with version 9.0.0.</w:t>
      </w:r>
    </w:p>
    <w:p w14:paraId="79DAD1B9" w14:textId="68CF74E3" w:rsidR="00855503" w:rsidRDefault="00855503" w:rsidP="007224E4">
      <w:r>
        <w:t>C</w:t>
      </w:r>
      <w:r w:rsidR="00391EB6">
        <w:t xml:space="preserve">hanges made to the </w:t>
      </w:r>
      <w:r>
        <w:t>model scripts in version 9.0.1</w:t>
      </w:r>
      <w:r w:rsidR="00391EB6">
        <w:t xml:space="preserve"> </w:t>
      </w:r>
      <w:r>
        <w:t xml:space="preserve">include edits for minor </w:t>
      </w:r>
      <w:r w:rsidR="00CC3C76">
        <w:t>issue resolution</w:t>
      </w:r>
      <w:r w:rsidR="00391EB6">
        <w:t xml:space="preserve">, file renaming, and various cleanup items meant to improve the model’s capability and cleanliness. </w:t>
      </w:r>
    </w:p>
    <w:p w14:paraId="408EEFE8" w14:textId="77777777" w:rsidR="00D60E8C" w:rsidRDefault="00D60E8C">
      <w:pPr>
        <w:spacing w:before="0" w:after="160"/>
        <w:rPr>
          <w:rFonts w:eastAsiaTheme="majorEastAsia" w:cstheme="majorBidi"/>
          <w:b/>
          <w:color w:val="103A60"/>
          <w:sz w:val="52"/>
          <w:szCs w:val="32"/>
        </w:rPr>
      </w:pPr>
      <w:r>
        <w:br w:type="page"/>
      </w:r>
    </w:p>
    <w:p w14:paraId="58DAC6D0" w14:textId="46967132" w:rsidR="007D2BAB" w:rsidRDefault="007D2BAB" w:rsidP="007D2BAB">
      <w:pPr>
        <w:pStyle w:val="Heading1"/>
      </w:pPr>
      <w:bookmarkStart w:id="7" w:name="_Toc170144307"/>
      <w:r>
        <w:lastRenderedPageBreak/>
        <w:t>Changes To Input Files</w:t>
      </w:r>
      <w:bookmarkEnd w:id="7"/>
    </w:p>
    <w:p w14:paraId="35F1C84C" w14:textId="50A02997" w:rsidR="008B7706" w:rsidRDefault="008B7706" w:rsidP="006A696B">
      <w:pPr>
        <w:pStyle w:val="Heading2"/>
      </w:pPr>
      <w:bookmarkStart w:id="8" w:name="_Toc144389213"/>
      <w:bookmarkStart w:id="9" w:name="_Toc144887776"/>
      <w:bookmarkStart w:id="10" w:name="_Toc144887912"/>
      <w:bookmarkStart w:id="11" w:name="_Toc170144308"/>
      <w:bookmarkStart w:id="12" w:name="traffic-analysis-zones-taz"/>
      <w:r>
        <w:t>Traffic Analysis Zone</w:t>
      </w:r>
      <w:bookmarkEnd w:id="8"/>
      <w:bookmarkEnd w:id="9"/>
      <w:bookmarkEnd w:id="10"/>
      <w:bookmarkEnd w:id="11"/>
    </w:p>
    <w:p w14:paraId="18EB0757" w14:textId="429C4FD0" w:rsidR="0067768E" w:rsidRDefault="0067768E" w:rsidP="0083275C">
      <w:pPr>
        <w:pStyle w:val="Heading3"/>
      </w:pPr>
      <w:bookmarkStart w:id="13" w:name="_Toc170144309"/>
      <w:bookmarkStart w:id="14" w:name="additions-to-the-1_inputs1_taz-folder"/>
      <w:r>
        <w:t>Changes to TAZ Attributes</w:t>
      </w:r>
      <w:bookmarkEnd w:id="13"/>
    </w:p>
    <w:p w14:paraId="1B0C9AF1" w14:textId="5B5786B3" w:rsidR="0067768E" w:rsidRDefault="006B48DC" w:rsidP="0067768E">
      <w:r>
        <w:t>The following attributes in the TAZ shapefile were updated</w:t>
      </w:r>
      <w:r w:rsidR="00625D01">
        <w:t xml:space="preserve"> (n</w:t>
      </w:r>
      <w:r>
        <w:t xml:space="preserve">ote, TAZ geometry </w:t>
      </w:r>
      <w:r w:rsidR="00625D01">
        <w:t>and</w:t>
      </w:r>
      <w:r>
        <w:t xml:space="preserve"> numbering</w:t>
      </w:r>
      <w:r w:rsidR="00625D01">
        <w:t xml:space="preserve"> were unchanged).</w:t>
      </w:r>
    </w:p>
    <w:p w14:paraId="4538CD4E" w14:textId="7E596F18" w:rsidR="006B48DC" w:rsidRDefault="006B48DC" w:rsidP="0067768E">
      <w:pPr>
        <w:rPr>
          <w:b/>
          <w:bCs/>
        </w:rPr>
      </w:pPr>
      <w:r w:rsidRPr="006B48DC">
        <w:rPr>
          <w:b/>
          <w:bCs/>
        </w:rPr>
        <w:t>C</w:t>
      </w:r>
      <w:r w:rsidR="00FB600E">
        <w:rPr>
          <w:b/>
          <w:bCs/>
        </w:rPr>
        <w:t>ity Name</w:t>
      </w:r>
    </w:p>
    <w:p w14:paraId="15947754" w14:textId="3097796E" w:rsidR="00FB600E" w:rsidRPr="00FB600E" w:rsidRDefault="0067768E">
      <w:pPr>
        <w:pStyle w:val="ListParagraph"/>
        <w:numPr>
          <w:ilvl w:val="0"/>
          <w:numId w:val="6"/>
        </w:numPr>
      </w:pPr>
      <w:r>
        <w:t xml:space="preserve">The value “Mill Creek” was replaced with “Millcreek” in the </w:t>
      </w:r>
      <w:r w:rsidRPr="00844978">
        <w:rPr>
          <w:b/>
          <w:bCs/>
        </w:rPr>
        <w:t>CITY_NAME</w:t>
      </w:r>
      <w:r>
        <w:t xml:space="preserve"> field</w:t>
      </w:r>
    </w:p>
    <w:p w14:paraId="5E59062F" w14:textId="7435A5F0" w:rsidR="0067768E" w:rsidRDefault="0067768E">
      <w:pPr>
        <w:pStyle w:val="ListParagraph"/>
        <w:numPr>
          <w:ilvl w:val="0"/>
          <w:numId w:val="6"/>
        </w:numPr>
      </w:pPr>
      <w:r>
        <w:t xml:space="preserve">The </w:t>
      </w:r>
      <w:r w:rsidR="00016F07" w:rsidRPr="00844978">
        <w:rPr>
          <w:b/>
          <w:bCs/>
        </w:rPr>
        <w:t>CITY_UGRC</w:t>
      </w:r>
      <w:r w:rsidR="00016F07">
        <w:t xml:space="preserve"> </w:t>
      </w:r>
      <w:r>
        <w:t>and</w:t>
      </w:r>
      <w:r w:rsidR="00016F07" w:rsidRPr="0067768E">
        <w:rPr>
          <w:i/>
          <w:iCs/>
        </w:rPr>
        <w:t xml:space="preserve"> </w:t>
      </w:r>
      <w:r w:rsidR="00016F07" w:rsidRPr="00844978">
        <w:rPr>
          <w:b/>
          <w:bCs/>
        </w:rPr>
        <w:t>CITY_FIPS</w:t>
      </w:r>
      <w:r w:rsidR="00016F07">
        <w:t xml:space="preserve"> </w:t>
      </w:r>
      <w:r>
        <w:t>fields were updated to</w:t>
      </w:r>
      <w:r w:rsidR="006B48DC">
        <w:t xml:space="preserve"> be consistent with </w:t>
      </w:r>
      <w:r w:rsidR="006B48DC" w:rsidRPr="00844978">
        <w:rPr>
          <w:b/>
          <w:bCs/>
        </w:rPr>
        <w:t>CITY_NAME</w:t>
      </w:r>
    </w:p>
    <w:p w14:paraId="429C04C0" w14:textId="404DEE69" w:rsidR="009C5179" w:rsidRPr="009C5179" w:rsidRDefault="009C5179">
      <w:pPr>
        <w:pStyle w:val="ListParagraph"/>
        <w:numPr>
          <w:ilvl w:val="0"/>
          <w:numId w:val="6"/>
        </w:numPr>
      </w:pPr>
      <w:r>
        <w:t xml:space="preserve">A new City district shapefile was created based on updated </w:t>
      </w:r>
      <w:r w:rsidR="00EA27F9">
        <w:t xml:space="preserve">the city </w:t>
      </w:r>
      <w:r>
        <w:t>name</w:t>
      </w:r>
      <w:r w:rsidRPr="00EA27F9">
        <w:t xml:space="preserve"> </w:t>
      </w:r>
      <w:r>
        <w:t>and ID fields</w:t>
      </w:r>
    </w:p>
    <w:p w14:paraId="4F8DA195" w14:textId="7DD8BE66" w:rsidR="00FB600E" w:rsidRPr="00FB600E" w:rsidRDefault="00FB600E" w:rsidP="00FB600E">
      <w:pPr>
        <w:rPr>
          <w:b/>
          <w:bCs/>
        </w:rPr>
      </w:pPr>
      <w:r w:rsidRPr="00FB600E">
        <w:rPr>
          <w:b/>
          <w:bCs/>
        </w:rPr>
        <w:t>Developable Acres</w:t>
      </w:r>
    </w:p>
    <w:p w14:paraId="4972B13D" w14:textId="051DE09C" w:rsidR="00016F07" w:rsidRDefault="00000000">
      <w:pPr>
        <w:pStyle w:val="ListParagraph"/>
        <w:numPr>
          <w:ilvl w:val="0"/>
          <w:numId w:val="6"/>
        </w:numPr>
      </w:pPr>
      <w:hyperlink r:id="rId12" w:history="1">
        <w:r w:rsidR="0067768E">
          <w:t>The</w:t>
        </w:r>
      </w:hyperlink>
      <w:r w:rsidR="0067768E">
        <w:t xml:space="preserve"> </w:t>
      </w:r>
      <w:r w:rsidR="0067768E" w:rsidRPr="00844978">
        <w:rPr>
          <w:b/>
          <w:bCs/>
        </w:rPr>
        <w:t>DEVACRES</w:t>
      </w:r>
      <w:r w:rsidR="0067768E">
        <w:t xml:space="preserve"> and </w:t>
      </w:r>
      <w:r w:rsidR="0067768E" w:rsidRPr="00844978">
        <w:rPr>
          <w:b/>
          <w:bCs/>
        </w:rPr>
        <w:t>DEVPBLEPCT</w:t>
      </w:r>
      <w:r w:rsidR="0067768E">
        <w:t xml:space="preserve"> fields were set to 0 in TAZs </w:t>
      </w:r>
      <w:r w:rsidR="00A73A46">
        <w:t>with</w:t>
      </w:r>
      <w:r w:rsidR="0067768E">
        <w:t xml:space="preserve"> no developable land. A new point shapefile</w:t>
      </w:r>
      <w:r w:rsidR="00451EF2">
        <w:t>, “</w:t>
      </w:r>
      <w:r w:rsidR="00451EF2" w:rsidRPr="00DE734C">
        <w:rPr>
          <w:i/>
          <w:iCs/>
        </w:rPr>
        <w:t>undevelopable-</w:t>
      </w:r>
      <w:proofErr w:type="spellStart"/>
      <w:r w:rsidR="00451EF2" w:rsidRPr="00DE734C">
        <w:rPr>
          <w:i/>
          <w:iCs/>
        </w:rPr>
        <w:t>points_WF.shp</w:t>
      </w:r>
      <w:proofErr w:type="spellEnd"/>
      <w:r w:rsidR="00451EF2" w:rsidRPr="00DE734C">
        <w:rPr>
          <w:i/>
          <w:iCs/>
        </w:rPr>
        <w:t>”,</w:t>
      </w:r>
      <w:r w:rsidR="0067768E">
        <w:t xml:space="preserve"> was </w:t>
      </w:r>
      <w:r w:rsidR="006B48DC">
        <w:t xml:space="preserve">added to the </w:t>
      </w:r>
      <w:r w:rsidR="00451EF2">
        <w:t>“</w:t>
      </w:r>
      <w:r w:rsidR="00451EF2" w:rsidRPr="00DE734C">
        <w:rPr>
          <w:i/>
          <w:iCs/>
        </w:rPr>
        <w:t>1_Inputs\1_TAZ\_Source\</w:t>
      </w:r>
      <w:proofErr w:type="spellStart"/>
      <w:r w:rsidR="00451EF2" w:rsidRPr="00DE734C">
        <w:rPr>
          <w:i/>
          <w:iCs/>
        </w:rPr>
        <w:t>EnvConstraints</w:t>
      </w:r>
      <w:proofErr w:type="spellEnd"/>
      <w:r w:rsidR="00451EF2">
        <w:t>” folder</w:t>
      </w:r>
      <w:r w:rsidR="0067768E">
        <w:t xml:space="preserve"> to keep track of these </w:t>
      </w:r>
      <w:r w:rsidR="00451EF2">
        <w:t xml:space="preserve">override </w:t>
      </w:r>
      <w:r w:rsidR="0067768E">
        <w:t xml:space="preserve">undevelopable TAZs. </w:t>
      </w:r>
      <w:r w:rsidR="005A3E40" w:rsidRPr="005A3E40">
        <w:rPr>
          <w:rStyle w:val="TableFigureHyperlinkChar"/>
        </w:rPr>
        <w:fldChar w:fldCharType="begin"/>
      </w:r>
      <w:r w:rsidR="005A3E40" w:rsidRPr="005A3E40">
        <w:rPr>
          <w:rStyle w:val="TableFigureHyperlinkChar"/>
        </w:rPr>
        <w:instrText xml:space="preserve"> REF _Ref163650453 \h </w:instrText>
      </w:r>
      <w:r w:rsidR="005A3E40">
        <w:rPr>
          <w:rStyle w:val="TableFigureHyperlinkChar"/>
        </w:rPr>
        <w:instrText xml:space="preserve"> \* MERGEFORMAT </w:instrText>
      </w:r>
      <w:r w:rsidR="005A3E40" w:rsidRPr="005A3E40">
        <w:rPr>
          <w:rStyle w:val="TableFigureHyperlinkChar"/>
        </w:rPr>
      </w:r>
      <w:r w:rsidR="005A3E40" w:rsidRPr="005A3E40">
        <w:rPr>
          <w:rStyle w:val="TableFigureHyperlinkChar"/>
        </w:rPr>
        <w:fldChar w:fldCharType="separate"/>
      </w:r>
      <w:ins w:id="15" w:author="Chris Day" w:date="2024-06-25T17:26:00Z" w16du:dateUtc="2024-06-25T23:26:00Z">
        <w:r w:rsidR="00E63A2F" w:rsidRPr="00E63A2F">
          <w:rPr>
            <w:rStyle w:val="TableFigureHyperlinkChar"/>
            <w:rPrChange w:id="16" w:author="Chris Day" w:date="2024-06-25T17:26:00Z" w16du:dateUtc="2024-06-25T23:26:00Z">
              <w:rPr/>
            </w:rPrChange>
          </w:rPr>
          <w:t xml:space="preserve">Figure </w:t>
        </w:r>
        <w:r w:rsidR="00E63A2F" w:rsidRPr="00E63A2F">
          <w:rPr>
            <w:rStyle w:val="TableFigureHyperlinkChar"/>
            <w:rPrChange w:id="17" w:author="Chris Day" w:date="2024-06-25T17:26:00Z" w16du:dateUtc="2024-06-25T23:26:00Z">
              <w:rPr>
                <w:noProof/>
              </w:rPr>
            </w:rPrChange>
          </w:rPr>
          <w:t>2</w:t>
        </w:r>
        <w:r w:rsidR="00E63A2F" w:rsidRPr="00E63A2F">
          <w:rPr>
            <w:rStyle w:val="TableFigureHyperlinkChar"/>
            <w:rPrChange w:id="18" w:author="Chris Day" w:date="2024-06-25T17:26:00Z" w16du:dateUtc="2024-06-25T23:26:00Z">
              <w:rPr/>
            </w:rPrChange>
          </w:rPr>
          <w:t>.</w:t>
        </w:r>
        <w:r w:rsidR="00E63A2F" w:rsidRPr="00E63A2F">
          <w:rPr>
            <w:rStyle w:val="TableFigureHyperlinkChar"/>
            <w:rPrChange w:id="19" w:author="Chris Day" w:date="2024-06-25T17:26:00Z" w16du:dateUtc="2024-06-25T23:26:00Z">
              <w:rPr>
                <w:noProof/>
              </w:rPr>
            </w:rPrChange>
          </w:rPr>
          <w:t>1</w:t>
        </w:r>
      </w:ins>
      <w:del w:id="20" w:author="Chris Day" w:date="2024-06-25T17:26:00Z" w16du:dateUtc="2024-06-25T23:26:00Z">
        <w:r w:rsidR="00747480" w:rsidRPr="00747480" w:rsidDel="00E63A2F">
          <w:rPr>
            <w:rStyle w:val="TableFigureHyperlinkChar"/>
          </w:rPr>
          <w:delText>Figure 2.1</w:delText>
        </w:r>
      </w:del>
      <w:r w:rsidR="005A3E40" w:rsidRPr="005A3E40">
        <w:rPr>
          <w:rStyle w:val="TableFigureHyperlinkChar"/>
        </w:rPr>
        <w:fldChar w:fldCharType="end"/>
      </w:r>
      <w:r w:rsidR="0067768E">
        <w:t xml:space="preserve"> shows which TAZs </w:t>
      </w:r>
      <w:r w:rsidR="005A3E40">
        <w:t xml:space="preserve">had </w:t>
      </w:r>
      <w:r w:rsidR="00A73A46">
        <w:t>their</w:t>
      </w:r>
      <w:r w:rsidR="005A3E40">
        <w:t xml:space="preserve"> fields </w:t>
      </w:r>
      <w:r w:rsidR="00CC3C76">
        <w:t xml:space="preserve">set </w:t>
      </w:r>
      <w:r w:rsidR="005A3E40">
        <w:t xml:space="preserve">to 0. </w:t>
      </w:r>
    </w:p>
    <w:p w14:paraId="233A0990" w14:textId="136B448A" w:rsidR="005A3E40" w:rsidRDefault="006B48DC" w:rsidP="006B48DC">
      <w:pPr>
        <w:pStyle w:val="ListBullet"/>
        <w:numPr>
          <w:ilvl w:val="0"/>
          <w:numId w:val="0"/>
        </w:numPr>
        <w:ind w:left="360" w:hanging="360"/>
        <w:jc w:val="center"/>
      </w:pPr>
      <w:r>
        <w:rPr>
          <w:noProof/>
        </w:rPr>
        <w:drawing>
          <wp:inline distT="0" distB="0" distL="0" distR="0" wp14:anchorId="153119CF" wp14:editId="404AE438">
            <wp:extent cx="2676525" cy="3463757"/>
            <wp:effectExtent l="0" t="0" r="0" b="3810"/>
            <wp:docPr id="1418059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59178" name="Picture 14180591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5656" cy="3488514"/>
                    </a:xfrm>
                    <a:prstGeom prst="rect">
                      <a:avLst/>
                    </a:prstGeom>
                  </pic:spPr>
                </pic:pic>
              </a:graphicData>
            </a:graphic>
          </wp:inline>
        </w:drawing>
      </w:r>
    </w:p>
    <w:p w14:paraId="649D6D93" w14:textId="101609EF" w:rsidR="005A3E40" w:rsidRDefault="005A3E40" w:rsidP="00496AA7">
      <w:pPr>
        <w:pStyle w:val="TableFigureCaptions"/>
        <w:rPr>
          <w:rFonts w:ascii="Times New Roman" w:hAnsi="Times New Roman"/>
        </w:rPr>
      </w:pPr>
      <w:bookmarkStart w:id="21" w:name="_Ref163650453"/>
      <w:bookmarkStart w:id="22" w:name="_Toc164840636"/>
      <w:r>
        <w:t xml:space="preserve">Figure </w:t>
      </w:r>
      <w:r>
        <w:fldChar w:fldCharType="begin"/>
      </w:r>
      <w:r>
        <w:instrText xml:space="preserve"> STYLEREF 1 \s </w:instrText>
      </w:r>
      <w:r>
        <w:fldChar w:fldCharType="separate"/>
      </w:r>
      <w:r w:rsidR="00E63A2F">
        <w:rPr>
          <w:noProof/>
        </w:rPr>
        <w:t>2</w:t>
      </w:r>
      <w:r>
        <w:fldChar w:fldCharType="end"/>
      </w:r>
      <w:r>
        <w:t>.</w:t>
      </w:r>
      <w:r>
        <w:fldChar w:fldCharType="begin"/>
      </w:r>
      <w:r>
        <w:instrText xml:space="preserve"> SEQ Figure \* ARABIC \s 1 </w:instrText>
      </w:r>
      <w:r>
        <w:fldChar w:fldCharType="separate"/>
      </w:r>
      <w:r w:rsidR="00E63A2F">
        <w:rPr>
          <w:noProof/>
        </w:rPr>
        <w:t>1</w:t>
      </w:r>
      <w:r>
        <w:fldChar w:fldCharType="end"/>
      </w:r>
      <w:bookmarkEnd w:id="21"/>
      <w:r>
        <w:t xml:space="preserve"> TAZs with Undevelopable Acres</w:t>
      </w:r>
      <w:bookmarkEnd w:id="22"/>
    </w:p>
    <w:p w14:paraId="464208D6" w14:textId="755662A4" w:rsidR="005A3E40" w:rsidRDefault="005A3E40" w:rsidP="005A3E40">
      <w:pPr>
        <w:pStyle w:val="ListBullet"/>
        <w:numPr>
          <w:ilvl w:val="0"/>
          <w:numId w:val="0"/>
        </w:numPr>
        <w:ind w:left="360" w:hanging="360"/>
      </w:pPr>
    </w:p>
    <w:p w14:paraId="5D25F92A" w14:textId="101E5057" w:rsidR="005A3E40" w:rsidRDefault="005A3E40" w:rsidP="0083275C">
      <w:pPr>
        <w:pStyle w:val="Heading3"/>
      </w:pPr>
      <w:bookmarkStart w:id="23" w:name="_Toc170144310"/>
      <w:r>
        <w:lastRenderedPageBreak/>
        <w:t>Rename TAZ Shapefile</w:t>
      </w:r>
      <w:bookmarkEnd w:id="23"/>
    </w:p>
    <w:p w14:paraId="461248A7" w14:textId="01B8AC92" w:rsidR="00391EB6" w:rsidRPr="00391EB6" w:rsidRDefault="005A3E40" w:rsidP="00642FCA">
      <w:r>
        <w:t xml:space="preserve">The TAZ shapefile was renamed from </w:t>
      </w:r>
      <w:r w:rsidR="00844978">
        <w:t>“</w:t>
      </w:r>
      <w:proofErr w:type="spellStart"/>
      <w:r w:rsidRPr="00844978">
        <w:rPr>
          <w:i/>
          <w:iCs/>
        </w:rPr>
        <w:t>TAZ.shp</w:t>
      </w:r>
      <w:proofErr w:type="spellEnd"/>
      <w:r w:rsidR="00844978">
        <w:rPr>
          <w:i/>
          <w:iCs/>
        </w:rPr>
        <w:t>”</w:t>
      </w:r>
      <w:r>
        <w:t xml:space="preserve"> to </w:t>
      </w:r>
      <w:r w:rsidR="00844978">
        <w:t>“</w:t>
      </w:r>
      <w:r w:rsidR="00F67C6D" w:rsidRPr="00844978">
        <w:rPr>
          <w:i/>
          <w:iCs/>
        </w:rPr>
        <w:t>WFv901_TAZ_</w:t>
      </w:r>
      <w:r w:rsidR="00A73A46">
        <w:rPr>
          <w:i/>
          <w:iCs/>
        </w:rPr>
        <w:t>{date-stamp}</w:t>
      </w:r>
      <w:r w:rsidR="00F67C6D" w:rsidRPr="00844978">
        <w:rPr>
          <w:i/>
          <w:iCs/>
        </w:rPr>
        <w:t>.</w:t>
      </w:r>
      <w:proofErr w:type="spellStart"/>
      <w:r w:rsidR="00F67C6D" w:rsidRPr="00844978">
        <w:rPr>
          <w:i/>
          <w:iCs/>
        </w:rPr>
        <w:t>shp</w:t>
      </w:r>
      <w:proofErr w:type="spellEnd"/>
      <w:r w:rsidR="00F67C6D">
        <w:rPr>
          <w:i/>
          <w:iCs/>
        </w:rPr>
        <w:t xml:space="preserve">” </w:t>
      </w:r>
      <w:r>
        <w:t xml:space="preserve">to comply with </w:t>
      </w:r>
      <w:r w:rsidR="00870927">
        <w:t>the new model file</w:t>
      </w:r>
      <w:r w:rsidR="00642FCA">
        <w:t xml:space="preserve"> naming </w:t>
      </w:r>
      <w:r w:rsidR="00870927">
        <w:t>convention</w:t>
      </w:r>
      <w:r>
        <w:t xml:space="preserve"> </w:t>
      </w:r>
      <w:r w:rsidR="0097235D">
        <w:t xml:space="preserve">determined by the Interagency Modeling Technical Committee (IMTC). </w:t>
      </w:r>
      <w:r w:rsidR="00642FCA">
        <w:t>T</w:t>
      </w:r>
      <w:r w:rsidR="0097235D">
        <w:t xml:space="preserve">he </w:t>
      </w:r>
      <w:r w:rsidR="0097235D" w:rsidRPr="00844978">
        <w:rPr>
          <w:b/>
          <w:bCs/>
        </w:rPr>
        <w:t>TAZ_DBF</w:t>
      </w:r>
      <w:r w:rsidR="0097235D">
        <w:t xml:space="preserve"> variable </w:t>
      </w:r>
      <w:r w:rsidR="00642FCA">
        <w:t xml:space="preserve">was updated </w:t>
      </w:r>
      <w:r w:rsidR="0097235D">
        <w:t xml:space="preserve">in the </w:t>
      </w:r>
      <w:r w:rsidR="00844978">
        <w:t>“</w:t>
      </w:r>
      <w:r w:rsidR="0097235D" w:rsidRPr="00844978">
        <w:rPr>
          <w:i/>
          <w:iCs/>
        </w:rPr>
        <w:t>Scenarios\_default\</w:t>
      </w:r>
      <w:proofErr w:type="spellStart"/>
      <w:r w:rsidR="0097235D" w:rsidRPr="00844978">
        <w:rPr>
          <w:i/>
          <w:iCs/>
        </w:rPr>
        <w:t>ControlCenter.block</w:t>
      </w:r>
      <w:proofErr w:type="spellEnd"/>
      <w:r w:rsidR="00844978">
        <w:t>”</w:t>
      </w:r>
      <w:r w:rsidR="00A73A46">
        <w:rPr>
          <w:rStyle w:val="CompactChar"/>
        </w:rPr>
        <w:t xml:space="preserve"> </w:t>
      </w:r>
      <w:r w:rsidR="0097235D">
        <w:t xml:space="preserve">files. </w:t>
      </w:r>
      <w:bookmarkEnd w:id="12"/>
      <w:bookmarkEnd w:id="14"/>
    </w:p>
    <w:p w14:paraId="5DA4B932" w14:textId="00190B6E" w:rsidR="00A843E1" w:rsidRDefault="00A843E1" w:rsidP="006A696B">
      <w:pPr>
        <w:pStyle w:val="Heading2"/>
      </w:pPr>
      <w:bookmarkStart w:id="24" w:name="_Toc170144311"/>
      <w:r>
        <w:t>Highway Network</w:t>
      </w:r>
      <w:bookmarkEnd w:id="24"/>
    </w:p>
    <w:p w14:paraId="525F8F41" w14:textId="7251FE3C" w:rsidR="00803D68" w:rsidRDefault="00803D68" w:rsidP="0083275C">
      <w:pPr>
        <w:pStyle w:val="Heading3"/>
        <w:rPr>
          <w:rFonts w:eastAsiaTheme="minorHAnsi"/>
        </w:rPr>
      </w:pPr>
      <w:bookmarkStart w:id="25" w:name="_Toc170144312"/>
      <w:r>
        <w:rPr>
          <w:rFonts w:eastAsiaTheme="minorHAnsi"/>
        </w:rPr>
        <w:t>Network Changes Due to Segment Shapefile Updates</w:t>
      </w:r>
      <w:bookmarkEnd w:id="25"/>
    </w:p>
    <w:p w14:paraId="0A728595" w14:textId="7DDA8491" w:rsidR="00A1149A" w:rsidRDefault="00465B34" w:rsidP="00803D68">
      <w:r>
        <w:t xml:space="preserve">The highway network was updated to </w:t>
      </w:r>
      <w:r w:rsidR="00230961">
        <w:t>coincide</w:t>
      </w:r>
      <w:r>
        <w:t xml:space="preserve"> with the updates made to the segment shapefile (see the </w:t>
      </w:r>
      <w:hyperlink w:anchor="_Segment_Shapefile" w:history="1">
        <w:r w:rsidRPr="00230961">
          <w:rPr>
            <w:rStyle w:val="Hyperlink"/>
            <w:rFonts w:ascii="Azo Sans" w:hAnsi="Azo Sans"/>
          </w:rPr>
          <w:t>Segment Shapefile</w:t>
        </w:r>
      </w:hyperlink>
      <w:r>
        <w:t xml:space="preserve"> section of this report). Primarily, these changes consisted of adding nodes, splitting links, and updating the </w:t>
      </w:r>
      <w:r w:rsidRPr="00CF1D6B">
        <w:rPr>
          <w:b/>
          <w:bCs/>
        </w:rPr>
        <w:t>SEGID</w:t>
      </w:r>
      <w:r>
        <w:t xml:space="preserve"> </w:t>
      </w:r>
      <w:r w:rsidR="00CF1D6B">
        <w:t xml:space="preserve">link </w:t>
      </w:r>
      <w:r>
        <w:t xml:space="preserve">field. However, </w:t>
      </w:r>
      <w:r w:rsidR="004067AB">
        <w:t>a few</w:t>
      </w:r>
      <w:r>
        <w:t xml:space="preserve"> new corridors were added to the network and </w:t>
      </w:r>
      <w:r w:rsidR="00230961">
        <w:t>some</w:t>
      </w:r>
      <w:r>
        <w:t xml:space="preserve"> link/nodes </w:t>
      </w:r>
      <w:r w:rsidR="00230961">
        <w:t xml:space="preserve">positions </w:t>
      </w:r>
      <w:r>
        <w:t xml:space="preserve">were changed to better align with the segment shapefile. </w:t>
      </w:r>
      <w:r w:rsidR="00230961">
        <w:t>The edits made to the network node and link geometr</w:t>
      </w:r>
      <w:r w:rsidR="004067AB">
        <w:t>y</w:t>
      </w:r>
      <w:r w:rsidR="00230961">
        <w:t xml:space="preserve"> </w:t>
      </w:r>
      <w:r w:rsidR="00CC3C76">
        <w:t>to accommodate desired segment updates</w:t>
      </w:r>
      <w:r w:rsidR="00230961">
        <w:t xml:space="preserve"> constitute the</w:t>
      </w:r>
      <w:r w:rsidR="00A1149A" w:rsidRPr="00886F81">
        <w:t xml:space="preserve"> </w:t>
      </w:r>
      <w:r w:rsidR="00A1149A">
        <w:t xml:space="preserve">vast majority of the </w:t>
      </w:r>
      <w:r w:rsidR="00230961">
        <w:t>geometric</w:t>
      </w:r>
      <w:r w:rsidR="00A1149A">
        <w:t xml:space="preserve"> changes</w:t>
      </w:r>
      <w:r>
        <w:t xml:space="preserve"> made </w:t>
      </w:r>
      <w:r w:rsidR="00230961">
        <w:t xml:space="preserve">to the network </w:t>
      </w:r>
      <w:r>
        <w:t>in version 9.0.1</w:t>
      </w:r>
      <w:r w:rsidR="00230961">
        <w:t xml:space="preserve">. </w:t>
      </w:r>
      <w:r w:rsidR="00A1149A">
        <w:t xml:space="preserve">Because of the large number of edits </w:t>
      </w:r>
      <w:r>
        <w:t xml:space="preserve">made </w:t>
      </w:r>
      <w:r w:rsidR="00A1149A">
        <w:t xml:space="preserve">to </w:t>
      </w:r>
      <w:r>
        <w:t xml:space="preserve">the highway </w:t>
      </w:r>
      <w:r w:rsidR="004067AB">
        <w:t>link-node</w:t>
      </w:r>
      <w:r w:rsidR="00A1149A">
        <w:t xml:space="preserve"> structure, the v</w:t>
      </w:r>
      <w:r w:rsidR="008B418A">
        <w:t xml:space="preserve">ersion </w:t>
      </w:r>
      <w:r w:rsidR="00A1149A">
        <w:t xml:space="preserve">9.0.1 </w:t>
      </w:r>
      <w:r w:rsidR="004067AB">
        <w:t xml:space="preserve">highway </w:t>
      </w:r>
      <w:r w:rsidR="00A1149A">
        <w:t>network is not backward compatible with v</w:t>
      </w:r>
      <w:r w:rsidR="0018273A">
        <w:t xml:space="preserve">ersion </w:t>
      </w:r>
      <w:r w:rsidR="00A1149A">
        <w:t>9.0.0</w:t>
      </w:r>
      <w:r w:rsidR="0018273A">
        <w:t xml:space="preserve"> highway network</w:t>
      </w:r>
      <w:r w:rsidR="00A1149A">
        <w:t>.</w:t>
      </w:r>
    </w:p>
    <w:p w14:paraId="487C9EF7" w14:textId="00D302B6" w:rsidR="009C0235" w:rsidRDefault="004E2768" w:rsidP="00803D68">
      <w:r>
        <w:t xml:space="preserve">The complexity of the frontage road system in the highway network </w:t>
      </w:r>
      <w:r w:rsidR="00CC3C76">
        <w:t xml:space="preserve">in future scenarios </w:t>
      </w:r>
      <w:r>
        <w:t xml:space="preserve">caused the value in the </w:t>
      </w:r>
      <w:r w:rsidRPr="004E2768">
        <w:rPr>
          <w:b/>
          <w:bCs/>
        </w:rPr>
        <w:t>SEGID</w:t>
      </w:r>
      <w:r>
        <w:t xml:space="preserve"> field to </w:t>
      </w:r>
      <w:r w:rsidR="00EB1435">
        <w:t>not be unique for all scenarios</w:t>
      </w:r>
      <w:r>
        <w:t>. To a</w:t>
      </w:r>
      <w:r w:rsidR="00EB1435">
        <w:t>llow for a link’s SEGID to change between scenarios</w:t>
      </w:r>
      <w:r>
        <w:t xml:space="preserve">, a set of SEGID exception fields were added to the Master Network. </w:t>
      </w:r>
      <w:r w:rsidR="00EB1435">
        <w:t xml:space="preserve">When SEGID changes in a scenario, the new SEGID is coded into the scenario’s corresponding </w:t>
      </w:r>
      <w:r w:rsidR="00634C4C">
        <w:t xml:space="preserve">SEGID </w:t>
      </w:r>
      <w:r w:rsidR="00EB1435">
        <w:t xml:space="preserve">exception field. This will trigger an override of the SEGID calculation in the network processor script. </w:t>
      </w:r>
      <w:r w:rsidR="00634C4C">
        <w:t>B</w:t>
      </w:r>
      <w:r w:rsidR="00EB1435">
        <w:t>lank values use the primary SEGID field</w:t>
      </w:r>
      <w:r w:rsidR="00634C4C">
        <w:t>, i.e. no override</w:t>
      </w:r>
      <w:r w:rsidR="00EB1435">
        <w:t>.</w:t>
      </w:r>
      <w:r w:rsidR="009C0235">
        <w:t xml:space="preserve"> </w:t>
      </w:r>
      <w:r w:rsidR="00E866B6">
        <w:t xml:space="preserve">The </w:t>
      </w:r>
      <w:r w:rsidR="001827BF">
        <w:t xml:space="preserve">field names for the </w:t>
      </w:r>
      <w:r w:rsidR="00E866B6">
        <w:t>SEGID exception field set follow the naming convention used for the lane and functional type field set:</w:t>
      </w:r>
    </w:p>
    <w:p w14:paraId="5C564782" w14:textId="77777777" w:rsidR="00E866B6" w:rsidRDefault="00E866B6">
      <w:pPr>
        <w:pStyle w:val="ListParagraph"/>
        <w:numPr>
          <w:ilvl w:val="0"/>
          <w:numId w:val="6"/>
        </w:numPr>
      </w:pPr>
      <w:r>
        <w:t>Base and TIP years</w:t>
      </w:r>
    </w:p>
    <w:p w14:paraId="42DA23A8" w14:textId="77777777" w:rsidR="00E866B6" w:rsidRDefault="00E866B6">
      <w:pPr>
        <w:pStyle w:val="ListParagraph"/>
        <w:numPr>
          <w:ilvl w:val="1"/>
          <w:numId w:val="6"/>
        </w:numPr>
      </w:pPr>
      <w:r w:rsidRPr="00E866B6">
        <w:t>SGX_2019</w:t>
      </w:r>
    </w:p>
    <w:p w14:paraId="5CD41A64" w14:textId="77777777" w:rsidR="00E866B6" w:rsidRDefault="00E866B6">
      <w:pPr>
        <w:pStyle w:val="ListParagraph"/>
        <w:numPr>
          <w:ilvl w:val="1"/>
          <w:numId w:val="6"/>
        </w:numPr>
      </w:pPr>
      <w:r w:rsidRPr="00E866B6">
        <w:t>SGX_20</w:t>
      </w:r>
      <w:r>
        <w:t>23</w:t>
      </w:r>
    </w:p>
    <w:p w14:paraId="1EE6FBD2" w14:textId="679F1421" w:rsidR="00E866B6" w:rsidRDefault="00E866B6">
      <w:pPr>
        <w:pStyle w:val="ListParagraph"/>
        <w:numPr>
          <w:ilvl w:val="1"/>
          <w:numId w:val="6"/>
        </w:numPr>
      </w:pPr>
      <w:r w:rsidRPr="00E866B6">
        <w:t>SGX_20</w:t>
      </w:r>
      <w:r>
        <w:t>28</w:t>
      </w:r>
    </w:p>
    <w:p w14:paraId="277012B8" w14:textId="50A9B705" w:rsidR="00E866B6" w:rsidRDefault="00E866B6">
      <w:pPr>
        <w:pStyle w:val="ListParagraph"/>
        <w:numPr>
          <w:ilvl w:val="0"/>
          <w:numId w:val="6"/>
        </w:numPr>
      </w:pPr>
      <w:r>
        <w:t>Fiscally Constrained Plan years</w:t>
      </w:r>
    </w:p>
    <w:p w14:paraId="52CA881E" w14:textId="05EBEF05" w:rsidR="00E866B6" w:rsidRDefault="00E866B6">
      <w:pPr>
        <w:pStyle w:val="ListParagraph"/>
        <w:numPr>
          <w:ilvl w:val="1"/>
          <w:numId w:val="6"/>
        </w:numPr>
      </w:pPr>
      <w:r w:rsidRPr="00E866B6">
        <w:t>SGX23_32</w:t>
      </w:r>
    </w:p>
    <w:p w14:paraId="20E51449" w14:textId="4E1A9ECC" w:rsidR="00E866B6" w:rsidRDefault="00E866B6">
      <w:pPr>
        <w:pStyle w:val="ListParagraph"/>
        <w:numPr>
          <w:ilvl w:val="1"/>
          <w:numId w:val="6"/>
        </w:numPr>
      </w:pPr>
      <w:r w:rsidRPr="00E866B6">
        <w:t>SGX23_</w:t>
      </w:r>
      <w:r>
        <w:t>42</w:t>
      </w:r>
    </w:p>
    <w:p w14:paraId="2400D875" w14:textId="10D903B9" w:rsidR="00E866B6" w:rsidRDefault="00E866B6">
      <w:pPr>
        <w:pStyle w:val="ListParagraph"/>
        <w:numPr>
          <w:ilvl w:val="1"/>
          <w:numId w:val="6"/>
        </w:numPr>
      </w:pPr>
      <w:r w:rsidRPr="00E866B6">
        <w:t>SGX23_</w:t>
      </w:r>
      <w:r>
        <w:t>50</w:t>
      </w:r>
    </w:p>
    <w:p w14:paraId="074DDEE9" w14:textId="497BF769" w:rsidR="00E866B6" w:rsidRDefault="00E866B6">
      <w:pPr>
        <w:pStyle w:val="ListParagraph"/>
        <w:numPr>
          <w:ilvl w:val="0"/>
          <w:numId w:val="6"/>
        </w:numPr>
      </w:pPr>
      <w:r>
        <w:t>Unfunded Need Plan years</w:t>
      </w:r>
    </w:p>
    <w:p w14:paraId="771DA946" w14:textId="463AE7D8" w:rsidR="00E866B6" w:rsidRDefault="00E866B6">
      <w:pPr>
        <w:pStyle w:val="ListParagraph"/>
        <w:numPr>
          <w:ilvl w:val="1"/>
          <w:numId w:val="6"/>
        </w:numPr>
      </w:pPr>
      <w:r w:rsidRPr="00E866B6">
        <w:t>SGX23_32UF</w:t>
      </w:r>
    </w:p>
    <w:p w14:paraId="1B230A3B" w14:textId="1D25CF2A" w:rsidR="00E866B6" w:rsidRDefault="00E866B6">
      <w:pPr>
        <w:pStyle w:val="ListParagraph"/>
        <w:numPr>
          <w:ilvl w:val="1"/>
          <w:numId w:val="6"/>
        </w:numPr>
      </w:pPr>
      <w:r w:rsidRPr="00E866B6">
        <w:t>SGX23_</w:t>
      </w:r>
      <w:r>
        <w:t>4</w:t>
      </w:r>
      <w:r w:rsidRPr="00E866B6">
        <w:t>2UF</w:t>
      </w:r>
    </w:p>
    <w:p w14:paraId="3B58F37F" w14:textId="50C8BAE7" w:rsidR="00E866B6" w:rsidRPr="00E866B6" w:rsidRDefault="00E866B6">
      <w:pPr>
        <w:pStyle w:val="ListParagraph"/>
        <w:numPr>
          <w:ilvl w:val="1"/>
          <w:numId w:val="6"/>
        </w:numPr>
      </w:pPr>
      <w:r w:rsidRPr="00E866B6">
        <w:t>SGX23_</w:t>
      </w:r>
      <w:r>
        <w:t>50</w:t>
      </w:r>
      <w:r w:rsidRPr="00E866B6">
        <w:t>UF</w:t>
      </w:r>
    </w:p>
    <w:p w14:paraId="27CB962C" w14:textId="13410AF3" w:rsidR="009109FE" w:rsidRDefault="00E95D2A" w:rsidP="00803D68">
      <w:r>
        <w:t xml:space="preserve">A new variable, </w:t>
      </w:r>
      <w:proofErr w:type="spellStart"/>
      <w:r w:rsidRPr="00E95D2A">
        <w:rPr>
          <w:b/>
          <w:bCs/>
        </w:rPr>
        <w:t>SegIdExField</w:t>
      </w:r>
      <w:proofErr w:type="spellEnd"/>
      <w:r>
        <w:t xml:space="preserve">, was added to the </w:t>
      </w:r>
      <w:r w:rsidR="00DE734C">
        <w:t>“</w:t>
      </w:r>
      <w:r w:rsidRPr="00DE734C">
        <w:rPr>
          <w:i/>
          <w:iCs/>
        </w:rPr>
        <w:t>1ControlCenter.block</w:t>
      </w:r>
      <w:r w:rsidR="00DE734C">
        <w:t>”</w:t>
      </w:r>
      <w:r>
        <w:t xml:space="preserve"> file to select </w:t>
      </w:r>
      <w:r w:rsidR="00F44D7E">
        <w:t>which</w:t>
      </w:r>
      <w:r>
        <w:t xml:space="preserve"> SEGID exception field to use in the scenario.</w:t>
      </w:r>
    </w:p>
    <w:p w14:paraId="5E94217D" w14:textId="63673273" w:rsidR="00585B10" w:rsidRDefault="00585B10" w:rsidP="0083275C">
      <w:pPr>
        <w:pStyle w:val="Heading3"/>
        <w:rPr>
          <w:rFonts w:eastAsiaTheme="minorHAnsi"/>
        </w:rPr>
      </w:pPr>
      <w:bookmarkStart w:id="26" w:name="_Toc170144313"/>
      <w:r>
        <w:lastRenderedPageBreak/>
        <w:t>General Maintenance &amp; Corrections</w:t>
      </w:r>
      <w:bookmarkEnd w:id="26"/>
    </w:p>
    <w:p w14:paraId="70C5D525" w14:textId="5D8BBC70" w:rsidR="00A1149A" w:rsidRDefault="00904F1A" w:rsidP="00A1149A">
      <w:r>
        <w:t>C</w:t>
      </w:r>
      <w:r w:rsidR="0031028F">
        <w:t xml:space="preserve">lean up work was </w:t>
      </w:r>
      <w:r>
        <w:t>done</w:t>
      </w:r>
      <w:r w:rsidR="0031028F">
        <w:t xml:space="preserve"> to the </w:t>
      </w:r>
      <w:r>
        <w:t xml:space="preserve">highway </w:t>
      </w:r>
      <w:r w:rsidR="0031028F">
        <w:t xml:space="preserve">network to fix errors or to do general maintenance. </w:t>
      </w:r>
      <w:r w:rsidR="0031028F" w:rsidRPr="00886F81">
        <w:t xml:space="preserve">Below is a list of specific changes made to the </w:t>
      </w:r>
      <w:r w:rsidR="00F03E8E">
        <w:t xml:space="preserve">highway </w:t>
      </w:r>
      <w:r>
        <w:t>network</w:t>
      </w:r>
      <w:r w:rsidR="0031028F">
        <w:t>. Note that t</w:t>
      </w:r>
      <w:r w:rsidR="00A1149A">
        <w:t xml:space="preserve">he project list coded into the v9.0.1 </w:t>
      </w:r>
      <w:r w:rsidR="0031028F">
        <w:t xml:space="preserve">highway </w:t>
      </w:r>
      <w:r w:rsidR="00A1149A">
        <w:t>network represents the Regional Transportation Plans adopted May 2023.</w:t>
      </w:r>
    </w:p>
    <w:p w14:paraId="62203D91" w14:textId="79494550" w:rsidR="00A1149A" w:rsidRPr="00A1149A" w:rsidRDefault="00A1149A" w:rsidP="00A1149A">
      <w:pPr>
        <w:rPr>
          <w:u w:val="single"/>
        </w:rPr>
      </w:pPr>
      <w:r w:rsidRPr="00A1149A">
        <w:rPr>
          <w:u w:val="single"/>
        </w:rPr>
        <w:t>Nodes</w:t>
      </w:r>
    </w:p>
    <w:p w14:paraId="1AF14610" w14:textId="77777777" w:rsidR="00A1149A" w:rsidRDefault="00A1149A">
      <w:pPr>
        <w:pStyle w:val="ListParagraph"/>
        <w:numPr>
          <w:ilvl w:val="0"/>
          <w:numId w:val="10"/>
        </w:numPr>
      </w:pPr>
      <w:r w:rsidRPr="00E445FF">
        <w:rPr>
          <w:b/>
          <w:bCs/>
        </w:rPr>
        <w:t>MAG_NODE</w:t>
      </w:r>
      <w:r w:rsidRPr="00B8089C">
        <w:t xml:space="preserve"> field was corrected</w:t>
      </w:r>
      <w:r>
        <w:t xml:space="preserve"> for 16 nodes</w:t>
      </w:r>
    </w:p>
    <w:p w14:paraId="35198BEF" w14:textId="77777777" w:rsidR="00A1149A" w:rsidRDefault="00A1149A">
      <w:pPr>
        <w:pStyle w:val="ListParagraph"/>
        <w:numPr>
          <w:ilvl w:val="0"/>
          <w:numId w:val="10"/>
        </w:numPr>
      </w:pPr>
      <w:r w:rsidRPr="00E445FF">
        <w:rPr>
          <w:b/>
          <w:bCs/>
        </w:rPr>
        <w:t>GEOGKEY</w:t>
      </w:r>
      <w:r w:rsidRPr="00B8089C">
        <w:t xml:space="preserve"> field was corrected</w:t>
      </w:r>
      <w:r>
        <w:t xml:space="preserve"> in 10 instances</w:t>
      </w:r>
    </w:p>
    <w:p w14:paraId="301A2B8A" w14:textId="7E31A059" w:rsidR="00A1149A" w:rsidRDefault="00A1149A">
      <w:pPr>
        <w:pStyle w:val="ListParagraph"/>
        <w:numPr>
          <w:ilvl w:val="0"/>
          <w:numId w:val="10"/>
        </w:numPr>
      </w:pPr>
      <w:r>
        <w:t xml:space="preserve">The </w:t>
      </w:r>
      <w:r w:rsidRPr="00E445FF">
        <w:rPr>
          <w:b/>
          <w:bCs/>
        </w:rPr>
        <w:t>PNR</w:t>
      </w:r>
      <w:r w:rsidRPr="00B8089C">
        <w:t xml:space="preserve"> </w:t>
      </w:r>
      <w:r>
        <w:t>fields were updated for two nodes at the Tooele express bus park and ride location where PNR values were set to 0.</w:t>
      </w:r>
    </w:p>
    <w:p w14:paraId="7D73B3CF" w14:textId="55F2E3F6" w:rsidR="00A1149A" w:rsidRPr="00A1149A" w:rsidRDefault="00A1149A" w:rsidP="00A1149A">
      <w:pPr>
        <w:rPr>
          <w:u w:val="single"/>
        </w:rPr>
      </w:pPr>
      <w:r w:rsidRPr="00A1149A">
        <w:rPr>
          <w:u w:val="single"/>
        </w:rPr>
        <w:t>Links</w:t>
      </w:r>
    </w:p>
    <w:p w14:paraId="601E972D" w14:textId="138E4731" w:rsidR="00904F1A" w:rsidRDefault="00904F1A">
      <w:pPr>
        <w:pStyle w:val="ListParagraph"/>
        <w:numPr>
          <w:ilvl w:val="0"/>
          <w:numId w:val="7"/>
        </w:numPr>
      </w:pPr>
      <w:r w:rsidRPr="00886F81">
        <w:t xml:space="preserve">Updated connections </w:t>
      </w:r>
      <w:r w:rsidR="00870927">
        <w:t xml:space="preserve">to </w:t>
      </w:r>
      <w:r>
        <w:t xml:space="preserve">TAZ </w:t>
      </w:r>
      <w:r w:rsidRPr="00886F81">
        <w:t xml:space="preserve">90 and removed 1500 S in Brigham City between 775 W and Hwy 89 </w:t>
      </w:r>
      <w:r>
        <w:t>(</w:t>
      </w:r>
      <w:r w:rsidRPr="00886F81">
        <w:t>not yet existing or</w:t>
      </w:r>
      <w:r w:rsidR="00CC3C76">
        <w:t xml:space="preserve"> planned</w:t>
      </w:r>
      <w:r w:rsidRPr="00886F81">
        <w:t xml:space="preserve"> in future phases</w:t>
      </w:r>
      <w:r>
        <w:t>)</w:t>
      </w:r>
    </w:p>
    <w:p w14:paraId="7E4C426F" w14:textId="77777777" w:rsidR="00BD14D7" w:rsidRDefault="00BD14D7">
      <w:pPr>
        <w:pStyle w:val="ListParagraph"/>
        <w:numPr>
          <w:ilvl w:val="0"/>
          <w:numId w:val="7"/>
        </w:numPr>
      </w:pPr>
      <w:r w:rsidRPr="00B8089C">
        <w:t>Connected 4600 S from Harrison Blvd to Skyline Drive south of Weber St Campus</w:t>
      </w:r>
    </w:p>
    <w:p w14:paraId="109A731D" w14:textId="163B8789" w:rsidR="00904F1A" w:rsidRDefault="00904F1A">
      <w:pPr>
        <w:pStyle w:val="ListParagraph"/>
        <w:numPr>
          <w:ilvl w:val="0"/>
          <w:numId w:val="7"/>
        </w:numPr>
      </w:pPr>
      <w:r w:rsidRPr="00886F81">
        <w:t xml:space="preserve">Updated connection for West Weber Corridor to Hwy 89 </w:t>
      </w:r>
      <w:r>
        <w:t>and</w:t>
      </w:r>
      <w:r w:rsidRPr="00886F81">
        <w:t xml:space="preserve"> corrected some centroid connections</w:t>
      </w:r>
    </w:p>
    <w:p w14:paraId="70ABF026" w14:textId="77777777" w:rsidR="00AD6BA6" w:rsidRPr="00B8089C" w:rsidRDefault="00AD6BA6">
      <w:pPr>
        <w:pStyle w:val="ListParagraph"/>
        <w:numPr>
          <w:ilvl w:val="0"/>
          <w:numId w:val="7"/>
        </w:numPr>
      </w:pPr>
      <w:r w:rsidRPr="00B8089C">
        <w:t xml:space="preserve">Removed Arsenal Rd in HAFB from 2015-2028 and left connections in TAZs 647, 632, </w:t>
      </w:r>
      <w:r>
        <w:t>and</w:t>
      </w:r>
      <w:r w:rsidRPr="00B8089C">
        <w:t xml:space="preserve"> 655 to the base to the east only</w:t>
      </w:r>
    </w:p>
    <w:p w14:paraId="708ECD52" w14:textId="77777777" w:rsidR="00A1149A" w:rsidRPr="00886F81" w:rsidRDefault="00A1149A">
      <w:pPr>
        <w:pStyle w:val="ListParagraph"/>
        <w:numPr>
          <w:ilvl w:val="0"/>
          <w:numId w:val="7"/>
        </w:numPr>
      </w:pPr>
      <w:r w:rsidRPr="00886F81">
        <w:t>Updated I-15 Northbound from Park Ln to 200 N to reflect 4 lanes</w:t>
      </w:r>
    </w:p>
    <w:p w14:paraId="3167BDBF" w14:textId="7911340C" w:rsidR="00A1149A" w:rsidRDefault="00A1149A">
      <w:pPr>
        <w:pStyle w:val="ListParagraph"/>
        <w:numPr>
          <w:ilvl w:val="0"/>
          <w:numId w:val="7"/>
        </w:numPr>
      </w:pPr>
      <w:r w:rsidRPr="00886F81">
        <w:t>Updated West Davis/West Weber corridor north of SR</w:t>
      </w:r>
      <w:r w:rsidR="00904F1A">
        <w:t xml:space="preserve"> </w:t>
      </w:r>
      <w:r w:rsidRPr="00886F81">
        <w:t>193 to a functional type of 12</w:t>
      </w:r>
    </w:p>
    <w:p w14:paraId="7E9D88ED" w14:textId="77777777" w:rsidR="00BD14D7" w:rsidRPr="00B8089C" w:rsidRDefault="00BD14D7">
      <w:pPr>
        <w:pStyle w:val="ListParagraph"/>
        <w:numPr>
          <w:ilvl w:val="0"/>
          <w:numId w:val="7"/>
        </w:numPr>
      </w:pPr>
      <w:r w:rsidRPr="00B8089C">
        <w:t>Fix</w:t>
      </w:r>
      <w:r>
        <w:t>ed</w:t>
      </w:r>
      <w:r w:rsidRPr="00B8089C">
        <w:t xml:space="preserve"> Shephard Ln disconnect</w:t>
      </w:r>
    </w:p>
    <w:p w14:paraId="331A3726" w14:textId="77777777" w:rsidR="00904F1A" w:rsidRDefault="00904F1A">
      <w:pPr>
        <w:pStyle w:val="ListParagraph"/>
        <w:numPr>
          <w:ilvl w:val="0"/>
          <w:numId w:val="7"/>
        </w:numPr>
      </w:pPr>
      <w:r w:rsidRPr="00886F81">
        <w:t>Turned off link for 400 N / North St where it does not yet cross the rail tracks</w:t>
      </w:r>
    </w:p>
    <w:p w14:paraId="554E9553" w14:textId="77777777" w:rsidR="00BD14D7" w:rsidRPr="00B8089C" w:rsidRDefault="00BD14D7">
      <w:pPr>
        <w:pStyle w:val="ListParagraph"/>
        <w:numPr>
          <w:ilvl w:val="0"/>
          <w:numId w:val="7"/>
        </w:numPr>
      </w:pPr>
      <w:r w:rsidRPr="00B8089C">
        <w:t>Remove</w:t>
      </w:r>
      <w:r>
        <w:t>d</w:t>
      </w:r>
      <w:r w:rsidRPr="00B8089C">
        <w:t xml:space="preserve"> floating link on 700 S just west of 3000 W in West Pointe</w:t>
      </w:r>
    </w:p>
    <w:p w14:paraId="73E72512" w14:textId="77777777" w:rsidR="00A1149A" w:rsidRDefault="00A1149A">
      <w:pPr>
        <w:pStyle w:val="ListParagraph"/>
        <w:numPr>
          <w:ilvl w:val="0"/>
          <w:numId w:val="7"/>
        </w:numPr>
      </w:pPr>
      <w:r>
        <w:t xml:space="preserve">Updated </w:t>
      </w:r>
      <w:r w:rsidRPr="00886F81">
        <w:t xml:space="preserve">4700 S westbound from 4000 W to 4800 </w:t>
      </w:r>
      <w:r>
        <w:t>to reflect 2 lanes</w:t>
      </w:r>
    </w:p>
    <w:p w14:paraId="2FD62AA6" w14:textId="00051908" w:rsidR="00AD6BA6" w:rsidRPr="00B8089C" w:rsidRDefault="00AD6BA6">
      <w:pPr>
        <w:pStyle w:val="ListParagraph"/>
        <w:numPr>
          <w:ilvl w:val="0"/>
          <w:numId w:val="7"/>
        </w:numPr>
      </w:pPr>
      <w:r w:rsidRPr="00B8089C">
        <w:t>Adjust</w:t>
      </w:r>
      <w:r>
        <w:t>ed</w:t>
      </w:r>
      <w:r w:rsidRPr="00B8089C">
        <w:t xml:space="preserve"> the 7400 South from Oquirrh Blvd to MVC RTP Project to be a grade separated crossing at MVC instead of at</w:t>
      </w:r>
      <w:r w:rsidR="009C2610">
        <w:t>-</w:t>
      </w:r>
      <w:r w:rsidRPr="00B8089C">
        <w:t>grade</w:t>
      </w:r>
    </w:p>
    <w:p w14:paraId="17901E71" w14:textId="3DA4111C" w:rsidR="00A1149A" w:rsidRDefault="00A1149A">
      <w:pPr>
        <w:pStyle w:val="ListParagraph"/>
        <w:numPr>
          <w:ilvl w:val="0"/>
          <w:numId w:val="7"/>
        </w:numPr>
      </w:pPr>
      <w:r w:rsidRPr="00886F81">
        <w:t>Turn</w:t>
      </w:r>
      <w:r>
        <w:t>ed</w:t>
      </w:r>
      <w:r w:rsidRPr="00886F81">
        <w:t xml:space="preserve"> on Herriman Phase 1 project</w:t>
      </w:r>
      <w:r w:rsidR="00904F1A">
        <w:t xml:space="preserve"> at</w:t>
      </w:r>
      <w:r>
        <w:t xml:space="preserve"> </w:t>
      </w:r>
      <w:r w:rsidRPr="00886F81">
        <w:t>Silver Sky Dr</w:t>
      </w:r>
    </w:p>
    <w:p w14:paraId="1B7E78AF" w14:textId="64D1D0CA" w:rsidR="00904F1A" w:rsidRDefault="00904F1A">
      <w:pPr>
        <w:pStyle w:val="ListParagraph"/>
        <w:numPr>
          <w:ilvl w:val="0"/>
          <w:numId w:val="7"/>
        </w:numPr>
      </w:pPr>
      <w:r w:rsidRPr="00886F81">
        <w:t>Added in 520 W</w:t>
      </w:r>
      <w:r>
        <w:t xml:space="preserve"> (</w:t>
      </w:r>
      <w:r w:rsidRPr="00886F81">
        <w:t>Seg ID 3440_005.8</w:t>
      </w:r>
      <w:r>
        <w:t>)</w:t>
      </w:r>
      <w:r w:rsidRPr="00886F81">
        <w:t xml:space="preserve"> between 400 N and </w:t>
      </w:r>
      <w:r w:rsidR="009C2610">
        <w:t>2</w:t>
      </w:r>
      <w:r w:rsidR="009C2610">
        <w:rPr>
          <w:vertAlign w:val="superscript"/>
        </w:rPr>
        <w:t>nd</w:t>
      </w:r>
      <w:r w:rsidRPr="00886F81">
        <w:t xml:space="preserve"> St</w:t>
      </w:r>
    </w:p>
    <w:p w14:paraId="313756FB" w14:textId="77777777" w:rsidR="00BD14D7" w:rsidRPr="00B8089C" w:rsidRDefault="00BD14D7">
      <w:pPr>
        <w:pStyle w:val="ListParagraph"/>
        <w:numPr>
          <w:ilvl w:val="0"/>
          <w:numId w:val="7"/>
        </w:numPr>
      </w:pPr>
      <w:r w:rsidRPr="00B8089C">
        <w:t>Added in 3200 W from 2100 N to 3500 N</w:t>
      </w:r>
      <w:r>
        <w:t xml:space="preserve"> and </w:t>
      </w:r>
      <w:r w:rsidRPr="00B8089C">
        <w:t xml:space="preserve">3500 N from 3200 W to 2200 W </w:t>
      </w:r>
      <w:r>
        <w:t>(</w:t>
      </w:r>
      <w:r w:rsidRPr="00B8089C">
        <w:t xml:space="preserve">Scannell Swaner </w:t>
      </w:r>
      <w:r>
        <w:t>d</w:t>
      </w:r>
      <w:r w:rsidRPr="00B8089C">
        <w:t>evelopment</w:t>
      </w:r>
      <w:r>
        <w:t>)</w:t>
      </w:r>
    </w:p>
    <w:p w14:paraId="5DE89CBA" w14:textId="7B44BB47" w:rsidR="00904F1A" w:rsidRPr="00886F81" w:rsidRDefault="00904F1A">
      <w:pPr>
        <w:pStyle w:val="ListParagraph"/>
        <w:numPr>
          <w:ilvl w:val="0"/>
          <w:numId w:val="7"/>
        </w:numPr>
      </w:pPr>
      <w:r w:rsidRPr="00886F81">
        <w:t xml:space="preserve">Added in 4420 W between 4700 W </w:t>
      </w:r>
      <w:r>
        <w:t>and</w:t>
      </w:r>
      <w:r w:rsidRPr="00886F81">
        <w:t xml:space="preserve"> 5400 S </w:t>
      </w:r>
      <w:r>
        <w:t>(</w:t>
      </w:r>
      <w:r w:rsidRPr="00886F81">
        <w:t>used Seg ID from UDOT</w:t>
      </w:r>
      <w:r>
        <w:t>)</w:t>
      </w:r>
    </w:p>
    <w:p w14:paraId="3FD16C87" w14:textId="4DC4F573" w:rsidR="00904F1A" w:rsidRPr="00886F81" w:rsidRDefault="00904F1A">
      <w:pPr>
        <w:pStyle w:val="ListParagraph"/>
        <w:numPr>
          <w:ilvl w:val="0"/>
          <w:numId w:val="7"/>
        </w:numPr>
      </w:pPr>
      <w:r w:rsidRPr="00886F81">
        <w:t xml:space="preserve">Turned on links for 3800 S between 220 W </w:t>
      </w:r>
      <w:r>
        <w:t>and</w:t>
      </w:r>
      <w:r w:rsidRPr="00886F81">
        <w:t xml:space="preserve"> 1700 W</w:t>
      </w:r>
    </w:p>
    <w:p w14:paraId="603D5287" w14:textId="77777777" w:rsidR="00904F1A" w:rsidRDefault="00904F1A">
      <w:pPr>
        <w:pStyle w:val="ListParagraph"/>
        <w:numPr>
          <w:ilvl w:val="0"/>
          <w:numId w:val="7"/>
        </w:numPr>
      </w:pPr>
      <w:r w:rsidRPr="00886F81">
        <w:t>Added in 3785 S between 6400 W and 7200 W</w:t>
      </w:r>
    </w:p>
    <w:p w14:paraId="2B93FCEE" w14:textId="230E812A" w:rsidR="00904F1A" w:rsidRDefault="00904F1A">
      <w:pPr>
        <w:pStyle w:val="ListParagraph"/>
        <w:numPr>
          <w:ilvl w:val="0"/>
          <w:numId w:val="7"/>
        </w:numPr>
      </w:pPr>
      <w:r w:rsidRPr="00886F81">
        <w:t xml:space="preserve">Added in 6000 W between 3500 S </w:t>
      </w:r>
      <w:r>
        <w:t>and</w:t>
      </w:r>
      <w:r w:rsidRPr="00886F81">
        <w:t xml:space="preserve"> 4100 S</w:t>
      </w:r>
    </w:p>
    <w:p w14:paraId="5772FED2" w14:textId="77777777" w:rsidR="00BD14D7" w:rsidRPr="00B8089C" w:rsidRDefault="00BD14D7">
      <w:pPr>
        <w:pStyle w:val="ListParagraph"/>
        <w:numPr>
          <w:ilvl w:val="0"/>
          <w:numId w:val="7"/>
        </w:numPr>
      </w:pPr>
      <w:r w:rsidRPr="00B8089C">
        <w:t>Remove</w:t>
      </w:r>
      <w:r>
        <w:t>d</w:t>
      </w:r>
      <w:r w:rsidRPr="00B8089C">
        <w:t xml:space="preserve"> local connection between 11800 S and Lake Ave at MVC</w:t>
      </w:r>
    </w:p>
    <w:p w14:paraId="71A6AEE7" w14:textId="77777777" w:rsidR="00BD14D7" w:rsidRDefault="00BD14D7">
      <w:pPr>
        <w:pStyle w:val="ListParagraph"/>
        <w:numPr>
          <w:ilvl w:val="0"/>
          <w:numId w:val="7"/>
        </w:numPr>
      </w:pPr>
      <w:r w:rsidRPr="00B8089C">
        <w:t>Remove</w:t>
      </w:r>
      <w:r>
        <w:t>d</w:t>
      </w:r>
      <w:r w:rsidRPr="00B8089C">
        <w:t xml:space="preserve"> local connection between 14600 S and 14400 S at Redwood Rd</w:t>
      </w:r>
    </w:p>
    <w:p w14:paraId="10C6F8C4" w14:textId="77777777" w:rsidR="00BD14D7" w:rsidRPr="001E23EF" w:rsidRDefault="00BD14D7">
      <w:pPr>
        <w:pStyle w:val="ListParagraph"/>
        <w:numPr>
          <w:ilvl w:val="0"/>
          <w:numId w:val="7"/>
        </w:numPr>
        <w:rPr>
          <w:b/>
          <w:bCs/>
        </w:rPr>
      </w:pPr>
      <w:r>
        <w:t>Aligned Doubleday and Sunrise Ranch in Mapleton with existing roads</w:t>
      </w:r>
    </w:p>
    <w:p w14:paraId="02A0F000" w14:textId="77777777" w:rsidR="00FB060C" w:rsidRPr="00886F81" w:rsidRDefault="00FB060C">
      <w:pPr>
        <w:pStyle w:val="ListParagraph"/>
        <w:numPr>
          <w:ilvl w:val="0"/>
          <w:numId w:val="7"/>
        </w:numPr>
      </w:pPr>
      <w:r w:rsidRPr="00886F81">
        <w:t>Turn</w:t>
      </w:r>
      <w:r>
        <w:t>ed</w:t>
      </w:r>
      <w:r w:rsidRPr="00886F81">
        <w:t xml:space="preserve"> on Ring Road links in Saratoga Springs to match existing</w:t>
      </w:r>
      <w:r>
        <w:t xml:space="preserve"> conditions</w:t>
      </w:r>
    </w:p>
    <w:p w14:paraId="258AFC83" w14:textId="7CC72AB1" w:rsidR="00FB060C" w:rsidRDefault="00FB060C">
      <w:pPr>
        <w:pStyle w:val="ListParagraph"/>
        <w:numPr>
          <w:ilvl w:val="0"/>
          <w:numId w:val="7"/>
        </w:numPr>
      </w:pPr>
      <w:r w:rsidRPr="00886F81">
        <w:t>Turn</w:t>
      </w:r>
      <w:r>
        <w:t>ed</w:t>
      </w:r>
      <w:r w:rsidRPr="00886F81">
        <w:t xml:space="preserve"> off 2023 road between </w:t>
      </w:r>
      <w:r w:rsidR="00904F1A">
        <w:t>P</w:t>
      </w:r>
      <w:r w:rsidRPr="00886F81">
        <w:t xml:space="preserve">ony </w:t>
      </w:r>
      <w:r w:rsidR="00904F1A">
        <w:t xml:space="preserve">Express Parkway </w:t>
      </w:r>
      <w:r w:rsidR="004D7493">
        <w:t>and</w:t>
      </w:r>
      <w:r w:rsidRPr="00886F81">
        <w:t xml:space="preserve"> </w:t>
      </w:r>
      <w:r w:rsidR="00904F1A">
        <w:t>T</w:t>
      </w:r>
      <w:r w:rsidRPr="00886F81">
        <w:t xml:space="preserve">emple </w:t>
      </w:r>
      <w:r w:rsidR="00904F1A">
        <w:t>A</w:t>
      </w:r>
      <w:r w:rsidRPr="00886F81">
        <w:t>rea (non-foothill)</w:t>
      </w:r>
    </w:p>
    <w:p w14:paraId="4D68E0F7" w14:textId="77777777" w:rsidR="00BD14D7" w:rsidRDefault="00BD14D7">
      <w:pPr>
        <w:pStyle w:val="ListParagraph"/>
        <w:numPr>
          <w:ilvl w:val="0"/>
          <w:numId w:val="7"/>
        </w:numPr>
      </w:pPr>
      <w:r w:rsidRPr="00B8089C">
        <w:t>Fix</w:t>
      </w:r>
      <w:r>
        <w:t>ed</w:t>
      </w:r>
      <w:r w:rsidRPr="00B8089C">
        <w:t xml:space="preserve"> network in Saratoga and </w:t>
      </w:r>
      <w:r>
        <w:t>E</w:t>
      </w:r>
      <w:r w:rsidRPr="00B8089C">
        <w:t xml:space="preserve">agle </w:t>
      </w:r>
      <w:r>
        <w:t>M</w:t>
      </w:r>
      <w:r w:rsidRPr="00B8089C">
        <w:t>ountain</w:t>
      </w:r>
      <w:r>
        <w:t xml:space="preserve"> to</w:t>
      </w:r>
      <w:r w:rsidRPr="00B8089C">
        <w:t xml:space="preserve"> match existing roadway network</w:t>
      </w:r>
    </w:p>
    <w:p w14:paraId="72BC5CBA" w14:textId="77777777" w:rsidR="00BD14D7" w:rsidRDefault="00BD14D7">
      <w:pPr>
        <w:pStyle w:val="ListParagraph"/>
        <w:numPr>
          <w:ilvl w:val="0"/>
          <w:numId w:val="7"/>
        </w:numPr>
      </w:pPr>
      <w:r>
        <w:t>Extended Foothill frontage roads down to Lariat Blvd in Saratoga Springs</w:t>
      </w:r>
    </w:p>
    <w:p w14:paraId="7F762EB0" w14:textId="77777777" w:rsidR="00BD14D7" w:rsidRDefault="00BD14D7">
      <w:pPr>
        <w:pStyle w:val="ListParagraph"/>
        <w:numPr>
          <w:ilvl w:val="0"/>
          <w:numId w:val="7"/>
        </w:numPr>
      </w:pPr>
      <w:r>
        <w:t>Turned on Sunset Drive in Eagle Mountain for 2019, 2023, and 2028</w:t>
      </w:r>
    </w:p>
    <w:p w14:paraId="73EA0248" w14:textId="77777777" w:rsidR="00BD14D7" w:rsidRDefault="00BD14D7">
      <w:pPr>
        <w:pStyle w:val="ListParagraph"/>
        <w:numPr>
          <w:ilvl w:val="0"/>
          <w:numId w:val="7"/>
        </w:numPr>
      </w:pPr>
      <w:r>
        <w:t>Turned on Mt Airey Drive in Eagle Mountain for 2019, 2023, and 2028</w:t>
      </w:r>
    </w:p>
    <w:p w14:paraId="17CE6B7F" w14:textId="00E8BF86" w:rsidR="00BD14D7" w:rsidRDefault="00BD14D7">
      <w:pPr>
        <w:pStyle w:val="ListParagraph"/>
        <w:numPr>
          <w:ilvl w:val="0"/>
          <w:numId w:val="7"/>
        </w:numPr>
      </w:pPr>
      <w:r w:rsidRPr="00886F81">
        <w:lastRenderedPageBreak/>
        <w:t xml:space="preserve">Fixed centroid connection </w:t>
      </w:r>
      <w:r>
        <w:t>to</w:t>
      </w:r>
      <w:r w:rsidRPr="00886F81">
        <w:t xml:space="preserve"> TAZ</w:t>
      </w:r>
      <w:r>
        <w:t>s</w:t>
      </w:r>
      <w:r w:rsidRPr="00886F81">
        <w:t xml:space="preserve"> 42, 260, 1992, 1993, 2005, </w:t>
      </w:r>
      <w:r>
        <w:t>and</w:t>
      </w:r>
      <w:r w:rsidRPr="00886F81">
        <w:t xml:space="preserve"> 2006</w:t>
      </w:r>
      <w:r>
        <w:t xml:space="preserve"> and edited other c</w:t>
      </w:r>
      <w:r w:rsidRPr="00886F81">
        <w:t>entroid connector</w:t>
      </w:r>
      <w:r>
        <w:t xml:space="preserve">s </w:t>
      </w:r>
      <w:r w:rsidRPr="00886F81">
        <w:t>to fix unconnected zones</w:t>
      </w:r>
    </w:p>
    <w:p w14:paraId="58532F75" w14:textId="34D5D46B" w:rsidR="002D09BE" w:rsidRDefault="002D09BE">
      <w:pPr>
        <w:pStyle w:val="ListParagraph"/>
        <w:numPr>
          <w:ilvl w:val="0"/>
          <w:numId w:val="7"/>
        </w:numPr>
      </w:pPr>
      <w:r w:rsidRPr="00B8089C">
        <w:t xml:space="preserve">Connected centroid </w:t>
      </w:r>
      <w:r w:rsidR="00870927">
        <w:t xml:space="preserve">to </w:t>
      </w:r>
      <w:r>
        <w:t xml:space="preserve">TAZ </w:t>
      </w:r>
      <w:r w:rsidRPr="00B8089C">
        <w:t>931 to unfunded network</w:t>
      </w:r>
    </w:p>
    <w:p w14:paraId="0EEC8E13" w14:textId="709EC199" w:rsidR="00A1149A" w:rsidRPr="00886F81" w:rsidRDefault="00A1149A">
      <w:pPr>
        <w:pStyle w:val="ListParagraph"/>
        <w:numPr>
          <w:ilvl w:val="0"/>
          <w:numId w:val="7"/>
        </w:numPr>
      </w:pPr>
      <w:r>
        <w:t>Realigned links</w:t>
      </w:r>
      <w:r w:rsidR="00BD14D7">
        <w:t xml:space="preserve"> and added links</w:t>
      </w:r>
      <w:r w:rsidRPr="00886F81">
        <w:t xml:space="preserve"> based on</w:t>
      </w:r>
      <w:r w:rsidR="009C2610">
        <w:t xml:space="preserve"> UDOT LRS updates </w:t>
      </w:r>
      <w:r>
        <w:t>on the following corridors:</w:t>
      </w:r>
      <w:r w:rsidRPr="00886F81">
        <w:t xml:space="preserve"> </w:t>
      </w:r>
    </w:p>
    <w:p w14:paraId="24132B26" w14:textId="77777777" w:rsidR="00A1149A" w:rsidRPr="00886F81" w:rsidRDefault="00A1149A">
      <w:pPr>
        <w:pStyle w:val="ListParagraph"/>
        <w:numPr>
          <w:ilvl w:val="1"/>
          <w:numId w:val="7"/>
        </w:numPr>
      </w:pPr>
      <w:r w:rsidRPr="00886F81">
        <w:t>500 W / 3700 W between Bluff Ridge Blvd and Antelope Dr</w:t>
      </w:r>
    </w:p>
    <w:p w14:paraId="0E6B05C8" w14:textId="77777777" w:rsidR="00A1149A" w:rsidRPr="00886F81" w:rsidRDefault="00A1149A">
      <w:pPr>
        <w:pStyle w:val="ListParagraph"/>
        <w:numPr>
          <w:ilvl w:val="1"/>
          <w:numId w:val="7"/>
        </w:numPr>
      </w:pPr>
      <w:r w:rsidRPr="00886F81">
        <w:t>Station Pkwy / Burke Ln between 1525 W and Park Ln</w:t>
      </w:r>
    </w:p>
    <w:p w14:paraId="3AC98D3E" w14:textId="77777777" w:rsidR="00A1149A" w:rsidRPr="00886F81" w:rsidRDefault="00A1149A">
      <w:pPr>
        <w:pStyle w:val="ListParagraph"/>
        <w:numPr>
          <w:ilvl w:val="1"/>
          <w:numId w:val="7"/>
        </w:numPr>
      </w:pPr>
      <w:r w:rsidRPr="00886F81">
        <w:t>1525 W between Station Pkwy / Burke Ln and Clark Ln</w:t>
      </w:r>
    </w:p>
    <w:p w14:paraId="613C5737" w14:textId="77777777" w:rsidR="00A1149A" w:rsidRPr="00886F81" w:rsidRDefault="00A1149A">
      <w:pPr>
        <w:pStyle w:val="ListParagraph"/>
        <w:numPr>
          <w:ilvl w:val="1"/>
          <w:numId w:val="7"/>
        </w:numPr>
      </w:pPr>
      <w:r w:rsidRPr="00886F81">
        <w:t>North Frontage Rd / 8000 W / 1400 N between 7200 W and Utah State Prison and Correctional Facility</w:t>
      </w:r>
    </w:p>
    <w:p w14:paraId="62EAD50F" w14:textId="77777777" w:rsidR="00A1149A" w:rsidRPr="00886F81" w:rsidRDefault="00A1149A">
      <w:pPr>
        <w:pStyle w:val="ListParagraph"/>
        <w:numPr>
          <w:ilvl w:val="1"/>
          <w:numId w:val="7"/>
        </w:numPr>
      </w:pPr>
      <w:r w:rsidRPr="00886F81">
        <w:t>Gordon Ave</w:t>
      </w:r>
    </w:p>
    <w:p w14:paraId="65FC98DB" w14:textId="77777777" w:rsidR="00A1149A" w:rsidRPr="00886F81" w:rsidRDefault="00A1149A">
      <w:pPr>
        <w:pStyle w:val="ListParagraph"/>
        <w:numPr>
          <w:ilvl w:val="1"/>
          <w:numId w:val="7"/>
        </w:numPr>
      </w:pPr>
      <w:r w:rsidRPr="00886F81">
        <w:t>Cherry Ln</w:t>
      </w:r>
    </w:p>
    <w:p w14:paraId="268105CB" w14:textId="77777777" w:rsidR="00A1149A" w:rsidRPr="00886F81" w:rsidRDefault="00A1149A">
      <w:pPr>
        <w:pStyle w:val="ListParagraph"/>
        <w:numPr>
          <w:ilvl w:val="1"/>
          <w:numId w:val="7"/>
        </w:numPr>
      </w:pPr>
      <w:r w:rsidRPr="00886F81">
        <w:t>13200 S between 1300 W and Highland</w:t>
      </w:r>
    </w:p>
    <w:p w14:paraId="3EC7F65E" w14:textId="77777777" w:rsidR="00A1149A" w:rsidRPr="00886F81" w:rsidRDefault="00A1149A">
      <w:pPr>
        <w:pStyle w:val="ListParagraph"/>
        <w:numPr>
          <w:ilvl w:val="1"/>
          <w:numId w:val="7"/>
        </w:numPr>
      </w:pPr>
      <w:r w:rsidRPr="00886F81">
        <w:t>Herriman Main St</w:t>
      </w:r>
    </w:p>
    <w:p w14:paraId="184341C7" w14:textId="77777777" w:rsidR="00A1149A" w:rsidRPr="00886F81" w:rsidRDefault="00A1149A">
      <w:pPr>
        <w:pStyle w:val="ListParagraph"/>
        <w:numPr>
          <w:ilvl w:val="1"/>
          <w:numId w:val="7"/>
        </w:numPr>
      </w:pPr>
      <w:r w:rsidRPr="00886F81">
        <w:t>Porter Rockwell Blvd</w:t>
      </w:r>
    </w:p>
    <w:p w14:paraId="673F29A9" w14:textId="77777777" w:rsidR="00A1149A" w:rsidRPr="00886F81" w:rsidRDefault="00A1149A">
      <w:pPr>
        <w:pStyle w:val="ListParagraph"/>
        <w:numPr>
          <w:ilvl w:val="1"/>
          <w:numId w:val="7"/>
        </w:numPr>
      </w:pPr>
      <w:r w:rsidRPr="00886F81">
        <w:t>Layton Pkwy</w:t>
      </w:r>
    </w:p>
    <w:p w14:paraId="7D2E2556" w14:textId="77777777" w:rsidR="00A1149A" w:rsidRPr="00886F81" w:rsidRDefault="00A1149A">
      <w:pPr>
        <w:pStyle w:val="ListParagraph"/>
        <w:numPr>
          <w:ilvl w:val="1"/>
          <w:numId w:val="7"/>
        </w:numPr>
      </w:pPr>
      <w:r w:rsidRPr="00886F81">
        <w:t>Hill Field Rd</w:t>
      </w:r>
    </w:p>
    <w:p w14:paraId="6E5B587D" w14:textId="77777777" w:rsidR="00A1149A" w:rsidRPr="00886F81" w:rsidRDefault="00A1149A">
      <w:pPr>
        <w:pStyle w:val="ListParagraph"/>
        <w:numPr>
          <w:ilvl w:val="1"/>
          <w:numId w:val="7"/>
        </w:numPr>
      </w:pPr>
      <w:r w:rsidRPr="00886F81">
        <w:t>2700 W between WDC and Hill Field Rd</w:t>
      </w:r>
    </w:p>
    <w:p w14:paraId="415EA42D" w14:textId="77777777" w:rsidR="00A1149A" w:rsidRPr="00886F81" w:rsidRDefault="00A1149A">
      <w:pPr>
        <w:pStyle w:val="ListParagraph"/>
        <w:numPr>
          <w:ilvl w:val="1"/>
          <w:numId w:val="7"/>
        </w:numPr>
      </w:pPr>
      <w:r w:rsidRPr="00886F81">
        <w:t>2200 W between Layton Pkwy and 700 S</w:t>
      </w:r>
    </w:p>
    <w:p w14:paraId="66CD3A6C" w14:textId="77777777" w:rsidR="00A1149A" w:rsidRPr="00886F81" w:rsidRDefault="00A1149A">
      <w:pPr>
        <w:pStyle w:val="ListParagraph"/>
        <w:numPr>
          <w:ilvl w:val="1"/>
          <w:numId w:val="7"/>
        </w:numPr>
      </w:pPr>
      <w:r w:rsidRPr="00886F81">
        <w:t>1800 S to 2100 S Connector between SR-126 and 2700 W</w:t>
      </w:r>
    </w:p>
    <w:p w14:paraId="6A472689" w14:textId="77777777" w:rsidR="00A1149A" w:rsidRPr="00886F81" w:rsidRDefault="00A1149A">
      <w:pPr>
        <w:pStyle w:val="ListParagraph"/>
        <w:numPr>
          <w:ilvl w:val="1"/>
          <w:numId w:val="7"/>
        </w:numPr>
      </w:pPr>
      <w:r w:rsidRPr="00886F81">
        <w:t>3600 S to 3300 S Connector between 2700 W and 3600 W</w:t>
      </w:r>
    </w:p>
    <w:p w14:paraId="7AB5D5B8" w14:textId="4F674EF1" w:rsidR="00BD14D7" w:rsidRPr="00B8089C" w:rsidRDefault="00A1149A">
      <w:pPr>
        <w:pStyle w:val="ListParagraph"/>
        <w:numPr>
          <w:ilvl w:val="1"/>
          <w:numId w:val="7"/>
        </w:numPr>
      </w:pPr>
      <w:r w:rsidRPr="00886F81">
        <w:t>Depot St between 700 S and 1000 E</w:t>
      </w:r>
    </w:p>
    <w:p w14:paraId="2CD4F612" w14:textId="77777777" w:rsidR="00BD14D7" w:rsidRPr="00B8089C" w:rsidRDefault="00BD14D7">
      <w:pPr>
        <w:pStyle w:val="ListParagraph"/>
        <w:numPr>
          <w:ilvl w:val="1"/>
          <w:numId w:val="7"/>
        </w:numPr>
      </w:pPr>
      <w:r w:rsidRPr="00B8089C">
        <w:t>Shadow Valley between SR-203 and Skyline Pkwy</w:t>
      </w:r>
    </w:p>
    <w:p w14:paraId="00F0DEB2" w14:textId="77777777" w:rsidR="00BD14D7" w:rsidRPr="00B8089C" w:rsidRDefault="00BD14D7">
      <w:pPr>
        <w:pStyle w:val="ListParagraph"/>
        <w:numPr>
          <w:ilvl w:val="1"/>
          <w:numId w:val="7"/>
        </w:numPr>
      </w:pPr>
      <w:r w:rsidRPr="00B8089C">
        <w:t>Frontage Rd between Shepard Ln and Burton Ln</w:t>
      </w:r>
    </w:p>
    <w:p w14:paraId="339BF116" w14:textId="77777777" w:rsidR="00BD14D7" w:rsidRPr="00B8089C" w:rsidRDefault="00BD14D7">
      <w:pPr>
        <w:pStyle w:val="ListParagraph"/>
        <w:numPr>
          <w:ilvl w:val="1"/>
          <w:numId w:val="7"/>
        </w:numPr>
      </w:pPr>
      <w:r w:rsidRPr="00B8089C">
        <w:t xml:space="preserve">Petunia Wy, 9800 S, 17000 E collector roads between 9400 S and Sego Lily Dr and 1300 E and </w:t>
      </w:r>
      <w:proofErr w:type="spellStart"/>
      <w:r w:rsidRPr="00B8089C">
        <w:t>Eastdell</w:t>
      </w:r>
      <w:proofErr w:type="spellEnd"/>
      <w:r w:rsidRPr="00B8089C">
        <w:t xml:space="preserve"> Dr</w:t>
      </w:r>
    </w:p>
    <w:p w14:paraId="007CA919" w14:textId="77777777" w:rsidR="00BD14D7" w:rsidRPr="00B8089C" w:rsidRDefault="00BD14D7">
      <w:pPr>
        <w:pStyle w:val="ListParagraph"/>
        <w:numPr>
          <w:ilvl w:val="1"/>
          <w:numId w:val="7"/>
        </w:numPr>
      </w:pPr>
      <w:r w:rsidRPr="00B8089C">
        <w:t>Lincoln Ln and 2000 E collector roads between Highland Dr and 2700 E and 3900 S and 4500 S</w:t>
      </w:r>
    </w:p>
    <w:p w14:paraId="355F67E4" w14:textId="7AB72CD4" w:rsidR="00904F1A" w:rsidRPr="00904F1A" w:rsidRDefault="00A1149A">
      <w:pPr>
        <w:pStyle w:val="ListParagraph"/>
        <w:numPr>
          <w:ilvl w:val="0"/>
          <w:numId w:val="7"/>
        </w:numPr>
      </w:pPr>
      <w:r w:rsidRPr="00886F81">
        <w:t xml:space="preserve">Fixed </w:t>
      </w:r>
      <w:r w:rsidRPr="00844978">
        <w:rPr>
          <w:b/>
          <w:bCs/>
        </w:rPr>
        <w:t>HOT23_32</w:t>
      </w:r>
      <w:r w:rsidRPr="00886F81">
        <w:t xml:space="preserve"> through </w:t>
      </w:r>
      <w:r w:rsidRPr="00844978">
        <w:rPr>
          <w:b/>
          <w:bCs/>
        </w:rPr>
        <w:t>HOT23_50UF</w:t>
      </w:r>
      <w:r w:rsidRPr="00886F81">
        <w:t xml:space="preserve"> fields to correctly reflect the RTP projects from Farmington to the Utah/Salt Lake County </w:t>
      </w:r>
      <w:r>
        <w:t>l</w:t>
      </w:r>
      <w:r w:rsidRPr="00886F81">
        <w:t>ine</w:t>
      </w:r>
    </w:p>
    <w:p w14:paraId="773CBFB0" w14:textId="722B069E" w:rsidR="00B8089C" w:rsidRPr="00B8089C" w:rsidRDefault="00B8089C" w:rsidP="00BD14D7"/>
    <w:p w14:paraId="46842F96" w14:textId="331E9349" w:rsidR="00712F9B" w:rsidRDefault="00EB2DA0" w:rsidP="00712F9B">
      <w:r>
        <w:t>Between the edits made to the highway network for the segment shapefile update and the general network maintenance, a</w:t>
      </w:r>
      <w:r w:rsidR="00D04412">
        <w:t xml:space="preserve">pproximately </w:t>
      </w:r>
      <w:r w:rsidR="00D04412" w:rsidRPr="00E23654">
        <w:t>150 nodes</w:t>
      </w:r>
      <w:r w:rsidR="00B8089C" w:rsidRPr="00B8089C">
        <w:t xml:space="preserve"> </w:t>
      </w:r>
      <w:r w:rsidR="00D04412">
        <w:t xml:space="preserve">and </w:t>
      </w:r>
      <w:r w:rsidR="00B8089C" w:rsidRPr="00B8089C">
        <w:t xml:space="preserve">900 links were added </w:t>
      </w:r>
      <w:r w:rsidR="00D04412">
        <w:t>to the highway network in</w:t>
      </w:r>
      <w:r w:rsidR="00B8089C" w:rsidRPr="00B8089C">
        <w:t xml:space="preserve"> </w:t>
      </w:r>
      <w:r w:rsidR="00B8089C">
        <w:t>version 9.0.1</w:t>
      </w:r>
      <w:r w:rsidR="00D04412">
        <w:t xml:space="preserve">, the bulk of which occurred in </w:t>
      </w:r>
      <w:r w:rsidR="00B8089C" w:rsidRPr="00B8089C">
        <w:t>Saratoga Springs</w:t>
      </w:r>
      <w:r w:rsidR="00D04412">
        <w:t xml:space="preserve">, </w:t>
      </w:r>
      <w:r w:rsidR="00D04412" w:rsidRPr="00B8089C">
        <w:t xml:space="preserve">Eagle Mountain, </w:t>
      </w:r>
      <w:r w:rsidR="00B8089C" w:rsidRPr="00B8089C">
        <w:t>Weber County, Holladay, Sandy, and Draper</w:t>
      </w:r>
      <w:r w:rsidR="00846271">
        <w:t>.</w:t>
      </w:r>
      <w:r w:rsidR="00D04412">
        <w:t xml:space="preserve"> </w:t>
      </w:r>
      <w:r w:rsidR="00E23654" w:rsidRPr="00E23654">
        <w:rPr>
          <w:rStyle w:val="TableFigureHyperlinkChar"/>
        </w:rPr>
        <w:fldChar w:fldCharType="begin"/>
      </w:r>
      <w:r w:rsidR="00E23654" w:rsidRPr="00E23654">
        <w:rPr>
          <w:rStyle w:val="TableFigureHyperlinkChar"/>
        </w:rPr>
        <w:instrText xml:space="preserve"> REF _Ref163638351 \h </w:instrText>
      </w:r>
      <w:r w:rsidR="00E23654">
        <w:rPr>
          <w:rStyle w:val="TableFigureHyperlinkChar"/>
        </w:rPr>
        <w:instrText xml:space="preserve"> \* MERGEFORMAT </w:instrText>
      </w:r>
      <w:r w:rsidR="00E23654" w:rsidRPr="00E23654">
        <w:rPr>
          <w:rStyle w:val="TableFigureHyperlinkChar"/>
        </w:rPr>
      </w:r>
      <w:r w:rsidR="00E23654" w:rsidRPr="00E23654">
        <w:rPr>
          <w:rStyle w:val="TableFigureHyperlinkChar"/>
        </w:rPr>
        <w:fldChar w:fldCharType="separate"/>
      </w:r>
      <w:ins w:id="27" w:author="Chris Day" w:date="2024-06-25T17:26:00Z" w16du:dateUtc="2024-06-25T23:26:00Z">
        <w:r w:rsidR="00E63A2F" w:rsidRPr="00E63A2F">
          <w:rPr>
            <w:rStyle w:val="TableFigureHyperlinkChar"/>
            <w:rPrChange w:id="28" w:author="Chris Day" w:date="2024-06-25T17:26:00Z" w16du:dateUtc="2024-06-25T23:26:00Z">
              <w:rPr/>
            </w:rPrChange>
          </w:rPr>
          <w:t xml:space="preserve">Figure </w:t>
        </w:r>
        <w:r w:rsidR="00E63A2F" w:rsidRPr="00E63A2F">
          <w:rPr>
            <w:rStyle w:val="TableFigureHyperlinkChar"/>
            <w:rPrChange w:id="29" w:author="Chris Day" w:date="2024-06-25T17:26:00Z" w16du:dateUtc="2024-06-25T23:26:00Z">
              <w:rPr>
                <w:noProof/>
              </w:rPr>
            </w:rPrChange>
          </w:rPr>
          <w:t>2</w:t>
        </w:r>
        <w:r w:rsidR="00E63A2F" w:rsidRPr="00E63A2F">
          <w:rPr>
            <w:rStyle w:val="TableFigureHyperlinkChar"/>
            <w:rPrChange w:id="30" w:author="Chris Day" w:date="2024-06-25T17:26:00Z" w16du:dateUtc="2024-06-25T23:26:00Z">
              <w:rPr/>
            </w:rPrChange>
          </w:rPr>
          <w:t>.</w:t>
        </w:r>
        <w:r w:rsidR="00E63A2F" w:rsidRPr="00E63A2F">
          <w:rPr>
            <w:rStyle w:val="TableFigureHyperlinkChar"/>
            <w:rPrChange w:id="31" w:author="Chris Day" w:date="2024-06-25T17:26:00Z" w16du:dateUtc="2024-06-25T23:26:00Z">
              <w:rPr>
                <w:noProof/>
              </w:rPr>
            </w:rPrChange>
          </w:rPr>
          <w:t>2</w:t>
        </w:r>
      </w:ins>
      <w:del w:id="32" w:author="Chris Day" w:date="2024-06-25T17:26:00Z" w16du:dateUtc="2024-06-25T23:26:00Z">
        <w:r w:rsidR="00747480" w:rsidRPr="00747480" w:rsidDel="00E63A2F">
          <w:rPr>
            <w:rStyle w:val="TableFigureHyperlinkChar"/>
          </w:rPr>
          <w:delText>Figure 2.2</w:delText>
        </w:r>
      </w:del>
      <w:r w:rsidR="00E23654" w:rsidRPr="00E23654">
        <w:rPr>
          <w:rStyle w:val="TableFigureHyperlinkChar"/>
        </w:rPr>
        <w:fldChar w:fldCharType="end"/>
      </w:r>
      <w:r w:rsidR="00B8089C" w:rsidRPr="00B8089C">
        <w:t xml:space="preserve"> </w:t>
      </w:r>
      <w:r w:rsidR="00D04412" w:rsidRPr="00B8089C">
        <w:t>highlight</w:t>
      </w:r>
      <w:r w:rsidR="00BA6C0F">
        <w:t>s</w:t>
      </w:r>
      <w:r w:rsidR="00D04412" w:rsidRPr="00B8089C">
        <w:t xml:space="preserve"> </w:t>
      </w:r>
      <w:r w:rsidR="00D04412">
        <w:t>the locations of the new</w:t>
      </w:r>
      <w:r w:rsidR="0013003E">
        <w:t xml:space="preserve"> nodes and</w:t>
      </w:r>
      <w:r w:rsidR="00D04412">
        <w:t xml:space="preserve"> links added to the </w:t>
      </w:r>
      <w:r w:rsidR="00BA6C0F">
        <w:t>version 9.0.1</w:t>
      </w:r>
      <w:r w:rsidR="00D04412">
        <w:t>network.</w:t>
      </w:r>
    </w:p>
    <w:p w14:paraId="329C5723" w14:textId="77777777" w:rsidR="00F65DC6" w:rsidRDefault="00F65DC6" w:rsidP="00712F9B"/>
    <w:p w14:paraId="02CEE1D6" w14:textId="3344D8B8" w:rsidR="00BC5102" w:rsidRDefault="00115D75" w:rsidP="00D04412">
      <w:pPr>
        <w:pStyle w:val="NormalWeb"/>
      </w:pPr>
      <w:r>
        <w:rPr>
          <w:noProof/>
          <w14:ligatures w14:val="standardContextual"/>
        </w:rPr>
        <w:lastRenderedPageBreak/>
        <mc:AlternateContent>
          <mc:Choice Requires="wpg">
            <w:drawing>
              <wp:anchor distT="0" distB="0" distL="114300" distR="114300" simplePos="0" relativeHeight="251662336" behindDoc="0" locked="0" layoutInCell="1" allowOverlap="1" wp14:anchorId="733AE521" wp14:editId="2F861D6F">
                <wp:simplePos x="0" y="0"/>
                <wp:positionH relativeFrom="column">
                  <wp:posOffset>3276600</wp:posOffset>
                </wp:positionH>
                <wp:positionV relativeFrom="paragraph">
                  <wp:posOffset>0</wp:posOffset>
                </wp:positionV>
                <wp:extent cx="3173730" cy="6858000"/>
                <wp:effectExtent l="0" t="0" r="7620" b="0"/>
                <wp:wrapNone/>
                <wp:docPr id="380142610" name="Group 2"/>
                <wp:cNvGraphicFramePr/>
                <a:graphic xmlns:a="http://schemas.openxmlformats.org/drawingml/2006/main">
                  <a:graphicData uri="http://schemas.microsoft.com/office/word/2010/wordprocessingGroup">
                    <wpg:wgp>
                      <wpg:cNvGrpSpPr/>
                      <wpg:grpSpPr>
                        <a:xfrm>
                          <a:off x="0" y="0"/>
                          <a:ext cx="3173730" cy="6858000"/>
                          <a:chOff x="0" y="0"/>
                          <a:chExt cx="3173730" cy="6858000"/>
                        </a:xfrm>
                      </wpg:grpSpPr>
                      <pic:pic xmlns:pic="http://schemas.openxmlformats.org/drawingml/2006/picture">
                        <pic:nvPicPr>
                          <pic:cNvPr id="2143888537" name="Picture 1" descr="A map of the united states&#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3730" cy="6858000"/>
                          </a:xfrm>
                          <a:prstGeom prst="rect">
                            <a:avLst/>
                          </a:prstGeom>
                          <a:noFill/>
                          <a:ln>
                            <a:noFill/>
                          </a:ln>
                        </pic:spPr>
                      </pic:pic>
                      <wps:wsp>
                        <wps:cNvPr id="175154260" name="Text Box 2"/>
                        <wps:cNvSpPr txBox="1">
                          <a:spLocks noChangeArrowheads="1"/>
                        </wps:cNvSpPr>
                        <wps:spPr bwMode="auto">
                          <a:xfrm>
                            <a:off x="2085975" y="200025"/>
                            <a:ext cx="885825" cy="504825"/>
                          </a:xfrm>
                          <a:prstGeom prst="rect">
                            <a:avLst/>
                          </a:prstGeom>
                          <a:solidFill>
                            <a:srgbClr val="FFFFFF"/>
                          </a:solidFill>
                          <a:ln w="9525">
                            <a:noFill/>
                            <a:miter lim="800000"/>
                            <a:headEnd/>
                            <a:tailEnd/>
                          </a:ln>
                        </wps:spPr>
                        <wps:txbx>
                          <w:txbxContent>
                            <w:p w14:paraId="0E965655" w14:textId="47271CE2" w:rsidR="00115D75" w:rsidRPr="00115D75" w:rsidRDefault="00115D75" w:rsidP="00115D75">
                              <w:pPr>
                                <w:jc w:val="center"/>
                                <w:rPr>
                                  <w:rFonts w:ascii="Arial Black" w:hAnsi="Arial Black"/>
                                  <w:bCs/>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bCs/>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Links</w:t>
                              </w:r>
                            </w:p>
                          </w:txbxContent>
                        </wps:txbx>
                        <wps:bodyPr rot="0" vert="horz" wrap="square" lIns="0" tIns="0" rIns="0" bIns="0" anchor="ctr" anchorCtr="0">
                          <a:noAutofit/>
                        </wps:bodyPr>
                      </wps:wsp>
                    </wpg:wgp>
                  </a:graphicData>
                </a:graphic>
              </wp:anchor>
            </w:drawing>
          </mc:Choice>
          <mc:Fallback>
            <w:pict>
              <v:group w14:anchorId="733AE521" id="Group 2" o:spid="_x0000_s1027" style="position:absolute;margin-left:258pt;margin-top:0;width:249.9pt;height:540pt;z-index:251662336" coordsize="31737,685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">
                <v:shape id="Picture 1" o:spid="_x0000_s1028" type="#_x0000_t75" alt="A map of the united states&#10;&#10;Description automatically generated" style="position:absolute;width:31737;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">
                  <v:imagedata r:id="rId15" o:title="A map of the united states&#10;&#10;Description automatically generated"/>
                </v:shape>
                <v:shape id="_x0000_s1029" type="#_x0000_t202" style="position:absolute;left:20859;top:2000;width:885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" stroked="f">
                  <v:textbox inset="0,0,0,0">
                    <w:txbxContent>
                      <w:p w14:paraId="0E965655" w14:textId="47271CE2" w:rsidR="00115D75" w:rsidRPr="00115D75" w:rsidRDefault="00115D75" w:rsidP="00115D75">
                        <w:pPr>
                          <w:jc w:val="center"/>
                          <w:rPr>
                            <w:rFonts w:ascii="Arial Black" w:hAnsi="Arial Black"/>
                            <w:bCs/>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bCs/>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Links</w:t>
                        </w:r>
                      </w:p>
                    </w:txbxContent>
                  </v:textbox>
                </v:shape>
              </v:group>
            </w:pict>
          </mc:Fallback>
        </mc:AlternateContent>
      </w:r>
      <w:r>
        <w:rPr>
          <w:noProof/>
          <w14:ligatures w14:val="standardContextual"/>
        </w:rPr>
        <mc:AlternateContent>
          <mc:Choice Requires="wpg">
            <w:drawing>
              <wp:inline distT="0" distB="0" distL="0" distR="0" wp14:anchorId="797CA385" wp14:editId="1B34FE4D">
                <wp:extent cx="3107055" cy="6858000"/>
                <wp:effectExtent l="0" t="0" r="0" b="0"/>
                <wp:docPr id="71559533" name="Group 1"/>
                <wp:cNvGraphicFramePr/>
                <a:graphic xmlns:a="http://schemas.openxmlformats.org/drawingml/2006/main">
                  <a:graphicData uri="http://schemas.microsoft.com/office/word/2010/wordprocessingGroup">
                    <wpg:wgp>
                      <wpg:cNvGrpSpPr/>
                      <wpg:grpSpPr>
                        <a:xfrm>
                          <a:off x="0" y="0"/>
                          <a:ext cx="3107055" cy="6858000"/>
                          <a:chOff x="0" y="0"/>
                          <a:chExt cx="3107055" cy="6858000"/>
                        </a:xfrm>
                      </wpg:grpSpPr>
                      <pic:pic xmlns:pic="http://schemas.openxmlformats.org/drawingml/2006/picture">
                        <pic:nvPicPr>
                          <pic:cNvPr id="227740047" name="Picture 2" descr="A map of the united states&#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7055" cy="6858000"/>
                          </a:xfrm>
                          <a:prstGeom prst="rect">
                            <a:avLst/>
                          </a:prstGeom>
                          <a:noFill/>
                          <a:ln>
                            <a:noFill/>
                          </a:ln>
                        </pic:spPr>
                      </pic:pic>
                      <wps:wsp>
                        <wps:cNvPr id="1264136477" name="Text Box 2"/>
                        <wps:cNvSpPr txBox="1">
                          <a:spLocks noChangeArrowheads="1"/>
                        </wps:cNvSpPr>
                        <wps:spPr bwMode="auto">
                          <a:xfrm>
                            <a:off x="2000250" y="200025"/>
                            <a:ext cx="885825" cy="504825"/>
                          </a:xfrm>
                          <a:prstGeom prst="rect">
                            <a:avLst/>
                          </a:prstGeom>
                          <a:solidFill>
                            <a:srgbClr val="FFFFFF"/>
                          </a:solidFill>
                          <a:ln w="9525">
                            <a:noFill/>
                            <a:miter lim="800000"/>
                            <a:headEnd/>
                            <a:tailEnd/>
                          </a:ln>
                        </wps:spPr>
                        <wps:txbx>
                          <w:txbxContent>
                            <w:p w14:paraId="288E7445" w14:textId="2628E724" w:rsidR="00EC74DD" w:rsidRPr="00115D75" w:rsidRDefault="00EC74DD" w:rsidP="00EC74DD">
                              <w:pPr>
                                <w:jc w:val="center"/>
                                <w:rPr>
                                  <w:rFonts w:ascii="Arial Black" w:hAnsi="Arial Black"/>
                                  <w:bCs/>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5D75">
                                <w:rPr>
                                  <w:rFonts w:ascii="Arial Black" w:hAnsi="Arial Black"/>
                                  <w:bCs/>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Nodes</w:t>
                              </w:r>
                            </w:p>
                          </w:txbxContent>
                        </wps:txbx>
                        <wps:bodyPr rot="0" vert="horz" wrap="square" lIns="0" tIns="0" rIns="0" bIns="0" anchor="ctr" anchorCtr="0">
                          <a:noAutofit/>
                        </wps:bodyPr>
                      </wps:wsp>
                    </wpg:wgp>
                  </a:graphicData>
                </a:graphic>
              </wp:inline>
            </w:drawing>
          </mc:Choice>
          <mc:Fallback>
            <w:pict>
              <v:group w14:anchorId="797CA385" id="Group 1" o:spid="_x0000_s1030" style="width:244.65pt;height:540pt;mso-position-horizontal-relative:char;mso-position-vertical-relative:line" coordsize="31070,685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">
                <v:shape id="Picture 2" o:spid="_x0000_s1031" type="#_x0000_t75" alt="A map of the united states&#10;&#10;Description automatically generated" style="position:absolute;width:3107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">
                  <v:imagedata r:id="rId17" o:title="A map of the united states&#10;&#10;Description automatically generated"/>
                </v:shape>
                <v:shape id="_x0000_s1032" type="#_x0000_t202" style="position:absolute;left:20002;top:2000;width:885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" stroked="f">
                  <v:textbox inset="0,0,0,0">
                    <w:txbxContent>
                      <w:p w14:paraId="288E7445" w14:textId="2628E724" w:rsidR="00EC74DD" w:rsidRPr="00115D75" w:rsidRDefault="00EC74DD" w:rsidP="00EC74DD">
                        <w:pPr>
                          <w:jc w:val="center"/>
                          <w:rPr>
                            <w:rFonts w:ascii="Arial Black" w:hAnsi="Arial Black"/>
                            <w:bCs/>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5D75">
                          <w:rPr>
                            <w:rFonts w:ascii="Arial Black" w:hAnsi="Arial Black"/>
                            <w:bCs/>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Nodes</w:t>
                        </w:r>
                      </w:p>
                    </w:txbxContent>
                  </v:textbox>
                </v:shape>
                <w10:anchorlock/>
              </v:group>
            </w:pict>
          </mc:Fallback>
        </mc:AlternateContent>
      </w:r>
      <w:r w:rsidR="00D04412" w:rsidRPr="00D04412">
        <w:rPr>
          <w:noProof/>
        </w:rPr>
        <w:t xml:space="preserve"> </w:t>
      </w:r>
    </w:p>
    <w:p w14:paraId="1B2B45C9" w14:textId="2FFB3BD8" w:rsidR="00886F81" w:rsidRDefault="00BC5102" w:rsidP="00496AA7">
      <w:pPr>
        <w:pStyle w:val="TableFigureCaptions"/>
      </w:pPr>
      <w:bookmarkStart w:id="33" w:name="_Ref163638351"/>
      <w:bookmarkStart w:id="34" w:name="_Toc164840637"/>
      <w:r>
        <w:t xml:space="preserve">Figure </w:t>
      </w:r>
      <w:r w:rsidR="005A3E40">
        <w:fldChar w:fldCharType="begin"/>
      </w:r>
      <w:r w:rsidR="005A3E40">
        <w:instrText xml:space="preserve"> STYLEREF 1 \s </w:instrText>
      </w:r>
      <w:r w:rsidR="005A3E40">
        <w:fldChar w:fldCharType="separate"/>
      </w:r>
      <w:r w:rsidR="00E63A2F">
        <w:rPr>
          <w:noProof/>
        </w:rPr>
        <w:t>2</w:t>
      </w:r>
      <w:r w:rsidR="005A3E40">
        <w:fldChar w:fldCharType="end"/>
      </w:r>
      <w:r w:rsidR="005A3E40">
        <w:t>.</w:t>
      </w:r>
      <w:r w:rsidR="005A3E40">
        <w:fldChar w:fldCharType="begin"/>
      </w:r>
      <w:r w:rsidR="005A3E40">
        <w:instrText xml:space="preserve"> SEQ Figure \* ARABIC \s 1 </w:instrText>
      </w:r>
      <w:r w:rsidR="005A3E40">
        <w:fldChar w:fldCharType="separate"/>
      </w:r>
      <w:r w:rsidR="00E63A2F">
        <w:rPr>
          <w:noProof/>
        </w:rPr>
        <w:t>2</w:t>
      </w:r>
      <w:r w:rsidR="005A3E40">
        <w:fldChar w:fldCharType="end"/>
      </w:r>
      <w:bookmarkEnd w:id="33"/>
      <w:r>
        <w:t xml:space="preserve"> New Highway </w:t>
      </w:r>
      <w:r w:rsidR="00D04412">
        <w:t>Nodes</w:t>
      </w:r>
      <w:r>
        <w:t xml:space="preserve"> </w:t>
      </w:r>
      <w:r w:rsidR="00BA6C0F">
        <w:t xml:space="preserve">&amp; Links </w:t>
      </w:r>
      <w:r>
        <w:t>(blue)</w:t>
      </w:r>
      <w:bookmarkEnd w:id="34"/>
    </w:p>
    <w:p w14:paraId="1A6D66A7" w14:textId="77777777" w:rsidR="00886F81" w:rsidRDefault="00886F81" w:rsidP="00886F81"/>
    <w:p w14:paraId="171AD6CA" w14:textId="0C40830A" w:rsidR="00CE144E" w:rsidRDefault="00CE144E" w:rsidP="0083275C">
      <w:pPr>
        <w:pStyle w:val="Heading3"/>
      </w:pPr>
      <w:bookmarkStart w:id="35" w:name="_Toc170144314"/>
      <w:r>
        <w:lastRenderedPageBreak/>
        <w:t xml:space="preserve">Rename </w:t>
      </w:r>
      <w:r w:rsidR="00846271">
        <w:t>Master Network</w:t>
      </w:r>
      <w:bookmarkEnd w:id="35"/>
    </w:p>
    <w:p w14:paraId="7BAECF82" w14:textId="6163E21C" w:rsidR="00CE144E" w:rsidRPr="005A3E40" w:rsidRDefault="00CE144E" w:rsidP="00CE144E">
      <w:r>
        <w:t xml:space="preserve">The </w:t>
      </w:r>
      <w:r w:rsidR="00846271">
        <w:t xml:space="preserve">master network </w:t>
      </w:r>
      <w:r>
        <w:t xml:space="preserve">was renamed from </w:t>
      </w:r>
      <w:r w:rsidR="00F67C6D">
        <w:t>“</w:t>
      </w:r>
      <w:r w:rsidRPr="00F67C6D">
        <w:rPr>
          <w:i/>
          <w:iCs/>
        </w:rPr>
        <w:t xml:space="preserve">MasterNet_v9 – </w:t>
      </w:r>
      <w:r w:rsidR="00F67C6D">
        <w:rPr>
          <w:i/>
          <w:iCs/>
        </w:rPr>
        <w:t>{date-stamp}</w:t>
      </w:r>
      <w:r w:rsidRPr="00F67C6D">
        <w:rPr>
          <w:i/>
          <w:iCs/>
        </w:rPr>
        <w:t>.net</w:t>
      </w:r>
      <w:r w:rsidR="00F67C6D">
        <w:rPr>
          <w:i/>
          <w:iCs/>
        </w:rPr>
        <w:t>”</w:t>
      </w:r>
      <w:r>
        <w:t xml:space="preserve"> to </w:t>
      </w:r>
      <w:r w:rsidR="00F67C6D">
        <w:t>“</w:t>
      </w:r>
      <w:r w:rsidRPr="00F67C6D">
        <w:rPr>
          <w:i/>
          <w:iCs/>
        </w:rPr>
        <w:t>WFv901_MasterNet_</w:t>
      </w:r>
      <w:r w:rsidR="00F67C6D">
        <w:rPr>
          <w:i/>
          <w:iCs/>
        </w:rPr>
        <w:t>{date-stamp}</w:t>
      </w:r>
      <w:r w:rsidRPr="00F67C6D">
        <w:rPr>
          <w:i/>
          <w:iCs/>
        </w:rPr>
        <w:t>.net</w:t>
      </w:r>
      <w:r w:rsidR="00F67C6D">
        <w:rPr>
          <w:i/>
          <w:iCs/>
        </w:rPr>
        <w:t>”</w:t>
      </w:r>
      <w:r>
        <w:t xml:space="preserve"> </w:t>
      </w:r>
      <w:r w:rsidR="00FA6877">
        <w:t xml:space="preserve">to comply with </w:t>
      </w:r>
      <w:r w:rsidR="00870927">
        <w:t>the new model file naming convention</w:t>
      </w:r>
      <w:r w:rsidR="00FA6877">
        <w:t xml:space="preserve"> determined by the Interagency Modeling Technical Committee (IMTC). The </w:t>
      </w:r>
      <w:proofErr w:type="spellStart"/>
      <w:r w:rsidR="00FA6877" w:rsidRPr="00F67C6D">
        <w:rPr>
          <w:b/>
          <w:bCs/>
        </w:rPr>
        <w:t>MasterPrefix</w:t>
      </w:r>
      <w:proofErr w:type="spellEnd"/>
      <w:r w:rsidR="00FA6877">
        <w:t xml:space="preserve"> variable was updated in the “</w:t>
      </w:r>
      <w:r w:rsidR="00FA6877" w:rsidRPr="00844978">
        <w:rPr>
          <w:i/>
          <w:iCs/>
        </w:rPr>
        <w:t>Scenarios\_default\</w:t>
      </w:r>
      <w:proofErr w:type="spellStart"/>
      <w:r w:rsidR="00FA6877" w:rsidRPr="00844978">
        <w:rPr>
          <w:i/>
          <w:iCs/>
        </w:rPr>
        <w:t>ControlCenter.block</w:t>
      </w:r>
      <w:proofErr w:type="spellEnd"/>
      <w:r w:rsidR="00FA6877">
        <w:t>”</w:t>
      </w:r>
      <w:r w:rsidR="00FA6877">
        <w:rPr>
          <w:rStyle w:val="CompactChar"/>
        </w:rPr>
        <w:t xml:space="preserve"> </w:t>
      </w:r>
      <w:r w:rsidR="00FA6877">
        <w:t xml:space="preserve">files. </w:t>
      </w:r>
    </w:p>
    <w:p w14:paraId="20ED42AA" w14:textId="1A3DA795" w:rsidR="005E78AF" w:rsidRDefault="005E78AF" w:rsidP="006A696B">
      <w:pPr>
        <w:pStyle w:val="Heading2"/>
      </w:pPr>
      <w:bookmarkStart w:id="36" w:name="_Toc144389224"/>
      <w:bookmarkStart w:id="37" w:name="_Toc144887787"/>
      <w:bookmarkStart w:id="38" w:name="_Toc144887923"/>
      <w:bookmarkStart w:id="39" w:name="_Toc170144315"/>
      <w:r>
        <w:t>Transit</w:t>
      </w:r>
      <w:bookmarkEnd w:id="36"/>
      <w:bookmarkEnd w:id="37"/>
      <w:bookmarkEnd w:id="38"/>
      <w:r w:rsidR="00AF5D86">
        <w:t xml:space="preserve"> Networks</w:t>
      </w:r>
      <w:bookmarkEnd w:id="39"/>
    </w:p>
    <w:p w14:paraId="65D5ACC2" w14:textId="218055AF" w:rsidR="005E78AF" w:rsidRDefault="00613FFD" w:rsidP="0083275C">
      <w:pPr>
        <w:pStyle w:val="Heading3"/>
      </w:pPr>
      <w:bookmarkStart w:id="40" w:name="_Toc144389225"/>
      <w:bookmarkStart w:id="41" w:name="_Toc144887788"/>
      <w:bookmarkStart w:id="42" w:name="_Toc144887924"/>
      <w:bookmarkStart w:id="43" w:name="_Toc170144316"/>
      <w:r>
        <w:t xml:space="preserve">Changes to </w:t>
      </w:r>
      <w:r w:rsidR="005E78AF">
        <w:t>Transit Line Files</w:t>
      </w:r>
      <w:bookmarkEnd w:id="40"/>
      <w:bookmarkEnd w:id="41"/>
      <w:bookmarkEnd w:id="42"/>
      <w:bookmarkEnd w:id="43"/>
    </w:p>
    <w:p w14:paraId="51EB1E70" w14:textId="25A5484E" w:rsidR="003C0900" w:rsidRPr="003C0900" w:rsidRDefault="00CB6BB3" w:rsidP="0083070A">
      <w:r>
        <w:t xml:space="preserve">The changes made to the transit line files were to make the line files compatible with the highway network geometry edits, primarily where links were </w:t>
      </w:r>
      <w:r w:rsidR="003C0900" w:rsidRPr="003C0900">
        <w:t xml:space="preserve">split along a transit route. </w:t>
      </w:r>
      <w:r w:rsidR="0083070A">
        <w:t>The project list coded into the v9.0.1 transit network represents the Regional Transportation Plans adopted May 2023.</w:t>
      </w:r>
    </w:p>
    <w:p w14:paraId="66F7255C" w14:textId="7F9B62B7" w:rsidR="00741265" w:rsidRDefault="00741265" w:rsidP="006A696B">
      <w:pPr>
        <w:pStyle w:val="Heading2"/>
      </w:pPr>
      <w:bookmarkStart w:id="44" w:name="_Segment_Shapefile"/>
      <w:bookmarkStart w:id="45" w:name="_Toc170144317"/>
      <w:bookmarkEnd w:id="44"/>
      <w:r>
        <w:t>Segment Shapefile</w:t>
      </w:r>
      <w:bookmarkEnd w:id="45"/>
    </w:p>
    <w:p w14:paraId="55F34DB0" w14:textId="2AA75D79" w:rsidR="003C0900" w:rsidRDefault="003C0900" w:rsidP="0083275C">
      <w:pPr>
        <w:pStyle w:val="Heading3"/>
      </w:pPr>
      <w:bookmarkStart w:id="46" w:name="_Ref163640961"/>
      <w:bookmarkStart w:id="47" w:name="_Toc170144318"/>
      <w:r>
        <w:t>Changes to Segment Attributes and Geometry</w:t>
      </w:r>
      <w:bookmarkEnd w:id="46"/>
      <w:bookmarkEnd w:id="47"/>
    </w:p>
    <w:p w14:paraId="50C65EDF" w14:textId="2B325FBC" w:rsidR="004E2153" w:rsidRDefault="004E2153" w:rsidP="004E2153">
      <w:r w:rsidRPr="003C0900">
        <w:t xml:space="preserve">The segment shapefile was updated </w:t>
      </w:r>
      <w:r>
        <w:t>extensively</w:t>
      </w:r>
      <w:r w:rsidRPr="003C0900">
        <w:t xml:space="preserve"> to </w:t>
      </w:r>
      <w:r>
        <w:t>allow for</w:t>
      </w:r>
      <w:r w:rsidR="00855503">
        <w:t xml:space="preserve"> </w:t>
      </w:r>
      <w:r w:rsidR="009C2610">
        <w:t xml:space="preserve">future </w:t>
      </w:r>
      <w:r w:rsidR="00855503">
        <w:t xml:space="preserve">segment-level processing of </w:t>
      </w:r>
      <w:r w:rsidR="009C2610">
        <w:t>the transit results</w:t>
      </w:r>
      <w:r w:rsidR="00EB5B37">
        <w:t>,</w:t>
      </w:r>
      <w:r>
        <w:t xml:space="preserve"> to </w:t>
      </w:r>
      <w:r w:rsidRPr="003C0900">
        <w:t xml:space="preserve">develop a more accurate </w:t>
      </w:r>
      <w:hyperlink r:id="rId18" w:history="1">
        <w:r w:rsidRPr="00855503">
          <w:rPr>
            <w:rStyle w:val="Hyperlink"/>
            <w:rFonts w:ascii="Azo Sans" w:hAnsi="Azo Sans"/>
          </w:rPr>
          <w:t>traffic volume forecast</w:t>
        </w:r>
      </w:hyperlink>
      <w:r w:rsidR="00EB5B37">
        <w:t xml:space="preserve">, and to correct for compatibility issues </w:t>
      </w:r>
      <w:r w:rsidR="00855503">
        <w:t>with</w:t>
      </w:r>
      <w:r w:rsidR="00EB5B37">
        <w:t xml:space="preserve"> the highway network</w:t>
      </w:r>
      <w:r w:rsidRPr="003C0900">
        <w:t>. Hundreds of new segments were added</w:t>
      </w:r>
      <w:r>
        <w:t xml:space="preserve"> and </w:t>
      </w:r>
      <w:r w:rsidRPr="003C0900">
        <w:t>many were deleted</w:t>
      </w:r>
      <w:r>
        <w:t xml:space="preserve"> or </w:t>
      </w:r>
      <w:r w:rsidRPr="003C0900">
        <w:t xml:space="preserve">adjusted to better reflect </w:t>
      </w:r>
      <w:r>
        <w:t xml:space="preserve">the current and future </w:t>
      </w:r>
      <w:r w:rsidRPr="003C0900">
        <w:t xml:space="preserve">physical roadway. </w:t>
      </w:r>
      <w:r>
        <w:t>Because of the large number of edits made to the segments, the segment shapefile and any segment reporting in version 9.0.1 are not backward compatible with version 9.0.0.</w:t>
      </w:r>
    </w:p>
    <w:p w14:paraId="4154362F" w14:textId="3B290BCF" w:rsidR="003C0900" w:rsidRPr="00127964" w:rsidRDefault="003C0900" w:rsidP="003C0900">
      <w:r w:rsidRPr="003C0900">
        <w:t xml:space="preserve">Overall, there were </w:t>
      </w:r>
      <w:r w:rsidR="004E2153">
        <w:t>approximately</w:t>
      </w:r>
      <w:r w:rsidRPr="003C0900">
        <w:t xml:space="preserve"> 5000 changes to the </w:t>
      </w:r>
      <w:r w:rsidRPr="00F67C6D">
        <w:rPr>
          <w:b/>
          <w:bCs/>
        </w:rPr>
        <w:t>SEGID</w:t>
      </w:r>
      <w:r w:rsidRPr="003C0900">
        <w:t xml:space="preserve"> value between </w:t>
      </w:r>
      <w:r>
        <w:t>version 9.0.0 and version 9.0.1</w:t>
      </w:r>
      <w:r w:rsidRPr="003C0900">
        <w:t xml:space="preserve">. This includes the addition of around 3000 new </w:t>
      </w:r>
      <w:r w:rsidRPr="004E2153">
        <w:t>SEGID</w:t>
      </w:r>
      <w:r w:rsidRPr="003C0900">
        <w:t xml:space="preserve"> values and the renaming of around 2000 </w:t>
      </w:r>
      <w:r w:rsidRPr="004E2153">
        <w:t>SEGID</w:t>
      </w:r>
      <w:r w:rsidRPr="003C0900">
        <w:t xml:space="preserve"> values. </w:t>
      </w:r>
      <w:r w:rsidR="004E2153">
        <w:t>SEGID shapefile edits</w:t>
      </w:r>
      <w:r w:rsidRPr="003C0900">
        <w:t xml:space="preserve"> </w:t>
      </w:r>
      <w:r w:rsidR="004E2153">
        <w:t>were also</w:t>
      </w:r>
      <w:r w:rsidRPr="003C0900">
        <w:t xml:space="preserve"> reflected in the highway network.</w:t>
      </w:r>
      <w:r w:rsidR="00EB5B37">
        <w:t xml:space="preserve"> </w:t>
      </w:r>
      <w:r w:rsidR="00770C4B" w:rsidRPr="00770C4B">
        <w:rPr>
          <w:rStyle w:val="TableFigureHyperlinkChar"/>
        </w:rPr>
        <w:fldChar w:fldCharType="begin"/>
      </w:r>
      <w:r w:rsidR="00770C4B" w:rsidRPr="00770C4B">
        <w:rPr>
          <w:rStyle w:val="TableFigureHyperlinkChar"/>
        </w:rPr>
        <w:instrText xml:space="preserve"> REF _Ref163640758 \h </w:instrText>
      </w:r>
      <w:r w:rsidR="00770C4B">
        <w:rPr>
          <w:rStyle w:val="TableFigureHyperlinkChar"/>
        </w:rPr>
        <w:instrText xml:space="preserve"> \* MERGEFORMAT </w:instrText>
      </w:r>
      <w:r w:rsidR="00770C4B" w:rsidRPr="00770C4B">
        <w:rPr>
          <w:rStyle w:val="TableFigureHyperlinkChar"/>
        </w:rPr>
      </w:r>
      <w:r w:rsidR="00770C4B" w:rsidRPr="00770C4B">
        <w:rPr>
          <w:rStyle w:val="TableFigureHyperlinkChar"/>
        </w:rPr>
        <w:fldChar w:fldCharType="separate"/>
      </w:r>
      <w:ins w:id="48" w:author="Chris Day" w:date="2024-06-25T17:26:00Z" w16du:dateUtc="2024-06-25T23:26:00Z">
        <w:r w:rsidR="00E63A2F" w:rsidRPr="00E63A2F">
          <w:rPr>
            <w:rStyle w:val="TableFigureHyperlinkChar"/>
            <w:rPrChange w:id="49" w:author="Chris Day" w:date="2024-06-25T17:26:00Z" w16du:dateUtc="2024-06-25T23:26:00Z">
              <w:rPr/>
            </w:rPrChange>
          </w:rPr>
          <w:t xml:space="preserve">Table </w:t>
        </w:r>
        <w:r w:rsidR="00E63A2F" w:rsidRPr="00E63A2F">
          <w:rPr>
            <w:rStyle w:val="TableFigureHyperlinkChar"/>
            <w:rPrChange w:id="50" w:author="Chris Day" w:date="2024-06-25T17:26:00Z" w16du:dateUtc="2024-06-25T23:26:00Z">
              <w:rPr>
                <w:noProof/>
              </w:rPr>
            </w:rPrChange>
          </w:rPr>
          <w:t>2</w:t>
        </w:r>
        <w:r w:rsidR="00E63A2F" w:rsidRPr="00E63A2F">
          <w:rPr>
            <w:rStyle w:val="TableFigureHyperlinkChar"/>
            <w:rPrChange w:id="51" w:author="Chris Day" w:date="2024-06-25T17:26:00Z" w16du:dateUtc="2024-06-25T23:26:00Z">
              <w:rPr/>
            </w:rPrChange>
          </w:rPr>
          <w:t>.</w:t>
        </w:r>
        <w:r w:rsidR="00E63A2F" w:rsidRPr="00E63A2F">
          <w:rPr>
            <w:rStyle w:val="TableFigureHyperlinkChar"/>
            <w:rPrChange w:id="52" w:author="Chris Day" w:date="2024-06-25T17:26:00Z" w16du:dateUtc="2024-06-25T23:26:00Z">
              <w:rPr>
                <w:noProof/>
              </w:rPr>
            </w:rPrChange>
          </w:rPr>
          <w:t>1</w:t>
        </w:r>
      </w:ins>
      <w:del w:id="53" w:author="Chris Day" w:date="2024-06-25T17:26:00Z" w16du:dateUtc="2024-06-25T23:26:00Z">
        <w:r w:rsidR="00747480" w:rsidRPr="00747480" w:rsidDel="00E63A2F">
          <w:rPr>
            <w:rStyle w:val="TableFigureHyperlinkChar"/>
          </w:rPr>
          <w:delText>Table 2.1</w:delText>
        </w:r>
      </w:del>
      <w:r w:rsidR="00770C4B" w:rsidRPr="00770C4B">
        <w:rPr>
          <w:rStyle w:val="TableFigureHyperlinkChar"/>
        </w:rPr>
        <w:fldChar w:fldCharType="end"/>
      </w:r>
      <w:r w:rsidR="00770C4B">
        <w:rPr>
          <w:rStyle w:val="TableFigureHyperlinkChar"/>
        </w:rPr>
        <w:t xml:space="preserve"> </w:t>
      </w:r>
      <w:r w:rsidR="00127964">
        <w:t>gives</w:t>
      </w:r>
      <w:r w:rsidRPr="003C0900">
        <w:t xml:space="preserve"> the percentage of </w:t>
      </w:r>
      <w:r w:rsidR="00770C4B" w:rsidRPr="00127964">
        <w:t>SEGID</w:t>
      </w:r>
      <w:r w:rsidRPr="003C0900">
        <w:t xml:space="preserve"> changes by county.</w:t>
      </w:r>
      <w:r w:rsidR="00E142E9">
        <w:t xml:space="preserve"> The majority of </w:t>
      </w:r>
      <w:r w:rsidR="00E142E9" w:rsidRPr="00127964">
        <w:t>SEGID</w:t>
      </w:r>
      <w:r w:rsidR="00E142E9">
        <w:t xml:space="preserve"> updates occurred in Utah </w:t>
      </w:r>
      <w:r w:rsidR="00C90385">
        <w:t>C</w:t>
      </w:r>
      <w:r w:rsidR="00E142E9">
        <w:t xml:space="preserve">ounty followed by </w:t>
      </w:r>
      <w:r w:rsidR="00F67C6D">
        <w:t>Salt Lake County</w:t>
      </w:r>
      <w:r w:rsidR="00E142E9">
        <w:t>.</w:t>
      </w:r>
      <w:r w:rsidR="00127964" w:rsidRPr="00127964">
        <w:t xml:space="preserve"> </w:t>
      </w:r>
    </w:p>
    <w:p w14:paraId="117C203E" w14:textId="3857C89E" w:rsidR="00770C4B" w:rsidRDefault="00770C4B" w:rsidP="00496AA7">
      <w:pPr>
        <w:pStyle w:val="TableFigureCaptions"/>
      </w:pPr>
      <w:bookmarkStart w:id="54" w:name="_Ref163640758"/>
      <w:bookmarkStart w:id="55" w:name="_Toc164840639"/>
      <w:r>
        <w:t xml:space="preserve">Table </w:t>
      </w:r>
      <w:r>
        <w:fldChar w:fldCharType="begin"/>
      </w:r>
      <w:r>
        <w:instrText xml:space="preserve"> STYLEREF 1 \s </w:instrText>
      </w:r>
      <w:r>
        <w:fldChar w:fldCharType="separate"/>
      </w:r>
      <w:r w:rsidR="00E63A2F">
        <w:rPr>
          <w:noProof/>
        </w:rPr>
        <w:t>2</w:t>
      </w:r>
      <w:r>
        <w:fldChar w:fldCharType="end"/>
      </w:r>
      <w:r>
        <w:t>.</w:t>
      </w:r>
      <w:r>
        <w:fldChar w:fldCharType="begin"/>
      </w:r>
      <w:r>
        <w:instrText xml:space="preserve"> SEQ Table \* ARABIC \s 1 </w:instrText>
      </w:r>
      <w:r>
        <w:fldChar w:fldCharType="separate"/>
      </w:r>
      <w:r w:rsidR="00E63A2F">
        <w:rPr>
          <w:noProof/>
        </w:rPr>
        <w:t>1</w:t>
      </w:r>
      <w:r>
        <w:fldChar w:fldCharType="end"/>
      </w:r>
      <w:bookmarkEnd w:id="54"/>
      <w:r>
        <w:t xml:space="preserve"> Percentage of SEGID Changes by County</w:t>
      </w:r>
      <w:bookmarkEnd w:id="55"/>
    </w:p>
    <w:tbl>
      <w:tblPr>
        <w:tblStyle w:val="PlainTable1"/>
        <w:tblW w:w="0" w:type="auto"/>
        <w:jc w:val="center"/>
        <w:tblLook w:val="0420" w:firstRow="1" w:lastRow="0" w:firstColumn="0" w:lastColumn="0" w:noHBand="0" w:noVBand="1"/>
        <w:tblCaption w:val="Table 3.6: Master Network Node Numbering Schema"/>
      </w:tblPr>
      <w:tblGrid>
        <w:gridCol w:w="1211"/>
        <w:gridCol w:w="3271"/>
      </w:tblGrid>
      <w:tr w:rsidR="00770C4B" w14:paraId="7CE793D9" w14:textId="77777777" w:rsidTr="00650B33">
        <w:trPr>
          <w:cnfStyle w:val="100000000000" w:firstRow="1" w:lastRow="0" w:firstColumn="0" w:lastColumn="0" w:oddVBand="0" w:evenVBand="0" w:oddHBand="0" w:evenHBand="0" w:firstRowFirstColumn="0" w:firstRowLastColumn="0" w:lastRowFirstColumn="0" w:lastRowLastColumn="0"/>
          <w:jc w:val="center"/>
        </w:trPr>
        <w:tc>
          <w:tcPr>
            <w:tcW w:w="1211" w:type="dxa"/>
          </w:tcPr>
          <w:p w14:paraId="61EDAB09" w14:textId="5EB8A470" w:rsidR="00770C4B" w:rsidRDefault="00770C4B" w:rsidP="00650B33">
            <w:pPr>
              <w:pStyle w:val="TableFont"/>
              <w:keepNext/>
              <w:jc w:val="center"/>
            </w:pPr>
            <w:r>
              <w:t>County</w:t>
            </w:r>
          </w:p>
        </w:tc>
        <w:tc>
          <w:tcPr>
            <w:tcW w:w="3271" w:type="dxa"/>
          </w:tcPr>
          <w:p w14:paraId="75C7612B" w14:textId="668269B8" w:rsidR="00770C4B" w:rsidRDefault="00770C4B" w:rsidP="00650B33">
            <w:pPr>
              <w:pStyle w:val="TableFont"/>
              <w:keepNext/>
              <w:jc w:val="center"/>
            </w:pPr>
            <w:r>
              <w:t>Change in SEGID</w:t>
            </w:r>
          </w:p>
        </w:tc>
      </w:tr>
      <w:tr w:rsidR="004B050B" w14:paraId="2EA783AC" w14:textId="77777777" w:rsidTr="00991FD0">
        <w:trPr>
          <w:cnfStyle w:val="000000100000" w:firstRow="0" w:lastRow="0" w:firstColumn="0" w:lastColumn="0" w:oddVBand="0" w:evenVBand="0" w:oddHBand="1" w:evenHBand="0" w:firstRowFirstColumn="0" w:firstRowLastColumn="0" w:lastRowFirstColumn="0" w:lastRowLastColumn="0"/>
          <w:jc w:val="center"/>
        </w:trPr>
        <w:tc>
          <w:tcPr>
            <w:tcW w:w="1211" w:type="dxa"/>
          </w:tcPr>
          <w:p w14:paraId="1B72E654" w14:textId="77777777" w:rsidR="004B050B" w:rsidRPr="00712F9B" w:rsidRDefault="004B050B" w:rsidP="00991FD0">
            <w:pPr>
              <w:pStyle w:val="TableFont"/>
              <w:keepNext/>
              <w:jc w:val="center"/>
            </w:pPr>
            <w:r>
              <w:t>Box Elder</w:t>
            </w:r>
          </w:p>
        </w:tc>
        <w:tc>
          <w:tcPr>
            <w:tcW w:w="3271" w:type="dxa"/>
          </w:tcPr>
          <w:p w14:paraId="21FAD419" w14:textId="77777777" w:rsidR="004B050B" w:rsidRPr="00712F9B" w:rsidRDefault="004B050B" w:rsidP="00991FD0">
            <w:pPr>
              <w:pStyle w:val="TableFont"/>
              <w:keepNext/>
              <w:jc w:val="center"/>
            </w:pPr>
            <w:r>
              <w:t>1%</w:t>
            </w:r>
          </w:p>
        </w:tc>
      </w:tr>
      <w:tr w:rsidR="004B050B" w14:paraId="6656A7D4" w14:textId="77777777" w:rsidTr="00991FD0">
        <w:trPr>
          <w:cnfStyle w:val="000000010000" w:firstRow="0" w:lastRow="0" w:firstColumn="0" w:lastColumn="0" w:oddVBand="0" w:evenVBand="0" w:oddHBand="0" w:evenHBand="1" w:firstRowFirstColumn="0" w:firstRowLastColumn="0" w:lastRowFirstColumn="0" w:lastRowLastColumn="0"/>
          <w:jc w:val="center"/>
        </w:trPr>
        <w:tc>
          <w:tcPr>
            <w:tcW w:w="1211" w:type="dxa"/>
          </w:tcPr>
          <w:p w14:paraId="10BB6042" w14:textId="77777777" w:rsidR="004B050B" w:rsidRDefault="004B050B" w:rsidP="00991FD0">
            <w:pPr>
              <w:pStyle w:val="TableFont"/>
              <w:keepNext/>
              <w:jc w:val="center"/>
            </w:pPr>
            <w:r>
              <w:t>Weber</w:t>
            </w:r>
          </w:p>
        </w:tc>
        <w:tc>
          <w:tcPr>
            <w:tcW w:w="3271" w:type="dxa"/>
          </w:tcPr>
          <w:p w14:paraId="7F687B7F" w14:textId="77777777" w:rsidR="004B050B" w:rsidRDefault="004B050B" w:rsidP="00991FD0">
            <w:pPr>
              <w:pStyle w:val="TableFont"/>
              <w:keepNext/>
              <w:jc w:val="center"/>
            </w:pPr>
            <w:r>
              <w:t>3%</w:t>
            </w:r>
          </w:p>
        </w:tc>
      </w:tr>
      <w:tr w:rsidR="004B050B" w14:paraId="71D19F20" w14:textId="77777777" w:rsidTr="00991FD0">
        <w:trPr>
          <w:cnfStyle w:val="000000100000" w:firstRow="0" w:lastRow="0" w:firstColumn="0" w:lastColumn="0" w:oddVBand="0" w:evenVBand="0" w:oddHBand="1" w:evenHBand="0" w:firstRowFirstColumn="0" w:firstRowLastColumn="0" w:lastRowFirstColumn="0" w:lastRowLastColumn="0"/>
          <w:jc w:val="center"/>
        </w:trPr>
        <w:tc>
          <w:tcPr>
            <w:tcW w:w="1211" w:type="dxa"/>
          </w:tcPr>
          <w:p w14:paraId="0951FC91" w14:textId="77777777" w:rsidR="004B050B" w:rsidRPr="00712F9B" w:rsidRDefault="004B050B" w:rsidP="00991FD0">
            <w:pPr>
              <w:pStyle w:val="TableFont"/>
              <w:keepNext/>
              <w:jc w:val="center"/>
            </w:pPr>
            <w:r>
              <w:t>Davis</w:t>
            </w:r>
          </w:p>
        </w:tc>
        <w:tc>
          <w:tcPr>
            <w:tcW w:w="3271" w:type="dxa"/>
          </w:tcPr>
          <w:p w14:paraId="29530ACA" w14:textId="77777777" w:rsidR="004B050B" w:rsidRPr="00712F9B" w:rsidRDefault="004B050B" w:rsidP="00991FD0">
            <w:pPr>
              <w:pStyle w:val="TableFont"/>
              <w:keepNext/>
              <w:jc w:val="center"/>
            </w:pPr>
            <w:r>
              <w:t>6%</w:t>
            </w:r>
          </w:p>
        </w:tc>
      </w:tr>
      <w:tr w:rsidR="004B050B" w14:paraId="4B3B2378" w14:textId="77777777" w:rsidTr="00991FD0">
        <w:trPr>
          <w:cnfStyle w:val="000000010000" w:firstRow="0" w:lastRow="0" w:firstColumn="0" w:lastColumn="0" w:oddVBand="0" w:evenVBand="0" w:oddHBand="0" w:evenHBand="1" w:firstRowFirstColumn="0" w:firstRowLastColumn="0" w:lastRowFirstColumn="0" w:lastRowLastColumn="0"/>
          <w:jc w:val="center"/>
        </w:trPr>
        <w:tc>
          <w:tcPr>
            <w:tcW w:w="1211" w:type="dxa"/>
          </w:tcPr>
          <w:p w14:paraId="3433335F" w14:textId="77777777" w:rsidR="004B050B" w:rsidRPr="00712F9B" w:rsidRDefault="004B050B" w:rsidP="00991FD0">
            <w:pPr>
              <w:pStyle w:val="TableFont"/>
              <w:keepNext/>
              <w:jc w:val="center"/>
            </w:pPr>
            <w:r>
              <w:t>Salt Lake</w:t>
            </w:r>
          </w:p>
        </w:tc>
        <w:tc>
          <w:tcPr>
            <w:tcW w:w="3271" w:type="dxa"/>
          </w:tcPr>
          <w:p w14:paraId="2B4683CD" w14:textId="77777777" w:rsidR="004B050B" w:rsidRPr="00712F9B" w:rsidRDefault="004B050B" w:rsidP="00991FD0">
            <w:pPr>
              <w:pStyle w:val="TableFont"/>
              <w:keepNext/>
              <w:jc w:val="center"/>
            </w:pPr>
            <w:r>
              <w:t>21%</w:t>
            </w:r>
          </w:p>
        </w:tc>
      </w:tr>
      <w:tr w:rsidR="00770C4B" w14:paraId="0E29FE7D" w14:textId="77777777" w:rsidTr="00650B33">
        <w:trPr>
          <w:cnfStyle w:val="000000100000" w:firstRow="0" w:lastRow="0" w:firstColumn="0" w:lastColumn="0" w:oddVBand="0" w:evenVBand="0" w:oddHBand="1" w:evenHBand="0" w:firstRowFirstColumn="0" w:firstRowLastColumn="0" w:lastRowFirstColumn="0" w:lastRowLastColumn="0"/>
          <w:jc w:val="center"/>
        </w:trPr>
        <w:tc>
          <w:tcPr>
            <w:tcW w:w="1211" w:type="dxa"/>
          </w:tcPr>
          <w:p w14:paraId="5B1FD4F5" w14:textId="72830641" w:rsidR="00770C4B" w:rsidRPr="00712F9B" w:rsidRDefault="00770C4B" w:rsidP="00650B33">
            <w:pPr>
              <w:pStyle w:val="TableFont"/>
              <w:keepNext/>
              <w:jc w:val="center"/>
            </w:pPr>
            <w:r>
              <w:t>Utah</w:t>
            </w:r>
          </w:p>
        </w:tc>
        <w:tc>
          <w:tcPr>
            <w:tcW w:w="3271" w:type="dxa"/>
          </w:tcPr>
          <w:p w14:paraId="6F398ED9" w14:textId="3C57E95A" w:rsidR="00770C4B" w:rsidRPr="00712F9B" w:rsidRDefault="00770C4B" w:rsidP="00650B33">
            <w:pPr>
              <w:pStyle w:val="TableFont"/>
              <w:keepNext/>
              <w:jc w:val="center"/>
            </w:pPr>
            <w:r>
              <w:t>69%</w:t>
            </w:r>
          </w:p>
        </w:tc>
      </w:tr>
    </w:tbl>
    <w:p w14:paraId="6D4150A6" w14:textId="3793E156" w:rsidR="00E142E9" w:rsidRDefault="00127964" w:rsidP="00E142E9">
      <w:r w:rsidRPr="00E142E9">
        <w:t xml:space="preserve">Eagle Mountain </w:t>
      </w:r>
      <w:r>
        <w:t xml:space="preserve">saw the most SEGID changes </w:t>
      </w:r>
      <w:r w:rsidRPr="00E142E9">
        <w:t xml:space="preserve">(22%), </w:t>
      </w:r>
      <w:r>
        <w:t xml:space="preserve">followed by </w:t>
      </w:r>
      <w:r w:rsidRPr="00E142E9">
        <w:t>Saratoga Springs (8%), Santaquin (6%), West Jordan (5%), and Payson (5%).</w:t>
      </w:r>
    </w:p>
    <w:p w14:paraId="5D630788" w14:textId="0942C06D" w:rsidR="00E142E9" w:rsidRDefault="009F6867" w:rsidP="00E142E9">
      <w:r w:rsidRPr="009F6867">
        <w:rPr>
          <w:rStyle w:val="TableFigureHyperlinkChar"/>
        </w:rPr>
        <w:lastRenderedPageBreak/>
        <w:fldChar w:fldCharType="begin"/>
      </w:r>
      <w:r w:rsidRPr="009F6867">
        <w:rPr>
          <w:rStyle w:val="TableFigureHyperlinkChar"/>
        </w:rPr>
        <w:instrText xml:space="preserve"> REF _Ref163641172 \h </w:instrText>
      </w:r>
      <w:r>
        <w:rPr>
          <w:rStyle w:val="TableFigureHyperlinkChar"/>
        </w:rPr>
        <w:instrText xml:space="preserve"> \* MERGEFORMAT </w:instrText>
      </w:r>
      <w:r w:rsidRPr="009F6867">
        <w:rPr>
          <w:rStyle w:val="TableFigureHyperlinkChar"/>
        </w:rPr>
      </w:r>
      <w:r w:rsidRPr="009F6867">
        <w:rPr>
          <w:rStyle w:val="TableFigureHyperlinkChar"/>
        </w:rPr>
        <w:fldChar w:fldCharType="separate"/>
      </w:r>
      <w:ins w:id="56" w:author="Chris Day" w:date="2024-06-25T17:26:00Z" w16du:dateUtc="2024-06-25T23:26:00Z">
        <w:r w:rsidR="00E63A2F" w:rsidRPr="00E63A2F">
          <w:rPr>
            <w:rStyle w:val="TableFigureHyperlinkChar"/>
            <w:rPrChange w:id="57" w:author="Chris Day" w:date="2024-06-25T17:26:00Z" w16du:dateUtc="2024-06-25T23:26:00Z">
              <w:rPr/>
            </w:rPrChange>
          </w:rPr>
          <w:t xml:space="preserve">Figure </w:t>
        </w:r>
        <w:r w:rsidR="00E63A2F" w:rsidRPr="00E63A2F">
          <w:rPr>
            <w:rStyle w:val="TableFigureHyperlinkChar"/>
            <w:rPrChange w:id="58" w:author="Chris Day" w:date="2024-06-25T17:26:00Z" w16du:dateUtc="2024-06-25T23:26:00Z">
              <w:rPr>
                <w:noProof/>
              </w:rPr>
            </w:rPrChange>
          </w:rPr>
          <w:t>2</w:t>
        </w:r>
        <w:r w:rsidR="00E63A2F" w:rsidRPr="00E63A2F">
          <w:rPr>
            <w:rStyle w:val="TableFigureHyperlinkChar"/>
            <w:rPrChange w:id="59" w:author="Chris Day" w:date="2024-06-25T17:26:00Z" w16du:dateUtc="2024-06-25T23:26:00Z">
              <w:rPr/>
            </w:rPrChange>
          </w:rPr>
          <w:t>.</w:t>
        </w:r>
        <w:r w:rsidR="00E63A2F" w:rsidRPr="00E63A2F">
          <w:rPr>
            <w:rStyle w:val="TableFigureHyperlinkChar"/>
            <w:rPrChange w:id="60" w:author="Chris Day" w:date="2024-06-25T17:26:00Z" w16du:dateUtc="2024-06-25T23:26:00Z">
              <w:rPr>
                <w:noProof/>
              </w:rPr>
            </w:rPrChange>
          </w:rPr>
          <w:t>3</w:t>
        </w:r>
      </w:ins>
      <w:del w:id="61" w:author="Chris Day" w:date="2024-06-25T17:26:00Z" w16du:dateUtc="2024-06-25T23:26:00Z">
        <w:r w:rsidR="00747480" w:rsidRPr="00747480" w:rsidDel="00E63A2F">
          <w:rPr>
            <w:rStyle w:val="TableFigureHyperlinkChar"/>
          </w:rPr>
          <w:delText>Figure 2.3</w:delText>
        </w:r>
      </w:del>
      <w:r w:rsidRPr="009F6867">
        <w:rPr>
          <w:rStyle w:val="TableFigureHyperlinkChar"/>
        </w:rPr>
        <w:fldChar w:fldCharType="end"/>
      </w:r>
      <w:r w:rsidR="00C45D10">
        <w:t xml:space="preserve"> </w:t>
      </w:r>
      <w:r w:rsidR="00E142E9" w:rsidRPr="00E142E9">
        <w:t xml:space="preserve">shows where </w:t>
      </w:r>
      <w:r w:rsidR="00E142E9" w:rsidRPr="00127964">
        <w:t>SEGIDs</w:t>
      </w:r>
      <w:r w:rsidR="00E142E9" w:rsidRPr="00E142E9">
        <w:t xml:space="preserve"> </w:t>
      </w:r>
      <w:r w:rsidR="00974915">
        <w:t xml:space="preserve">changes </w:t>
      </w:r>
      <w:r w:rsidR="00E142E9" w:rsidRPr="00E142E9">
        <w:t xml:space="preserve">occurred between </w:t>
      </w:r>
      <w:r w:rsidR="00974915">
        <w:t xml:space="preserve">versions 9.0.0 and 9.0.1 in the </w:t>
      </w:r>
      <w:r w:rsidR="00E142E9" w:rsidRPr="00E142E9">
        <w:t>model network</w:t>
      </w:r>
      <w:r w:rsidR="00C45D10">
        <w:t>. This provides</w:t>
      </w:r>
      <w:r w:rsidR="00E142E9" w:rsidRPr="00E142E9">
        <w:t xml:space="preserve"> a representation of where new</w:t>
      </w:r>
      <w:r w:rsidR="00C45D10">
        <w:t xml:space="preserve"> and </w:t>
      </w:r>
      <w:r w:rsidR="00E142E9" w:rsidRPr="00E142E9">
        <w:t xml:space="preserve">adjusted segments </w:t>
      </w:r>
      <w:r w:rsidR="00C45D10">
        <w:t>are</w:t>
      </w:r>
      <w:r w:rsidR="00E142E9" w:rsidRPr="00E142E9">
        <w:t xml:space="preserve"> located in </w:t>
      </w:r>
      <w:r w:rsidR="00663973">
        <w:t xml:space="preserve">segment </w:t>
      </w:r>
      <w:r w:rsidR="00974915">
        <w:t>shape</w:t>
      </w:r>
      <w:r w:rsidR="00663973">
        <w:t>file.</w:t>
      </w:r>
    </w:p>
    <w:p w14:paraId="1011C423" w14:textId="77777777" w:rsidR="00C45D10" w:rsidRDefault="00C45D10" w:rsidP="00C45D10">
      <w:pPr>
        <w:pStyle w:val="NormalWeb"/>
        <w:jc w:val="center"/>
      </w:pPr>
      <w:r>
        <w:rPr>
          <w:noProof/>
        </w:rPr>
        <w:drawing>
          <wp:inline distT="0" distB="0" distL="0" distR="0" wp14:anchorId="28A1E681" wp14:editId="6AE9509B">
            <wp:extent cx="3109383" cy="6858000"/>
            <wp:effectExtent l="0" t="0" r="0" b="0"/>
            <wp:docPr id="1428670537" name="Picture 3"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70537" name="Picture 3" descr="A map of the united stat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9383" cy="6858000"/>
                    </a:xfrm>
                    <a:prstGeom prst="rect">
                      <a:avLst/>
                    </a:prstGeom>
                    <a:noFill/>
                    <a:ln>
                      <a:noFill/>
                    </a:ln>
                  </pic:spPr>
                </pic:pic>
              </a:graphicData>
            </a:graphic>
          </wp:inline>
        </w:drawing>
      </w:r>
    </w:p>
    <w:p w14:paraId="13986AB5" w14:textId="204C2D51" w:rsidR="00C45D10" w:rsidRDefault="00C45D10" w:rsidP="00496AA7">
      <w:pPr>
        <w:pStyle w:val="TableFigureCaptions"/>
      </w:pPr>
      <w:bookmarkStart w:id="62" w:name="_Ref163641172"/>
      <w:bookmarkStart w:id="63" w:name="_Toc164840638"/>
      <w:r>
        <w:t xml:space="preserve">Figure </w:t>
      </w:r>
      <w:r w:rsidR="005A3E40">
        <w:fldChar w:fldCharType="begin"/>
      </w:r>
      <w:r w:rsidR="005A3E40">
        <w:instrText xml:space="preserve"> STYLEREF 1 \s </w:instrText>
      </w:r>
      <w:r w:rsidR="005A3E40">
        <w:fldChar w:fldCharType="separate"/>
      </w:r>
      <w:r w:rsidR="00E63A2F">
        <w:rPr>
          <w:noProof/>
        </w:rPr>
        <w:t>2</w:t>
      </w:r>
      <w:r w:rsidR="005A3E40">
        <w:fldChar w:fldCharType="end"/>
      </w:r>
      <w:r w:rsidR="005A3E40">
        <w:t>.</w:t>
      </w:r>
      <w:r w:rsidR="005A3E40">
        <w:fldChar w:fldCharType="begin"/>
      </w:r>
      <w:r w:rsidR="005A3E40">
        <w:instrText xml:space="preserve"> SEQ Figure \* ARABIC \s 1 </w:instrText>
      </w:r>
      <w:r w:rsidR="005A3E40">
        <w:fldChar w:fldCharType="separate"/>
      </w:r>
      <w:r w:rsidR="00E63A2F">
        <w:rPr>
          <w:noProof/>
        </w:rPr>
        <w:t>3</w:t>
      </w:r>
      <w:r w:rsidR="005A3E40">
        <w:fldChar w:fldCharType="end"/>
      </w:r>
      <w:bookmarkEnd w:id="62"/>
      <w:r>
        <w:t xml:space="preserve"> Highway Links with New or Adjusted SEGID Value (blue)</w:t>
      </w:r>
      <w:bookmarkEnd w:id="63"/>
    </w:p>
    <w:p w14:paraId="008D3624" w14:textId="77777777" w:rsidR="00C45D10" w:rsidRDefault="00C45D10" w:rsidP="00C45D10"/>
    <w:p w14:paraId="4DC7BB7E" w14:textId="6064C48B" w:rsidR="007B33E9" w:rsidRDefault="007B33E9" w:rsidP="0083275C">
      <w:pPr>
        <w:pStyle w:val="Heading3"/>
      </w:pPr>
      <w:bookmarkStart w:id="64" w:name="_Toc170144319"/>
      <w:r>
        <w:lastRenderedPageBreak/>
        <w:t>Rename</w:t>
      </w:r>
      <w:r w:rsidR="009C2610">
        <w:t>d</w:t>
      </w:r>
      <w:r>
        <w:t xml:space="preserve"> Segment Shapefile</w:t>
      </w:r>
      <w:bookmarkEnd w:id="64"/>
    </w:p>
    <w:p w14:paraId="0270BBED" w14:textId="77777777" w:rsidR="007B33E9" w:rsidRPr="003C0900" w:rsidRDefault="007B33E9" w:rsidP="007B33E9">
      <w:r>
        <w:t>The segment shapefile was renamed from “</w:t>
      </w:r>
      <w:proofErr w:type="spellStart"/>
      <w:r w:rsidRPr="00F67C6D">
        <w:rPr>
          <w:i/>
          <w:iCs/>
        </w:rPr>
        <w:t>Segments_WF</w:t>
      </w:r>
      <w:proofErr w:type="spellEnd"/>
      <w:r w:rsidRPr="00F67C6D">
        <w:rPr>
          <w:i/>
          <w:iCs/>
        </w:rPr>
        <w:t xml:space="preserve"> – </w:t>
      </w:r>
      <w:r>
        <w:rPr>
          <w:i/>
          <w:iCs/>
        </w:rPr>
        <w:t>{date-stamp}</w:t>
      </w:r>
      <w:r w:rsidRPr="00F67C6D">
        <w:rPr>
          <w:i/>
          <w:iCs/>
        </w:rPr>
        <w:t>.</w:t>
      </w:r>
      <w:proofErr w:type="spellStart"/>
      <w:r w:rsidRPr="00F67C6D">
        <w:rPr>
          <w:i/>
          <w:iCs/>
        </w:rPr>
        <w:t>shp</w:t>
      </w:r>
      <w:proofErr w:type="spellEnd"/>
      <w:r>
        <w:rPr>
          <w:i/>
          <w:iCs/>
        </w:rPr>
        <w:t>”</w:t>
      </w:r>
      <w:r w:rsidRPr="00F67C6D">
        <w:rPr>
          <w:i/>
          <w:iCs/>
        </w:rPr>
        <w:t xml:space="preserve"> </w:t>
      </w:r>
      <w:r>
        <w:t>to “</w:t>
      </w:r>
      <w:r w:rsidRPr="00F67C6D">
        <w:rPr>
          <w:i/>
          <w:iCs/>
        </w:rPr>
        <w:t>WFv901_Segments_</w:t>
      </w:r>
      <w:r>
        <w:rPr>
          <w:i/>
          <w:iCs/>
        </w:rPr>
        <w:t>{date-stamp}</w:t>
      </w:r>
      <w:r w:rsidRPr="00F67C6D">
        <w:rPr>
          <w:i/>
          <w:iCs/>
        </w:rPr>
        <w:t>.</w:t>
      </w:r>
      <w:proofErr w:type="spellStart"/>
      <w:r w:rsidRPr="00F67C6D">
        <w:rPr>
          <w:i/>
          <w:iCs/>
        </w:rPr>
        <w:t>shp</w:t>
      </w:r>
      <w:proofErr w:type="spellEnd"/>
      <w:r>
        <w:rPr>
          <w:i/>
          <w:iCs/>
        </w:rPr>
        <w:t xml:space="preserve">” </w:t>
      </w:r>
      <w:r>
        <w:t xml:space="preserve">to comply with statewide naming standards as determined by the Interagency Modeling Technical Committee (IMTC). </w:t>
      </w:r>
    </w:p>
    <w:p w14:paraId="2B8B88E6" w14:textId="234869AA" w:rsidR="005C735C" w:rsidRDefault="00C019EF" w:rsidP="0083275C">
      <w:pPr>
        <w:pStyle w:val="Heading3"/>
      </w:pPr>
      <w:bookmarkStart w:id="65" w:name="_Toc170144320"/>
      <w:r>
        <w:t>Added “_Segment Processing Tools” Folder</w:t>
      </w:r>
      <w:bookmarkEnd w:id="65"/>
    </w:p>
    <w:p w14:paraId="717A7804" w14:textId="0042D88B" w:rsidR="00C019EF" w:rsidRPr="00C019EF" w:rsidRDefault="00C019EF" w:rsidP="00C019EF">
      <w:r w:rsidRPr="00C019EF">
        <w:t>A new methodology was developed and utilized for updating the segment shapefile. This process is documented in</w:t>
      </w:r>
      <w:r>
        <w:t xml:space="preserve"> a Jupyter notebook file </w:t>
      </w:r>
      <w:r w:rsidR="00F67C6D">
        <w:t>“</w:t>
      </w:r>
      <w:r w:rsidRPr="00F67C6D">
        <w:rPr>
          <w:i/>
          <w:iCs/>
        </w:rPr>
        <w:t>0-How-to-Prep-Segments-for-TDM.ipynb</w:t>
      </w:r>
      <w:r w:rsidR="00663973">
        <w:rPr>
          <w:i/>
          <w:iCs/>
        </w:rPr>
        <w:t>”</w:t>
      </w:r>
      <w:r>
        <w:rPr>
          <w:color w:val="CE9178"/>
        </w:rPr>
        <w:t xml:space="preserve"> </w:t>
      </w:r>
      <w:r w:rsidRPr="00C019EF">
        <w:t>located in a</w:t>
      </w:r>
      <w:r>
        <w:t xml:space="preserve"> new folder </w:t>
      </w:r>
      <w:r w:rsidR="00F67C6D">
        <w:t>“</w:t>
      </w:r>
      <w:r w:rsidRPr="00F67C6D">
        <w:rPr>
          <w:i/>
          <w:iCs/>
        </w:rPr>
        <w:t>1_Inputs</w:t>
      </w:r>
      <w:r w:rsidR="00F67C6D">
        <w:rPr>
          <w:i/>
          <w:iCs/>
        </w:rPr>
        <w:t>\</w:t>
      </w:r>
      <w:r w:rsidRPr="00F67C6D">
        <w:rPr>
          <w:i/>
          <w:iCs/>
        </w:rPr>
        <w:t>6_Segment</w:t>
      </w:r>
      <w:r w:rsidR="00F67C6D">
        <w:rPr>
          <w:i/>
          <w:iCs/>
        </w:rPr>
        <w:t>\</w:t>
      </w:r>
      <w:r w:rsidRPr="00F67C6D">
        <w:rPr>
          <w:i/>
          <w:iCs/>
        </w:rPr>
        <w:t>_Segment Processing Tools</w:t>
      </w:r>
      <w:r w:rsidR="00F67C6D">
        <w:rPr>
          <w:i/>
          <w:iCs/>
        </w:rPr>
        <w:t>”</w:t>
      </w:r>
      <w:r w:rsidRPr="00C019EF">
        <w:t xml:space="preserve">. In short, this script outlines </w:t>
      </w:r>
      <w:r w:rsidR="00663973">
        <w:t>five</w:t>
      </w:r>
      <w:r w:rsidRPr="00C019EF">
        <w:t xml:space="preserve"> steps </w:t>
      </w:r>
      <w:r>
        <w:t xml:space="preserve">to be followed when </w:t>
      </w:r>
      <w:r w:rsidRPr="00C019EF">
        <w:t>developing new and updat</w:t>
      </w:r>
      <w:r>
        <w:t xml:space="preserve">ed </w:t>
      </w:r>
      <w:r w:rsidRPr="00C019EF">
        <w:t xml:space="preserve">segments. </w:t>
      </w:r>
    </w:p>
    <w:p w14:paraId="7D6204CF" w14:textId="70914675" w:rsidR="00C019EF" w:rsidRPr="00C019EF" w:rsidRDefault="00C019EF">
      <w:pPr>
        <w:pStyle w:val="ListParagraph"/>
        <w:numPr>
          <w:ilvl w:val="0"/>
          <w:numId w:val="8"/>
        </w:numPr>
      </w:pPr>
      <w:r w:rsidRPr="00C019EF">
        <w:t xml:space="preserve">Ensure consistency between the </w:t>
      </w:r>
      <w:r w:rsidR="00663973">
        <w:t>master</w:t>
      </w:r>
      <w:r w:rsidRPr="00C019EF">
        <w:t xml:space="preserve"> </w:t>
      </w:r>
      <w:r w:rsidR="00663973">
        <w:t>n</w:t>
      </w:r>
      <w:r w:rsidRPr="00C019EF">
        <w:t xml:space="preserve">etwork and </w:t>
      </w:r>
      <w:r w:rsidR="00663973">
        <w:t>s</w:t>
      </w:r>
      <w:r w:rsidRPr="00C019EF">
        <w:t xml:space="preserve">egment </w:t>
      </w:r>
      <w:r w:rsidR="00663973">
        <w:t>s</w:t>
      </w:r>
      <w:r w:rsidRPr="00C019EF">
        <w:t>hapefile</w:t>
      </w:r>
      <w:r w:rsidR="00F67C6D">
        <w:t>.</w:t>
      </w:r>
    </w:p>
    <w:p w14:paraId="345F7CA0" w14:textId="2C165E1A" w:rsidR="00C019EF" w:rsidRPr="00C019EF" w:rsidRDefault="00C019EF">
      <w:pPr>
        <w:pStyle w:val="ListParagraph"/>
        <w:numPr>
          <w:ilvl w:val="1"/>
          <w:numId w:val="8"/>
        </w:numPr>
      </w:pPr>
      <w:r w:rsidRPr="00C019EF">
        <w:t xml:space="preserve">Unique </w:t>
      </w:r>
      <w:r w:rsidRPr="00F67C6D">
        <w:rPr>
          <w:b/>
          <w:bCs/>
        </w:rPr>
        <w:t>SEGIDs</w:t>
      </w:r>
      <w:r w:rsidRPr="00C019EF">
        <w:t xml:space="preserve"> in shapefile</w:t>
      </w:r>
      <w:r w:rsidR="00F67C6D">
        <w:t>.</w:t>
      </w:r>
    </w:p>
    <w:p w14:paraId="4E3CE79B" w14:textId="7124CDAE" w:rsidR="00C019EF" w:rsidRPr="00C019EF" w:rsidRDefault="00C019EF">
      <w:pPr>
        <w:pStyle w:val="ListParagraph"/>
        <w:numPr>
          <w:ilvl w:val="1"/>
          <w:numId w:val="8"/>
        </w:numPr>
      </w:pPr>
      <w:r w:rsidRPr="00C019EF">
        <w:t xml:space="preserve">Correct </w:t>
      </w:r>
      <w:r w:rsidR="00F67C6D">
        <w:rPr>
          <w:b/>
          <w:bCs/>
        </w:rPr>
        <w:t>DISTANCE</w:t>
      </w:r>
      <w:r w:rsidR="00F67C6D" w:rsidRPr="00F67C6D">
        <w:t>.</w:t>
      </w:r>
    </w:p>
    <w:p w14:paraId="118E0B37" w14:textId="316C8AD2" w:rsidR="00C019EF" w:rsidRPr="00C019EF" w:rsidRDefault="00C019EF">
      <w:pPr>
        <w:pStyle w:val="ListParagraph"/>
        <w:numPr>
          <w:ilvl w:val="1"/>
          <w:numId w:val="8"/>
        </w:numPr>
      </w:pPr>
      <w:r w:rsidRPr="00C019EF">
        <w:t xml:space="preserve">Correct LRS Segments </w:t>
      </w:r>
      <w:r w:rsidRPr="00F67C6D">
        <w:rPr>
          <w:b/>
          <w:bCs/>
        </w:rPr>
        <w:t>BMP</w:t>
      </w:r>
      <w:r w:rsidRPr="00C019EF">
        <w:t xml:space="preserve">, </w:t>
      </w:r>
      <w:r w:rsidRPr="00F67C6D">
        <w:rPr>
          <w:b/>
          <w:bCs/>
        </w:rPr>
        <w:t>EMP</w:t>
      </w:r>
      <w:r w:rsidRPr="00C019EF">
        <w:t xml:space="preserve">, and </w:t>
      </w:r>
      <w:r w:rsidR="00F67C6D">
        <w:rPr>
          <w:b/>
          <w:bCs/>
        </w:rPr>
        <w:t>DISTANCE</w:t>
      </w:r>
      <w:r w:rsidR="00F67C6D" w:rsidRPr="00F67C6D">
        <w:t>.</w:t>
      </w:r>
    </w:p>
    <w:p w14:paraId="1150F1A9" w14:textId="09A8F285" w:rsidR="00C019EF" w:rsidRPr="00C019EF" w:rsidRDefault="00C019EF">
      <w:pPr>
        <w:pStyle w:val="ListParagraph"/>
        <w:numPr>
          <w:ilvl w:val="1"/>
          <w:numId w:val="8"/>
        </w:numPr>
      </w:pPr>
      <w:r w:rsidRPr="00C019EF">
        <w:t xml:space="preserve">TDM Network includes all </w:t>
      </w:r>
      <w:r w:rsidRPr="00F67C6D">
        <w:rPr>
          <w:b/>
          <w:bCs/>
        </w:rPr>
        <w:t>SEGIDs</w:t>
      </w:r>
      <w:r w:rsidR="00F67C6D" w:rsidRPr="00F67C6D">
        <w:t>.</w:t>
      </w:r>
    </w:p>
    <w:p w14:paraId="6953881B" w14:textId="13785030" w:rsidR="00C019EF" w:rsidRPr="00C019EF" w:rsidRDefault="00C019EF">
      <w:pPr>
        <w:pStyle w:val="ListParagraph"/>
        <w:numPr>
          <w:ilvl w:val="1"/>
          <w:numId w:val="8"/>
        </w:numPr>
      </w:pPr>
      <w:r w:rsidRPr="00C019EF">
        <w:t xml:space="preserve">Segment Shapefile includes all </w:t>
      </w:r>
      <w:r w:rsidRPr="00F67C6D">
        <w:rPr>
          <w:b/>
          <w:bCs/>
        </w:rPr>
        <w:t>SEGIDs</w:t>
      </w:r>
      <w:r w:rsidR="00F67C6D" w:rsidRPr="00F67C6D">
        <w:t>.</w:t>
      </w:r>
    </w:p>
    <w:p w14:paraId="49D15921" w14:textId="034E9283" w:rsidR="00C019EF" w:rsidRPr="00C019EF" w:rsidRDefault="00C019EF">
      <w:pPr>
        <w:pStyle w:val="ListParagraph"/>
        <w:numPr>
          <w:ilvl w:val="1"/>
          <w:numId w:val="8"/>
        </w:numPr>
      </w:pPr>
      <w:r w:rsidRPr="00C019EF">
        <w:t xml:space="preserve">Correct </w:t>
      </w:r>
      <w:r w:rsidR="009C2610">
        <w:t>geographic c</w:t>
      </w:r>
      <w:r w:rsidRPr="00C019EF">
        <w:t xml:space="preserve">oordinate </w:t>
      </w:r>
      <w:r w:rsidR="009C2610">
        <w:t>s</w:t>
      </w:r>
      <w:r w:rsidRPr="00C019EF">
        <w:t>ystem</w:t>
      </w:r>
      <w:r w:rsidR="00F67C6D">
        <w:t>.</w:t>
      </w:r>
    </w:p>
    <w:p w14:paraId="7F55271E" w14:textId="114F1C27" w:rsidR="00C019EF" w:rsidRPr="00C019EF" w:rsidRDefault="00C019EF">
      <w:pPr>
        <w:pStyle w:val="ListParagraph"/>
        <w:numPr>
          <w:ilvl w:val="0"/>
          <w:numId w:val="8"/>
        </w:numPr>
      </w:pPr>
      <w:r w:rsidRPr="00C019EF">
        <w:t>Add Geographic Keys onto Segments (</w:t>
      </w:r>
      <w:r w:rsidRPr="00F67C6D">
        <w:rPr>
          <w:b/>
          <w:bCs/>
        </w:rPr>
        <w:t>SUBAREAID</w:t>
      </w:r>
      <w:r w:rsidRPr="00C019EF">
        <w:t xml:space="preserve">, </w:t>
      </w:r>
      <w:r w:rsidRPr="00F67C6D">
        <w:rPr>
          <w:b/>
          <w:bCs/>
        </w:rPr>
        <w:t>PLANAREA, CO_FIPS</w:t>
      </w:r>
      <w:r w:rsidRPr="00C019EF">
        <w:t>)</w:t>
      </w:r>
      <w:r w:rsidR="00F67C6D">
        <w:t>.</w:t>
      </w:r>
    </w:p>
    <w:p w14:paraId="00CAABD4" w14:textId="0CAC0B07" w:rsidR="00C019EF" w:rsidRPr="00C019EF" w:rsidRDefault="00C019EF">
      <w:pPr>
        <w:pStyle w:val="ListParagraph"/>
        <w:numPr>
          <w:ilvl w:val="0"/>
          <w:numId w:val="8"/>
        </w:numPr>
      </w:pPr>
      <w:r w:rsidRPr="00C019EF">
        <w:t>Add AADTs onto Segments</w:t>
      </w:r>
      <w:r w:rsidR="00F67C6D">
        <w:t>.</w:t>
      </w:r>
    </w:p>
    <w:p w14:paraId="7A2E964A" w14:textId="6D1EA793" w:rsidR="00C019EF" w:rsidRPr="00C019EF" w:rsidRDefault="00C019EF">
      <w:pPr>
        <w:pStyle w:val="ListParagraph"/>
        <w:numPr>
          <w:ilvl w:val="0"/>
          <w:numId w:val="8"/>
        </w:numPr>
      </w:pPr>
      <w:r w:rsidRPr="00C019EF">
        <w:t>Add Factors from Continuous Count Station groups</w:t>
      </w:r>
      <w:r w:rsidR="00F67C6D">
        <w:t>.</w:t>
      </w:r>
    </w:p>
    <w:p w14:paraId="68489083" w14:textId="4C0F93F5" w:rsidR="00C019EF" w:rsidRPr="00C019EF" w:rsidRDefault="00C019EF">
      <w:pPr>
        <w:pStyle w:val="ListParagraph"/>
        <w:numPr>
          <w:ilvl w:val="0"/>
          <w:numId w:val="8"/>
        </w:numPr>
      </w:pPr>
      <w:r w:rsidRPr="00C019EF">
        <w:t>Add final forecasts from forecasts process</w:t>
      </w:r>
      <w:r w:rsidR="00F67C6D">
        <w:t>.</w:t>
      </w:r>
    </w:p>
    <w:p w14:paraId="1483FC10" w14:textId="7EF6D9AA" w:rsidR="00C019EF" w:rsidRPr="00C019EF" w:rsidRDefault="00C019EF" w:rsidP="00C019EF">
      <w:r w:rsidRPr="00C019EF">
        <w:t>This new process ensures the segment shapefile is ready for the traffic volume forecasts map, as well as ensures only the needed and relevant attributes are included.</w:t>
      </w:r>
    </w:p>
    <w:p w14:paraId="3BAE83DE" w14:textId="162C4FA1" w:rsidR="00770C4B" w:rsidRDefault="00770C4B">
      <w:pPr>
        <w:spacing w:before="0" w:after="160"/>
        <w:rPr>
          <w:rFonts w:eastAsiaTheme="majorEastAsia" w:cstheme="majorBidi"/>
          <w:b/>
          <w:color w:val="103A60"/>
          <w:sz w:val="52"/>
          <w:szCs w:val="32"/>
        </w:rPr>
      </w:pPr>
      <w:r>
        <w:br w:type="page"/>
      </w:r>
    </w:p>
    <w:p w14:paraId="630BF330" w14:textId="200739C7" w:rsidR="007E12E6" w:rsidRDefault="00A533B0" w:rsidP="007D2BAB">
      <w:pPr>
        <w:pStyle w:val="Heading1"/>
      </w:pPr>
      <w:bookmarkStart w:id="66" w:name="_Toc170144321"/>
      <w:bookmarkStart w:id="67" w:name="_Toc144887754"/>
      <w:bookmarkStart w:id="68" w:name="_Toc144887890"/>
      <w:bookmarkEnd w:id="3"/>
      <w:bookmarkEnd w:id="4"/>
      <w:bookmarkEnd w:id="5"/>
      <w:bookmarkEnd w:id="6"/>
      <w:r>
        <w:lastRenderedPageBreak/>
        <w:t>Model Enhancements</w:t>
      </w:r>
      <w:bookmarkEnd w:id="66"/>
    </w:p>
    <w:p w14:paraId="1212BE19" w14:textId="7FC430D0" w:rsidR="00B36515" w:rsidRDefault="00CB6DAC" w:rsidP="006A696B">
      <w:pPr>
        <w:pStyle w:val="Heading2"/>
      </w:pPr>
      <w:bookmarkStart w:id="69" w:name="_Ref163659006"/>
      <w:bookmarkStart w:id="70" w:name="_Toc170144322"/>
      <w:bookmarkStart w:id="71" w:name="input-processing"/>
      <w:bookmarkStart w:id="72" w:name="_Toc144887746"/>
      <w:bookmarkStart w:id="73" w:name="_Toc144887882"/>
      <w:bookmarkStart w:id="74" w:name="_Toc144389247"/>
      <w:bookmarkStart w:id="75" w:name="_Toc144887810"/>
      <w:bookmarkStart w:id="76" w:name="_Toc144887946"/>
      <w:bookmarkEnd w:id="67"/>
      <w:bookmarkEnd w:id="68"/>
      <w:r>
        <w:t xml:space="preserve">Miscellaneous Script Edits &amp; </w:t>
      </w:r>
      <w:r w:rsidR="00F04035">
        <w:t>Bug Fixes</w:t>
      </w:r>
      <w:bookmarkEnd w:id="69"/>
      <w:bookmarkEnd w:id="70"/>
    </w:p>
    <w:p w14:paraId="24EBAC01" w14:textId="7F7F817A" w:rsidR="00E96341" w:rsidRPr="00E96341" w:rsidRDefault="00E96341" w:rsidP="00E96341">
      <w:r>
        <w:t xml:space="preserve">The following sections highlight the scripts that were edited in version 9.0.1 and why those edits were made. These changes were primarily to fix </w:t>
      </w:r>
      <w:r w:rsidR="009C2610">
        <w:t xml:space="preserve">issues </w:t>
      </w:r>
      <w:r>
        <w:t xml:space="preserve">in data and calculations or to further enhance the model’s capability or reporting. </w:t>
      </w:r>
      <w:r w:rsidR="00A37EA4">
        <w:t xml:space="preserve">The changes made to the model scripts are minor and should </w:t>
      </w:r>
      <w:r w:rsidR="009C347D">
        <w:t xml:space="preserve">not </w:t>
      </w:r>
      <w:r>
        <w:t>affect project decisions.</w:t>
      </w:r>
    </w:p>
    <w:p w14:paraId="6C754C5B" w14:textId="1D7A5D6F" w:rsidR="006A696B" w:rsidRDefault="006A696B" w:rsidP="0083275C">
      <w:pPr>
        <w:pStyle w:val="Heading3"/>
      </w:pPr>
      <w:bookmarkStart w:id="77" w:name="_Toc170144323"/>
      <w:r>
        <w:t>“</w:t>
      </w:r>
      <w:r w:rsidR="00471CB6" w:rsidRPr="00471CB6">
        <w:t>0_InputProcessing</w:t>
      </w:r>
      <w:r>
        <w:t>”</w:t>
      </w:r>
      <w:bookmarkEnd w:id="77"/>
    </w:p>
    <w:p w14:paraId="1941C6F2" w14:textId="78FF127D" w:rsidR="00471CB6" w:rsidRPr="0083275C" w:rsidRDefault="006A696B" w:rsidP="00471CB6">
      <w:pPr>
        <w:rPr>
          <w:b/>
          <w:bCs/>
        </w:rPr>
      </w:pPr>
      <w:r w:rsidRPr="0083275C">
        <w:rPr>
          <w:b/>
          <w:bCs/>
        </w:rPr>
        <w:t>”</w:t>
      </w:r>
      <w:proofErr w:type="spellStart"/>
      <w:r w:rsidR="00471CB6" w:rsidRPr="0083275C">
        <w:rPr>
          <w:b/>
          <w:bCs/>
        </w:rPr>
        <w:t>a_Setup</w:t>
      </w:r>
      <w:proofErr w:type="spellEnd"/>
      <w:r w:rsidR="00471CB6" w:rsidRPr="0083275C">
        <w:rPr>
          <w:b/>
          <w:bCs/>
        </w:rPr>
        <w:t>\1_InputSetup.s”</w:t>
      </w:r>
    </w:p>
    <w:p w14:paraId="7D93ED42" w14:textId="2BF787AA" w:rsidR="00471CB6" w:rsidRDefault="00471CB6">
      <w:pPr>
        <w:pStyle w:val="ListParagraph"/>
        <w:numPr>
          <w:ilvl w:val="0"/>
          <w:numId w:val="9"/>
        </w:numPr>
      </w:pPr>
      <w:r>
        <w:t xml:space="preserve">Updated </w:t>
      </w:r>
      <w:r w:rsidR="002E7734">
        <w:t>check</w:t>
      </w:r>
      <w:r w:rsidR="006E4601">
        <w:t xml:space="preserve">ing code block </w:t>
      </w:r>
      <w:r w:rsidR="002E7734">
        <w:t xml:space="preserve">to look for </w:t>
      </w:r>
      <w:proofErr w:type="spellStart"/>
      <w:r w:rsidR="002E7734" w:rsidRPr="005E691D">
        <w:rPr>
          <w:b/>
          <w:bCs/>
        </w:rPr>
        <w:t>SegIdField</w:t>
      </w:r>
      <w:proofErr w:type="spellEnd"/>
      <w:r w:rsidR="002E7734">
        <w:t xml:space="preserve"> and </w:t>
      </w:r>
      <w:proofErr w:type="spellStart"/>
      <w:r w:rsidR="002E7734" w:rsidRPr="005E691D">
        <w:rPr>
          <w:b/>
          <w:bCs/>
        </w:rPr>
        <w:t>SegIdExField</w:t>
      </w:r>
      <w:proofErr w:type="spellEnd"/>
      <w:r w:rsidR="002E7734">
        <w:t xml:space="preserve"> variables from control center</w:t>
      </w:r>
    </w:p>
    <w:p w14:paraId="6F278DE8" w14:textId="4A04F10E" w:rsidR="00471CB6" w:rsidRPr="00471CB6" w:rsidRDefault="00471CB6">
      <w:pPr>
        <w:pStyle w:val="ListParagraph"/>
        <w:numPr>
          <w:ilvl w:val="0"/>
          <w:numId w:val="9"/>
        </w:numPr>
      </w:pPr>
      <w:r>
        <w:t>Fixed spelling error in log file</w:t>
      </w:r>
      <w:r w:rsidR="003B47C6">
        <w:t xml:space="preserve"> reporting</w:t>
      </w:r>
    </w:p>
    <w:p w14:paraId="11D9EB30" w14:textId="38EF5051" w:rsidR="006E4601" w:rsidRPr="00861593" w:rsidRDefault="006E4601" w:rsidP="00471CB6">
      <w:pPr>
        <w:pStyle w:val="ListBullet"/>
        <w:numPr>
          <w:ilvl w:val="0"/>
          <w:numId w:val="0"/>
        </w:numPr>
        <w:ind w:left="360" w:hanging="360"/>
        <w:rPr>
          <w:b/>
          <w:bCs/>
        </w:rPr>
      </w:pPr>
      <w:r w:rsidRPr="00861593">
        <w:rPr>
          <w:b/>
          <w:bCs/>
        </w:rPr>
        <w:t>“</w:t>
      </w:r>
      <w:proofErr w:type="spellStart"/>
      <w:r w:rsidRPr="00861593">
        <w:rPr>
          <w:b/>
          <w:bCs/>
        </w:rPr>
        <w:t>c_NetworkProcessing</w:t>
      </w:r>
      <w:proofErr w:type="spellEnd"/>
      <w:r w:rsidRPr="00861593">
        <w:rPr>
          <w:b/>
          <w:bCs/>
        </w:rPr>
        <w:t>\1_NetProcessor.s”</w:t>
      </w:r>
    </w:p>
    <w:p w14:paraId="0A067C35" w14:textId="3C13CB95" w:rsidR="006E4601" w:rsidRDefault="006E4601">
      <w:pPr>
        <w:pStyle w:val="ListParagraph"/>
        <w:numPr>
          <w:ilvl w:val="0"/>
          <w:numId w:val="9"/>
        </w:numPr>
      </w:pPr>
      <w:r>
        <w:t xml:space="preserve">Added code block to use </w:t>
      </w:r>
      <w:proofErr w:type="spellStart"/>
      <w:r w:rsidR="005E691D" w:rsidRPr="005E691D">
        <w:rPr>
          <w:b/>
          <w:bCs/>
        </w:rPr>
        <w:t>SegIdField</w:t>
      </w:r>
      <w:proofErr w:type="spellEnd"/>
      <w:r w:rsidR="005E691D">
        <w:t xml:space="preserve"> and </w:t>
      </w:r>
      <w:proofErr w:type="spellStart"/>
      <w:r w:rsidR="005E691D" w:rsidRPr="005E691D">
        <w:rPr>
          <w:b/>
          <w:bCs/>
        </w:rPr>
        <w:t>SegIdExField</w:t>
      </w:r>
      <w:proofErr w:type="spellEnd"/>
      <w:r>
        <w:t xml:space="preserve"> variables from control center to populate </w:t>
      </w:r>
      <w:r w:rsidRPr="00CB6DAC">
        <w:t>SEGID</w:t>
      </w:r>
      <w:r>
        <w:t xml:space="preserve"> link field</w:t>
      </w:r>
    </w:p>
    <w:p w14:paraId="0C749A55" w14:textId="4E5089DD" w:rsidR="00B80DFC" w:rsidRDefault="006A696B">
      <w:pPr>
        <w:pStyle w:val="ListParagraph"/>
        <w:numPr>
          <w:ilvl w:val="0"/>
          <w:numId w:val="9"/>
        </w:numPr>
      </w:pPr>
      <w:r>
        <w:t xml:space="preserve">Fixed error in operational project capacity calculation to use 10% increase in capacity if </w:t>
      </w:r>
      <w:proofErr w:type="spellStart"/>
      <w:r w:rsidRPr="005E691D">
        <w:rPr>
          <w:b/>
          <w:bCs/>
        </w:rPr>
        <w:t>Run_Op_Proj</w:t>
      </w:r>
      <w:proofErr w:type="spellEnd"/>
      <w:r>
        <w:t xml:space="preserve"> control center variable is on and</w:t>
      </w:r>
      <w:r w:rsidRPr="006A696B">
        <w:t xml:space="preserve"> </w:t>
      </w:r>
      <w:r>
        <w:t xml:space="preserve">the </w:t>
      </w:r>
      <w:proofErr w:type="spellStart"/>
      <w:r w:rsidRPr="005E691D">
        <w:rPr>
          <w:b/>
          <w:bCs/>
        </w:rPr>
        <w:t>Op_Proj</w:t>
      </w:r>
      <w:proofErr w:type="spellEnd"/>
      <w:r>
        <w:t xml:space="preserve"> link field is greater than zero (previous script used the value in the </w:t>
      </w:r>
      <w:proofErr w:type="spellStart"/>
      <w:r w:rsidRPr="005E691D">
        <w:rPr>
          <w:b/>
          <w:bCs/>
        </w:rPr>
        <w:t>Op_Proj</w:t>
      </w:r>
      <w:proofErr w:type="spellEnd"/>
      <w:r>
        <w:t xml:space="preserve"> field as a multiplier on capacity</w:t>
      </w:r>
      <w:r w:rsidR="005E691D">
        <w:t>)</w:t>
      </w:r>
    </w:p>
    <w:p w14:paraId="0B3F10BE" w14:textId="76AA25C6" w:rsidR="006A696B" w:rsidRPr="006A696B" w:rsidRDefault="00CB6DAC">
      <w:pPr>
        <w:pStyle w:val="ListParagraph"/>
        <w:numPr>
          <w:ilvl w:val="0"/>
          <w:numId w:val="9"/>
        </w:numPr>
      </w:pPr>
      <w:r>
        <w:t xml:space="preserve">Fixed error in the </w:t>
      </w:r>
      <w:r w:rsidRPr="006733C8">
        <w:rPr>
          <w:b/>
          <w:bCs/>
        </w:rPr>
        <w:t>HOV_LYEAR</w:t>
      </w:r>
      <w:r>
        <w:t xml:space="preserve"> </w:t>
      </w:r>
      <w:r w:rsidR="006733C8">
        <w:t>usage so</w:t>
      </w:r>
      <w:r>
        <w:t xml:space="preserve"> calculation </w:t>
      </w:r>
      <w:r w:rsidR="006733C8">
        <w:t xml:space="preserve">is performed </w:t>
      </w:r>
      <w:r>
        <w:t>on the general purpose links where there is an adjacent HOV/HOT lane (previous script was coded to process HOV/HOT links)</w:t>
      </w:r>
    </w:p>
    <w:p w14:paraId="037F2F93" w14:textId="5D882AA1" w:rsidR="006E4601" w:rsidRPr="006E4601" w:rsidRDefault="00B80DFC">
      <w:pPr>
        <w:pStyle w:val="ListParagraph"/>
        <w:numPr>
          <w:ilvl w:val="0"/>
          <w:numId w:val="9"/>
        </w:numPr>
      </w:pPr>
      <w:r>
        <w:t>Miscellaneous edits to clean up script</w:t>
      </w:r>
    </w:p>
    <w:p w14:paraId="28464FF7" w14:textId="54F9D539" w:rsidR="00471CB6" w:rsidRPr="00861593" w:rsidRDefault="006E4601" w:rsidP="00471CB6">
      <w:pPr>
        <w:pStyle w:val="ListBullet"/>
        <w:numPr>
          <w:ilvl w:val="0"/>
          <w:numId w:val="0"/>
        </w:numPr>
        <w:ind w:left="360" w:hanging="360"/>
        <w:rPr>
          <w:b/>
          <w:bCs/>
        </w:rPr>
      </w:pPr>
      <w:r w:rsidRPr="00861593">
        <w:rPr>
          <w:b/>
          <w:bCs/>
        </w:rPr>
        <w:t>“</w:t>
      </w:r>
      <w:proofErr w:type="spellStart"/>
      <w:r w:rsidRPr="00861593">
        <w:rPr>
          <w:b/>
          <w:bCs/>
        </w:rPr>
        <w:t>c_NetworkProcessing</w:t>
      </w:r>
      <w:proofErr w:type="spellEnd"/>
      <w:r w:rsidRPr="00861593">
        <w:rPr>
          <w:b/>
          <w:bCs/>
        </w:rPr>
        <w:t>\4_Create_walk_xfer_access_links.s”</w:t>
      </w:r>
    </w:p>
    <w:p w14:paraId="6A3A2FE3" w14:textId="1F16CD04" w:rsidR="006E4601" w:rsidRDefault="006E4601">
      <w:pPr>
        <w:pStyle w:val="ListParagraph"/>
        <w:numPr>
          <w:ilvl w:val="0"/>
          <w:numId w:val="9"/>
        </w:numPr>
      </w:pPr>
      <w:r>
        <w:t xml:space="preserve">Updated code to point to </w:t>
      </w:r>
      <w:r w:rsidRPr="006733C8">
        <w:rPr>
          <w:i/>
          <w:iCs/>
        </w:rPr>
        <w:t>“@ScenarioDir@0_InputProcessing\UpdatedMasterNet\@MasterPrefix@.net”</w:t>
      </w:r>
      <w:r>
        <w:t xml:space="preserve"> instead of master network from the input folder</w:t>
      </w:r>
    </w:p>
    <w:p w14:paraId="4B7B2892" w14:textId="77777777" w:rsidR="006A696B" w:rsidRPr="00B80DFC" w:rsidRDefault="006A696B">
      <w:pPr>
        <w:pStyle w:val="ListParagraph"/>
        <w:numPr>
          <w:ilvl w:val="0"/>
          <w:numId w:val="9"/>
        </w:numPr>
      </w:pPr>
      <w:r>
        <w:t xml:space="preserve">Updated code to </w:t>
      </w:r>
      <w:r w:rsidRPr="009323A1">
        <w:t>process only internal zones</w:t>
      </w:r>
      <w:r>
        <w:t xml:space="preserve"> (i.e. exclude external and dummy zones) to fix an error where walk access links were being generated to external/dummy zones</w:t>
      </w:r>
    </w:p>
    <w:p w14:paraId="04CDC884" w14:textId="673F750B" w:rsidR="006E4601" w:rsidRPr="00471CB6" w:rsidRDefault="006E4601">
      <w:pPr>
        <w:pStyle w:val="ListParagraph"/>
        <w:numPr>
          <w:ilvl w:val="0"/>
          <w:numId w:val="9"/>
        </w:numPr>
      </w:pPr>
      <w:r>
        <w:t>Added SEGID</w:t>
      </w:r>
      <w:r w:rsidR="00AC0C53">
        <w:t>, including code to process SEGID exception field, to the rail network export</w:t>
      </w:r>
    </w:p>
    <w:p w14:paraId="483F4E57" w14:textId="1BF6D812" w:rsidR="0083275C" w:rsidRDefault="007053CC" w:rsidP="0083275C">
      <w:pPr>
        <w:pStyle w:val="Heading3"/>
      </w:pPr>
      <w:bookmarkStart w:id="78" w:name="_Toc170144324"/>
      <w:r>
        <w:t>“</w:t>
      </w:r>
      <w:r w:rsidR="0083275C" w:rsidRPr="0083275C">
        <w:t>3_Distribute</w:t>
      </w:r>
      <w:r>
        <w:t>”</w:t>
      </w:r>
      <w:bookmarkEnd w:id="78"/>
    </w:p>
    <w:p w14:paraId="18D67E38" w14:textId="2CB2D765" w:rsidR="006E4601" w:rsidRPr="00861593" w:rsidRDefault="0083275C" w:rsidP="006E4601">
      <w:pPr>
        <w:rPr>
          <w:b/>
          <w:bCs/>
        </w:rPr>
      </w:pPr>
      <w:r w:rsidRPr="00861593">
        <w:rPr>
          <w:b/>
          <w:bCs/>
        </w:rPr>
        <w:t>“2_estimateHOTspeedtoll.s”</w:t>
      </w:r>
    </w:p>
    <w:p w14:paraId="73BF454A" w14:textId="21415ADF" w:rsidR="007053CC" w:rsidRDefault="007053CC">
      <w:pPr>
        <w:pStyle w:val="ListParagraph"/>
        <w:numPr>
          <w:ilvl w:val="0"/>
          <w:numId w:val="7"/>
        </w:numPr>
      </w:pPr>
      <w:r>
        <w:t>Updated code so period speeds and times are not greater than free flow (s</w:t>
      </w:r>
      <w:r w:rsidR="00861593">
        <w:t xml:space="preserve">ome locations </w:t>
      </w:r>
      <w:r>
        <w:t>in the</w:t>
      </w:r>
      <w:r w:rsidR="00861593">
        <w:t xml:space="preserve"> </w:t>
      </w:r>
      <w:r>
        <w:t>a</w:t>
      </w:r>
      <w:r w:rsidR="00861593">
        <w:t>ssigned output networks displayed HOT speeds greater than free</w:t>
      </w:r>
      <w:r>
        <w:t xml:space="preserve"> </w:t>
      </w:r>
      <w:r w:rsidR="00861593">
        <w:t>flow</w:t>
      </w:r>
      <w:r>
        <w:t>)</w:t>
      </w:r>
    </w:p>
    <w:p w14:paraId="76CE2437" w14:textId="0F150074" w:rsidR="007053CC" w:rsidRDefault="007053CC">
      <w:pPr>
        <w:pStyle w:val="ListParagraph"/>
        <w:numPr>
          <w:ilvl w:val="0"/>
          <w:numId w:val="7"/>
        </w:numPr>
      </w:pPr>
      <w:r>
        <w:t>Rounded free flow and daily speed to 1 decimal and rounded all times to 3 decimals</w:t>
      </w:r>
    </w:p>
    <w:p w14:paraId="7275C620" w14:textId="20F715C0" w:rsidR="00861593" w:rsidRPr="007C2CAE" w:rsidRDefault="00AC0C53">
      <w:pPr>
        <w:pStyle w:val="ListParagraph"/>
        <w:numPr>
          <w:ilvl w:val="0"/>
          <w:numId w:val="7"/>
        </w:numPr>
      </w:pPr>
      <w:r>
        <w:lastRenderedPageBreak/>
        <w:t xml:space="preserve">Note, </w:t>
      </w:r>
      <w:r w:rsidR="007053CC">
        <w:t>similar edit</w:t>
      </w:r>
      <w:r>
        <w:t xml:space="preserve">s were </w:t>
      </w:r>
      <w:r w:rsidR="007053CC">
        <w:t xml:space="preserve">made in </w:t>
      </w:r>
      <w:r w:rsidR="007053CC" w:rsidRPr="006733C8">
        <w:rPr>
          <w:i/>
          <w:iCs/>
        </w:rPr>
        <w:t>“5_AssignHwy\04_SummarizeLoadedNetworks.s”</w:t>
      </w:r>
    </w:p>
    <w:p w14:paraId="303EAA86" w14:textId="2DF46877" w:rsidR="006A696B" w:rsidRPr="00861593" w:rsidRDefault="00AC0C53" w:rsidP="00AC0C53">
      <w:pPr>
        <w:pStyle w:val="Heading3"/>
      </w:pPr>
      <w:bookmarkStart w:id="79" w:name="_Toc170144325"/>
      <w:r>
        <w:t>“</w:t>
      </w:r>
      <w:r w:rsidRPr="00AC0C53">
        <w:t>4_ModeChoice</w:t>
      </w:r>
      <w:r>
        <w:t>”</w:t>
      </w:r>
      <w:bookmarkEnd w:id="79"/>
    </w:p>
    <w:p w14:paraId="50D647D2" w14:textId="1AA8B7D9" w:rsidR="006A696B" w:rsidRPr="00AC0C53" w:rsidRDefault="00AC0C53" w:rsidP="006E4601">
      <w:pPr>
        <w:rPr>
          <w:b/>
          <w:bCs/>
        </w:rPr>
      </w:pPr>
      <w:r w:rsidRPr="00AC0C53">
        <w:rPr>
          <w:b/>
          <w:bCs/>
        </w:rPr>
        <w:t>“11</w:t>
      </w:r>
      <w:r>
        <w:rPr>
          <w:b/>
          <w:bCs/>
        </w:rPr>
        <w:t>-</w:t>
      </w:r>
      <w:r w:rsidRPr="00AC0C53">
        <w:rPr>
          <w:b/>
          <w:bCs/>
        </w:rPr>
        <w:t>13_MC_HBW_HBO_NHB_HBC.s”</w:t>
      </w:r>
    </w:p>
    <w:p w14:paraId="430B3D46" w14:textId="34061F68" w:rsidR="009E2B37" w:rsidRPr="00FA0E25" w:rsidRDefault="00FA0E25">
      <w:pPr>
        <w:pStyle w:val="ListParagraph"/>
        <w:numPr>
          <w:ilvl w:val="0"/>
          <w:numId w:val="9"/>
        </w:numPr>
      </w:pPr>
      <w:r>
        <w:t>Appended the content of</w:t>
      </w:r>
      <w:r w:rsidR="00E46489" w:rsidRPr="00FA0E25">
        <w:t xml:space="preserve"> </w:t>
      </w:r>
      <w:r w:rsidR="00D56593" w:rsidRPr="006733C8">
        <w:rPr>
          <w:i/>
          <w:iCs/>
        </w:rPr>
        <w:t>“</w:t>
      </w:r>
      <w:r w:rsidR="00E46489" w:rsidRPr="006733C8">
        <w:rPr>
          <w:i/>
          <w:iCs/>
        </w:rPr>
        <w:t>13_DailyModeSplit.s</w:t>
      </w:r>
      <w:r w:rsidR="00D56593" w:rsidRPr="006733C8">
        <w:rPr>
          <w:i/>
          <w:iCs/>
        </w:rPr>
        <w:t>”</w:t>
      </w:r>
      <w:r w:rsidR="00E46489" w:rsidRPr="00FA0E25">
        <w:t xml:space="preserve"> script to the end of </w:t>
      </w:r>
      <w:r w:rsidR="00D56593" w:rsidRPr="006733C8">
        <w:rPr>
          <w:i/>
          <w:iCs/>
        </w:rPr>
        <w:t>“</w:t>
      </w:r>
      <w:r w:rsidR="00E46489" w:rsidRPr="006733C8">
        <w:rPr>
          <w:i/>
          <w:iCs/>
        </w:rPr>
        <w:t>11_12_MC_HBW_HBO_NHB_HBC.s</w:t>
      </w:r>
      <w:r w:rsidR="00D56593" w:rsidRPr="006733C8">
        <w:rPr>
          <w:i/>
          <w:iCs/>
        </w:rPr>
        <w:t>”</w:t>
      </w:r>
      <w:r w:rsidR="00E46489" w:rsidRPr="00FA0E25">
        <w:t xml:space="preserve"> script</w:t>
      </w:r>
    </w:p>
    <w:p w14:paraId="4B50396E" w14:textId="77777777" w:rsidR="00FA0E25" w:rsidRDefault="00FA0E25">
      <w:pPr>
        <w:pStyle w:val="ListParagraph"/>
        <w:numPr>
          <w:ilvl w:val="0"/>
          <w:numId w:val="9"/>
        </w:numPr>
      </w:pPr>
      <w:r w:rsidRPr="00FA0E25">
        <w:t xml:space="preserve">Renamed </w:t>
      </w:r>
      <w:r w:rsidRPr="006733C8">
        <w:rPr>
          <w:i/>
          <w:iCs/>
        </w:rPr>
        <w:t>“11_12_MC_HBW_HBO_NHB_HBC.s”</w:t>
      </w:r>
      <w:r w:rsidRPr="00FA0E25">
        <w:t xml:space="preserve"> </w:t>
      </w:r>
      <w:r>
        <w:t xml:space="preserve">script </w:t>
      </w:r>
      <w:r w:rsidRPr="00FA0E25">
        <w:t xml:space="preserve">to </w:t>
      </w:r>
      <w:r w:rsidRPr="006733C8">
        <w:rPr>
          <w:i/>
          <w:iCs/>
        </w:rPr>
        <w:t>“11-13_MC_HBW_HBO_NHB_HBC.s”</w:t>
      </w:r>
    </w:p>
    <w:p w14:paraId="30C0BB26" w14:textId="768D850E" w:rsidR="00FA0E25" w:rsidRDefault="00FA0E25">
      <w:pPr>
        <w:pStyle w:val="ListParagraph"/>
        <w:numPr>
          <w:ilvl w:val="0"/>
          <w:numId w:val="9"/>
        </w:numPr>
      </w:pPr>
      <w:r>
        <w:t xml:space="preserve">Deleted </w:t>
      </w:r>
      <w:r w:rsidRPr="006733C8">
        <w:rPr>
          <w:i/>
          <w:iCs/>
        </w:rPr>
        <w:t>“13_DailyModeSplit.s”</w:t>
      </w:r>
    </w:p>
    <w:p w14:paraId="47CB7697" w14:textId="3D924DD5" w:rsidR="00FA0E25" w:rsidRPr="00FA0E25" w:rsidRDefault="00FA0E25">
      <w:pPr>
        <w:pStyle w:val="ListParagraph"/>
        <w:numPr>
          <w:ilvl w:val="0"/>
          <w:numId w:val="9"/>
        </w:numPr>
      </w:pPr>
      <w:r>
        <w:t xml:space="preserve">Updated script references in </w:t>
      </w:r>
      <w:r w:rsidRPr="006733C8">
        <w:rPr>
          <w:i/>
          <w:iCs/>
        </w:rPr>
        <w:t>“_</w:t>
      </w:r>
      <w:proofErr w:type="spellStart"/>
      <w:r w:rsidRPr="006733C8">
        <w:rPr>
          <w:i/>
          <w:iCs/>
        </w:rPr>
        <w:t>HailMary.s</w:t>
      </w:r>
      <w:proofErr w:type="spellEnd"/>
      <w:r w:rsidRPr="006733C8">
        <w:rPr>
          <w:i/>
          <w:iCs/>
        </w:rPr>
        <w:t>”</w:t>
      </w:r>
      <w:r>
        <w:t xml:space="preserve">, </w:t>
      </w:r>
      <w:r w:rsidRPr="006733C8">
        <w:rPr>
          <w:i/>
          <w:iCs/>
        </w:rPr>
        <w:t>“__HailMary_1Subfolder.s”</w:t>
      </w:r>
      <w:r>
        <w:t xml:space="preserve">, and </w:t>
      </w:r>
      <w:r w:rsidRPr="006733C8">
        <w:rPr>
          <w:i/>
          <w:iCs/>
        </w:rPr>
        <w:t>“__HailMary_2Subfolders.s”</w:t>
      </w:r>
      <w:r>
        <w:t xml:space="preserve"> in the </w:t>
      </w:r>
      <w:r w:rsidRPr="006733C8">
        <w:rPr>
          <w:i/>
          <w:iCs/>
        </w:rPr>
        <w:t>“Scenarios\_default”</w:t>
      </w:r>
      <w:r>
        <w:t xml:space="preserve"> folder</w:t>
      </w:r>
    </w:p>
    <w:p w14:paraId="63257322" w14:textId="2330C769" w:rsidR="00FA0E25" w:rsidRPr="00FA0E25" w:rsidRDefault="00087EE5" w:rsidP="00087EE5">
      <w:pPr>
        <w:pStyle w:val="Heading3"/>
      </w:pPr>
      <w:bookmarkStart w:id="80" w:name="_Toc170144326"/>
      <w:r>
        <w:t>“</w:t>
      </w:r>
      <w:r w:rsidRPr="00087EE5">
        <w:t>5_AssignHwy</w:t>
      </w:r>
      <w:r>
        <w:t>”</w:t>
      </w:r>
      <w:bookmarkEnd w:id="80"/>
    </w:p>
    <w:p w14:paraId="21A9A7FE" w14:textId="529CF254" w:rsidR="00FA0E25" w:rsidRPr="00087EE5" w:rsidRDefault="00087EE5" w:rsidP="00FA0E25">
      <w:pPr>
        <w:pStyle w:val="ListBullet"/>
        <w:numPr>
          <w:ilvl w:val="0"/>
          <w:numId w:val="0"/>
        </w:numPr>
        <w:ind w:left="360" w:hanging="360"/>
        <w:rPr>
          <w:b/>
          <w:bCs/>
        </w:rPr>
      </w:pPr>
      <w:bookmarkStart w:id="81" w:name="_Hlk164755685"/>
      <w:r w:rsidRPr="00087EE5">
        <w:rPr>
          <w:b/>
          <w:bCs/>
        </w:rPr>
        <w:t xml:space="preserve">“02_Assign_AM_MD_PM_EV.s” </w:t>
      </w:r>
      <w:bookmarkEnd w:id="81"/>
      <w:r w:rsidRPr="00087EE5">
        <w:rPr>
          <w:b/>
          <w:bCs/>
        </w:rPr>
        <w:t>and “04_SummarizeLoadedNetworks.s”</w:t>
      </w:r>
    </w:p>
    <w:p w14:paraId="0B542602" w14:textId="11A6F16D" w:rsidR="002877A9" w:rsidRDefault="00087EE5">
      <w:pPr>
        <w:pStyle w:val="ListParagraph"/>
        <w:numPr>
          <w:ilvl w:val="0"/>
          <w:numId w:val="9"/>
        </w:numPr>
      </w:pPr>
      <w:r>
        <w:t xml:space="preserve">Scripts were updated </w:t>
      </w:r>
      <w:r w:rsidR="002877A9">
        <w:t xml:space="preserve">to create </w:t>
      </w:r>
      <w:r w:rsidR="003C2E45">
        <w:t xml:space="preserve">additional select link </w:t>
      </w:r>
      <w:r w:rsidR="002877A9">
        <w:t xml:space="preserve">summary statistics and </w:t>
      </w:r>
      <w:r>
        <w:t>to provide enhanced reporting</w:t>
      </w:r>
    </w:p>
    <w:p w14:paraId="1EA656B6" w14:textId="769191D8" w:rsidR="002877A9" w:rsidRDefault="00BC73F1">
      <w:pPr>
        <w:pStyle w:val="ListParagraph"/>
        <w:numPr>
          <w:ilvl w:val="0"/>
          <w:numId w:val="9"/>
        </w:numPr>
      </w:pPr>
      <w:r>
        <w:t>S</w:t>
      </w:r>
      <w:r w:rsidR="002877A9">
        <w:t xml:space="preserve">elect link information are </w:t>
      </w:r>
      <w:r>
        <w:t>reported</w:t>
      </w:r>
      <w:r w:rsidR="002877A9">
        <w:t xml:space="preserve"> </w:t>
      </w:r>
      <w:r w:rsidR="003C2E45">
        <w:t>for</w:t>
      </w:r>
      <w:r w:rsidR="002877A9">
        <w:t xml:space="preserve"> </w:t>
      </w:r>
      <w:r>
        <w:t xml:space="preserve">a summary of trip </w:t>
      </w:r>
      <w:r w:rsidR="002877A9">
        <w:t>purpos</w:t>
      </w:r>
      <w:r w:rsidR="003C2E45">
        <w:t>es</w:t>
      </w:r>
      <w:r w:rsidR="002877A9">
        <w:t xml:space="preserve"> and vehicle class</w:t>
      </w:r>
      <w:r w:rsidR="003C2E45">
        <w:t>es and</w:t>
      </w:r>
      <w:r>
        <w:t xml:space="preserve"> time period</w:t>
      </w:r>
    </w:p>
    <w:p w14:paraId="554FD614" w14:textId="798C7562" w:rsidR="00087EE5" w:rsidRDefault="002877A9">
      <w:pPr>
        <w:pStyle w:val="ListParagraph"/>
        <w:numPr>
          <w:ilvl w:val="0"/>
          <w:numId w:val="9"/>
        </w:numPr>
      </w:pPr>
      <w:r>
        <w:t xml:space="preserve">Like other select link data, new select link files are only created if the </w:t>
      </w:r>
      <w:proofErr w:type="spellStart"/>
      <w:r w:rsidRPr="002877A9">
        <w:rPr>
          <w:b/>
          <w:bCs/>
        </w:rPr>
        <w:t>Use_SelLinkGrp</w:t>
      </w:r>
      <w:proofErr w:type="spellEnd"/>
      <w:r>
        <w:t xml:space="preserve"> parameter in the control center is set to 1</w:t>
      </w:r>
    </w:p>
    <w:p w14:paraId="7838FBCC" w14:textId="7652A059" w:rsidR="00087EE5" w:rsidRDefault="00087EE5">
      <w:pPr>
        <w:pStyle w:val="ListParagraph"/>
        <w:numPr>
          <w:ilvl w:val="0"/>
          <w:numId w:val="9"/>
        </w:numPr>
      </w:pPr>
      <w:r w:rsidRPr="006973B4">
        <w:rPr>
          <w:i/>
          <w:iCs/>
        </w:rPr>
        <w:t>“02_Assign_AM_MD_PM_EV.s”</w:t>
      </w:r>
      <w:r>
        <w:t xml:space="preserve"> edits:</w:t>
      </w:r>
    </w:p>
    <w:p w14:paraId="01FFC99B" w14:textId="2243F6C1" w:rsidR="00087EE5" w:rsidRDefault="00087EE5">
      <w:pPr>
        <w:pStyle w:val="ListParagraph"/>
        <w:numPr>
          <w:ilvl w:val="1"/>
          <w:numId w:val="9"/>
        </w:numPr>
      </w:pPr>
      <w:r>
        <w:t xml:space="preserve">Added </w:t>
      </w:r>
      <w:r w:rsidR="00CC2A9D">
        <w:t xml:space="preserve">code to output </w:t>
      </w:r>
      <w:r w:rsidR="00F92A1B">
        <w:t xml:space="preserve">daily </w:t>
      </w:r>
      <w:r w:rsidR="004575AB">
        <w:t>origin-destination (</w:t>
      </w:r>
      <w:r w:rsidR="00F92A1B">
        <w:t>OD</w:t>
      </w:r>
      <w:r w:rsidR="004575AB">
        <w:t>)</w:t>
      </w:r>
      <w:r w:rsidR="00F92A1B">
        <w:t xml:space="preserve"> vehicle trip</w:t>
      </w:r>
      <w:r w:rsidR="003C2E45">
        <w:t xml:space="preserve"> matrices</w:t>
      </w:r>
    </w:p>
    <w:p w14:paraId="4B5A8D7A" w14:textId="34D337BC" w:rsidR="004575AB" w:rsidRDefault="00CC2A9D">
      <w:pPr>
        <w:pStyle w:val="ListParagraph"/>
        <w:numPr>
          <w:ilvl w:val="1"/>
          <w:numId w:val="9"/>
        </w:numPr>
      </w:pPr>
      <w:r>
        <w:t xml:space="preserve">Added code to create a new </w:t>
      </w:r>
      <w:r w:rsidR="004575AB">
        <w:t xml:space="preserve">report, </w:t>
      </w:r>
      <w:r w:rsidR="004575AB" w:rsidRPr="006973B4">
        <w:rPr>
          <w:i/>
          <w:iCs/>
        </w:rPr>
        <w:t>“@unloadednetprefix@_SL_Summary.csv”</w:t>
      </w:r>
      <w:r w:rsidR="004575AB">
        <w:t xml:space="preserve"> located in the scenario </w:t>
      </w:r>
      <w:r w:rsidR="004575AB" w:rsidRPr="006973B4">
        <w:rPr>
          <w:i/>
          <w:iCs/>
        </w:rPr>
        <w:t>“5_AssignHwy\3_SelectLink”</w:t>
      </w:r>
      <w:r w:rsidR="004575AB">
        <w:t xml:space="preserve"> folder, </w:t>
      </w:r>
      <w:r>
        <w:t xml:space="preserve">that </w:t>
      </w:r>
      <w:r w:rsidR="004575AB">
        <w:t>lists row and column sums from the period OD vehicle trips</w:t>
      </w:r>
    </w:p>
    <w:p w14:paraId="4FB9D828" w14:textId="77777777" w:rsidR="004575AB" w:rsidRPr="006973B4" w:rsidRDefault="004575AB">
      <w:pPr>
        <w:pStyle w:val="ListParagraph"/>
        <w:numPr>
          <w:ilvl w:val="0"/>
          <w:numId w:val="9"/>
        </w:numPr>
        <w:rPr>
          <w:i/>
          <w:iCs/>
        </w:rPr>
      </w:pPr>
      <w:r>
        <w:t xml:space="preserve"> </w:t>
      </w:r>
      <w:r w:rsidRPr="006973B4">
        <w:rPr>
          <w:i/>
          <w:iCs/>
        </w:rPr>
        <w:t>“04_SummarizeLoadedNetworks.s”</w:t>
      </w:r>
    </w:p>
    <w:p w14:paraId="37183F62" w14:textId="6D3B0224" w:rsidR="00CC2A9D" w:rsidRDefault="00CC2A9D">
      <w:pPr>
        <w:pStyle w:val="ListParagraph"/>
        <w:numPr>
          <w:ilvl w:val="1"/>
          <w:numId w:val="9"/>
        </w:numPr>
      </w:pPr>
      <w:r>
        <w:t xml:space="preserve">Added code to create two new networks, </w:t>
      </w:r>
      <w:r w:rsidRPr="006973B4">
        <w:rPr>
          <w:i/>
          <w:iCs/>
        </w:rPr>
        <w:t>“@unloadednetprefix@__SL_TotVolume.net”</w:t>
      </w:r>
      <w:r>
        <w:t xml:space="preserve"> and </w:t>
      </w:r>
      <w:r w:rsidRPr="006973B4">
        <w:rPr>
          <w:i/>
          <w:iCs/>
        </w:rPr>
        <w:t>“@unloadednetprefix@__SL_MaxVolume.net”</w:t>
      </w:r>
      <w:r>
        <w:t xml:space="preserve"> located in the scenario </w:t>
      </w:r>
      <w:r w:rsidRPr="006973B4">
        <w:rPr>
          <w:i/>
          <w:iCs/>
        </w:rPr>
        <w:t>“_</w:t>
      </w:r>
      <w:proofErr w:type="spellStart"/>
      <w:r w:rsidRPr="006973B4">
        <w:rPr>
          <w:i/>
          <w:iCs/>
        </w:rPr>
        <w:t>AssignHwy</w:t>
      </w:r>
      <w:proofErr w:type="spellEnd"/>
      <w:r w:rsidRPr="006973B4">
        <w:rPr>
          <w:i/>
          <w:iCs/>
        </w:rPr>
        <w:t>\2a_Networks”</w:t>
      </w:r>
      <w:r>
        <w:t xml:space="preserve"> folder</w:t>
      </w:r>
      <w:r w:rsidR="00BC73F1">
        <w:t>:</w:t>
      </w:r>
    </w:p>
    <w:p w14:paraId="7F0B0389" w14:textId="2B521AA7" w:rsidR="00CC2A9D" w:rsidRDefault="00CC2A9D">
      <w:pPr>
        <w:pStyle w:val="ListParagraph"/>
        <w:numPr>
          <w:ilvl w:val="2"/>
          <w:numId w:val="9"/>
        </w:numPr>
      </w:pPr>
      <w:r w:rsidRPr="006973B4">
        <w:rPr>
          <w:i/>
          <w:iCs/>
        </w:rPr>
        <w:t>“SL_TotVolume.net”</w:t>
      </w:r>
      <w:r>
        <w:t xml:space="preserve"> – </w:t>
      </w:r>
      <w:r w:rsidR="00BC73F1">
        <w:t>shows the percentage of select link volume of each link to total roadway volume of each link</w:t>
      </w:r>
    </w:p>
    <w:p w14:paraId="10F6FD6D" w14:textId="6BF3E152" w:rsidR="00087EE5" w:rsidRPr="00087EE5" w:rsidRDefault="00CC2A9D">
      <w:pPr>
        <w:pStyle w:val="ListParagraph"/>
        <w:numPr>
          <w:ilvl w:val="2"/>
          <w:numId w:val="9"/>
        </w:numPr>
      </w:pPr>
      <w:r w:rsidRPr="006973B4">
        <w:rPr>
          <w:i/>
          <w:iCs/>
        </w:rPr>
        <w:t>“SL_MaxVolume.net”</w:t>
      </w:r>
      <w:r>
        <w:t xml:space="preserve"> </w:t>
      </w:r>
      <w:r w:rsidR="002877A9">
        <w:t xml:space="preserve">– </w:t>
      </w:r>
      <w:r w:rsidR="00BC73F1">
        <w:t>shows the percent of select link volume of each link to the total (or max) volume of the selected link</w:t>
      </w:r>
    </w:p>
    <w:p w14:paraId="0771F149" w14:textId="53A505F8" w:rsidR="00087EE5" w:rsidRPr="00BC73F1" w:rsidRDefault="00BC73F1" w:rsidP="004575AB">
      <w:pPr>
        <w:pStyle w:val="ListBullet"/>
        <w:numPr>
          <w:ilvl w:val="0"/>
          <w:numId w:val="0"/>
        </w:numPr>
        <w:rPr>
          <w:b/>
          <w:bCs/>
        </w:rPr>
      </w:pPr>
      <w:r w:rsidRPr="00BC73F1">
        <w:rPr>
          <w:b/>
          <w:bCs/>
        </w:rPr>
        <w:t>“07_PerformFinalNetSkim.s”</w:t>
      </w:r>
    </w:p>
    <w:p w14:paraId="79D048F0" w14:textId="77777777" w:rsidR="002A3513" w:rsidRDefault="002A3513">
      <w:pPr>
        <w:pStyle w:val="ListParagraph"/>
        <w:numPr>
          <w:ilvl w:val="0"/>
          <w:numId w:val="9"/>
        </w:numPr>
      </w:pPr>
      <w:r>
        <w:t>Code was modified to report no-access time and distance values to be 9999 (previously was 10000)</w:t>
      </w:r>
    </w:p>
    <w:p w14:paraId="4700C6DF" w14:textId="50640669" w:rsidR="00BC73F1" w:rsidRDefault="002A3513">
      <w:pPr>
        <w:pStyle w:val="ListParagraph"/>
        <w:numPr>
          <w:ilvl w:val="0"/>
          <w:numId w:val="9"/>
        </w:numPr>
      </w:pPr>
      <w:r>
        <w:t>Code was updated so in-vehicle times and distances and terminal times are no longer reported for unconnected zones</w:t>
      </w:r>
    </w:p>
    <w:p w14:paraId="270BD893" w14:textId="6826988F" w:rsidR="004575AB" w:rsidRPr="00723FF3" w:rsidRDefault="00723FF3" w:rsidP="004575AB">
      <w:pPr>
        <w:pStyle w:val="ListBullet"/>
        <w:numPr>
          <w:ilvl w:val="0"/>
          <w:numId w:val="0"/>
        </w:numPr>
        <w:rPr>
          <w:b/>
          <w:bCs/>
        </w:rPr>
      </w:pPr>
      <w:r w:rsidRPr="00723FF3">
        <w:rPr>
          <w:b/>
          <w:bCs/>
        </w:rPr>
        <w:t>“08_Access_to_Opportunity.s”</w:t>
      </w:r>
    </w:p>
    <w:p w14:paraId="27944924" w14:textId="5C6C098B" w:rsidR="00723FF3" w:rsidRPr="00342FA0" w:rsidRDefault="00723FF3">
      <w:pPr>
        <w:pStyle w:val="ListParagraph"/>
        <w:numPr>
          <w:ilvl w:val="0"/>
          <w:numId w:val="9"/>
        </w:numPr>
      </w:pPr>
      <w:r w:rsidRPr="00342FA0">
        <w:t xml:space="preserve">Renamed output to </w:t>
      </w:r>
      <w:r w:rsidRPr="006973B4">
        <w:rPr>
          <w:i/>
          <w:iCs/>
        </w:rPr>
        <w:t>“@RID@_Access_to_Opportunity.csv”</w:t>
      </w:r>
      <w:r w:rsidR="00342FA0" w:rsidRPr="00342FA0">
        <w:t xml:space="preserve"> (was </w:t>
      </w:r>
      <w:r w:rsidR="00342FA0" w:rsidRPr="006973B4">
        <w:rPr>
          <w:i/>
          <w:iCs/>
        </w:rPr>
        <w:t>“</w:t>
      </w:r>
      <w:hyperlink r:id="rId20" w:history="1">
        <w:r w:rsidR="00342FA0" w:rsidRPr="006973B4">
          <w:rPr>
            <w:rStyle w:val="Hyperlink"/>
            <w:rFonts w:ascii="Azo Sans" w:hAnsi="Azo Sans"/>
            <w:i/>
            <w:iCs/>
            <w:color w:val="auto"/>
          </w:rPr>
          <w:t>Access_to_Opportunity_@DemographicYear@.csv</w:t>
        </w:r>
      </w:hyperlink>
      <w:r w:rsidR="00342FA0" w:rsidRPr="006973B4">
        <w:rPr>
          <w:i/>
          <w:iCs/>
        </w:rPr>
        <w:t>”</w:t>
      </w:r>
    </w:p>
    <w:p w14:paraId="2DA1248F" w14:textId="070C136F" w:rsidR="00C703DF" w:rsidRPr="00342FA0" w:rsidRDefault="00723FF3">
      <w:pPr>
        <w:pStyle w:val="ListParagraph"/>
        <w:numPr>
          <w:ilvl w:val="0"/>
          <w:numId w:val="9"/>
        </w:numPr>
      </w:pPr>
      <w:r w:rsidRPr="00342FA0">
        <w:lastRenderedPageBreak/>
        <w:t xml:space="preserve">Output report moved to </w:t>
      </w:r>
      <w:r w:rsidRPr="006973B4">
        <w:rPr>
          <w:i/>
          <w:iCs/>
        </w:rPr>
        <w:t>“5_AssignHwy\4_Summaries”</w:t>
      </w:r>
      <w:r w:rsidR="00342FA0" w:rsidRPr="00342FA0">
        <w:t xml:space="preserve"> (was </w:t>
      </w:r>
      <w:r w:rsidR="00342FA0" w:rsidRPr="006973B4">
        <w:rPr>
          <w:i/>
          <w:iCs/>
        </w:rPr>
        <w:t>“7_PostProcessing”</w:t>
      </w:r>
      <w:r w:rsidR="00342FA0" w:rsidRPr="00342FA0">
        <w:t>)</w:t>
      </w:r>
    </w:p>
    <w:p w14:paraId="6F7E3720" w14:textId="77777777" w:rsidR="00055D28" w:rsidRPr="00342FA0" w:rsidRDefault="00C703DF">
      <w:pPr>
        <w:pStyle w:val="ListParagraph"/>
        <w:numPr>
          <w:ilvl w:val="0"/>
          <w:numId w:val="9"/>
        </w:numPr>
      </w:pPr>
      <w:r w:rsidRPr="00342FA0">
        <w:t>Read in scenario network node file and changed straight line distance calculation to use highway network zone centroid locations</w:t>
      </w:r>
    </w:p>
    <w:p w14:paraId="538C82C2" w14:textId="2C14796B" w:rsidR="00C703DF" w:rsidRDefault="00055D28">
      <w:pPr>
        <w:pStyle w:val="ListParagraph"/>
        <w:numPr>
          <w:ilvl w:val="0"/>
          <w:numId w:val="9"/>
        </w:numPr>
      </w:pPr>
      <w:r w:rsidRPr="00342FA0">
        <w:t>Updated script to not</w:t>
      </w:r>
      <w:r>
        <w:t xml:space="preserve"> report data for unused (dummy) zones and externals </w:t>
      </w:r>
    </w:p>
    <w:p w14:paraId="5D42AE53" w14:textId="3EC3CDE0" w:rsidR="00723FF3" w:rsidRDefault="00342FA0">
      <w:pPr>
        <w:pStyle w:val="ListParagraph"/>
        <w:numPr>
          <w:ilvl w:val="0"/>
          <w:numId w:val="9"/>
        </w:numPr>
      </w:pPr>
      <w:r>
        <w:t>Performed m</w:t>
      </w:r>
      <w:r w:rsidR="00654B73">
        <w:t>iscellaneous</w:t>
      </w:r>
      <w:r w:rsidR="001D2590">
        <w:t xml:space="preserve"> </w:t>
      </w:r>
      <w:r w:rsidR="00654B73">
        <w:t xml:space="preserve">edits </w:t>
      </w:r>
      <w:r w:rsidR="001D2590">
        <w:t>for general</w:t>
      </w:r>
      <w:r w:rsidR="00C703DF">
        <w:t xml:space="preserve"> clean up</w:t>
      </w:r>
    </w:p>
    <w:p w14:paraId="134C1D84" w14:textId="3AC4C1E9" w:rsidR="00723FF3" w:rsidRPr="00056C14" w:rsidRDefault="00056C14" w:rsidP="004575AB">
      <w:pPr>
        <w:pStyle w:val="ListBullet"/>
        <w:numPr>
          <w:ilvl w:val="0"/>
          <w:numId w:val="0"/>
        </w:numPr>
        <w:rPr>
          <w:b/>
          <w:bCs/>
        </w:rPr>
      </w:pPr>
      <w:r w:rsidRPr="00056C14">
        <w:rPr>
          <w:b/>
          <w:bCs/>
        </w:rPr>
        <w:t>“7_PostProcessing”</w:t>
      </w:r>
    </w:p>
    <w:p w14:paraId="1C4462A2" w14:textId="6E241457" w:rsidR="00056C14" w:rsidRDefault="00C503E0">
      <w:pPr>
        <w:pStyle w:val="ListParagraph"/>
        <w:numPr>
          <w:ilvl w:val="0"/>
          <w:numId w:val="9"/>
        </w:numPr>
      </w:pPr>
      <w:r>
        <w:t xml:space="preserve">The </w:t>
      </w:r>
      <w:r w:rsidR="00D56593" w:rsidRPr="006973B4">
        <w:rPr>
          <w:i/>
          <w:iCs/>
        </w:rPr>
        <w:t>“</w:t>
      </w:r>
      <w:r w:rsidRPr="006973B4">
        <w:rPr>
          <w:i/>
          <w:iCs/>
        </w:rPr>
        <w:t>Compare_2Assignments.s</w:t>
      </w:r>
      <w:r w:rsidR="00D56593" w:rsidRPr="006973B4">
        <w:rPr>
          <w:i/>
          <w:iCs/>
        </w:rPr>
        <w:t>”</w:t>
      </w:r>
      <w:r>
        <w:t xml:space="preserve"> and </w:t>
      </w:r>
      <w:r w:rsidR="00D56593" w:rsidRPr="006973B4">
        <w:rPr>
          <w:i/>
          <w:iCs/>
        </w:rPr>
        <w:t>“</w:t>
      </w:r>
      <w:r w:rsidRPr="006973B4">
        <w:rPr>
          <w:i/>
          <w:iCs/>
        </w:rPr>
        <w:t>Compare_2MasterNet.s</w:t>
      </w:r>
      <w:r w:rsidR="00D56593" w:rsidRPr="006973B4">
        <w:rPr>
          <w:i/>
          <w:iCs/>
        </w:rPr>
        <w:t>”</w:t>
      </w:r>
      <w:r>
        <w:t xml:space="preserve"> postprocessing scripts were adjusted to change the input network variables from </w:t>
      </w:r>
      <w:proofErr w:type="spellStart"/>
      <w:r w:rsidRPr="00D56593">
        <w:rPr>
          <w:b/>
          <w:bCs/>
        </w:rPr>
        <w:t>net_compare</w:t>
      </w:r>
      <w:proofErr w:type="spellEnd"/>
      <w:r>
        <w:t xml:space="preserve"> and </w:t>
      </w:r>
      <w:proofErr w:type="spellStart"/>
      <w:r w:rsidRPr="00D56593">
        <w:rPr>
          <w:b/>
          <w:bCs/>
        </w:rPr>
        <w:t>net_base</w:t>
      </w:r>
      <w:proofErr w:type="spellEnd"/>
      <w:r>
        <w:t xml:space="preserve"> to </w:t>
      </w:r>
      <w:r w:rsidRPr="00D56593">
        <w:rPr>
          <w:b/>
          <w:bCs/>
        </w:rPr>
        <w:t>net_1</w:t>
      </w:r>
      <w:r>
        <w:t xml:space="preserve"> and </w:t>
      </w:r>
      <w:r w:rsidRPr="00D56593">
        <w:rPr>
          <w:b/>
          <w:bCs/>
        </w:rPr>
        <w:t>net_2</w:t>
      </w:r>
      <w:bookmarkEnd w:id="71"/>
      <w:bookmarkEnd w:id="72"/>
      <w:bookmarkEnd w:id="73"/>
      <w:bookmarkEnd w:id="74"/>
      <w:bookmarkEnd w:id="75"/>
      <w:bookmarkEnd w:id="76"/>
      <w:r w:rsidR="006973B4">
        <w:t>, respectively</w:t>
      </w:r>
    </w:p>
    <w:p w14:paraId="50BD9827" w14:textId="3C03C859" w:rsidR="00372904" w:rsidRPr="009C347D" w:rsidRDefault="00056C14">
      <w:pPr>
        <w:pStyle w:val="ListParagraph"/>
        <w:numPr>
          <w:ilvl w:val="0"/>
          <w:numId w:val="9"/>
        </w:numPr>
      </w:pPr>
      <w:r w:rsidRPr="00BD309B">
        <w:rPr>
          <w:i/>
          <w:iCs/>
        </w:rPr>
        <w:t>“Compare_2MasterNet.s”</w:t>
      </w:r>
      <w:r>
        <w:rPr>
          <w:i/>
          <w:iCs/>
        </w:rPr>
        <w:t xml:space="preserve"> </w:t>
      </w:r>
      <w:r w:rsidRPr="00870927">
        <w:t xml:space="preserve">fields updated to reflect RTP 2023 </w:t>
      </w:r>
      <w:r w:rsidR="00ED3FF8" w:rsidRPr="00870927">
        <w:t xml:space="preserve">scenario </w:t>
      </w:r>
      <w:r w:rsidRPr="00870927">
        <w:t>years</w:t>
      </w:r>
    </w:p>
    <w:p w14:paraId="6F936FC7" w14:textId="7CFE22D4" w:rsidR="00CC2A9D" w:rsidRDefault="00403C13" w:rsidP="00403C13">
      <w:pPr>
        <w:pStyle w:val="Heading3"/>
      </w:pPr>
      <w:bookmarkStart w:id="82" w:name="_Toc170144327"/>
      <w:r>
        <w:t>“</w:t>
      </w:r>
      <w:r w:rsidRPr="00403C13">
        <w:t>Scenarios\_default</w:t>
      </w:r>
      <w:r>
        <w:t>”</w:t>
      </w:r>
      <w:bookmarkEnd w:id="82"/>
    </w:p>
    <w:p w14:paraId="2C398037" w14:textId="004FFE90" w:rsidR="00AA608B" w:rsidRPr="00AA608B" w:rsidRDefault="00AA608B" w:rsidP="00AA608B">
      <w:pPr>
        <w:rPr>
          <w:b/>
          <w:bCs/>
        </w:rPr>
      </w:pPr>
      <w:r w:rsidRPr="00AA608B">
        <w:rPr>
          <w:b/>
          <w:bCs/>
        </w:rPr>
        <w:t xml:space="preserve">“1ControlCenter - </w:t>
      </w:r>
      <w:proofErr w:type="spellStart"/>
      <w:r w:rsidRPr="00AA608B">
        <w:rPr>
          <w:b/>
          <w:bCs/>
        </w:rPr>
        <w:t>XXXX.block</w:t>
      </w:r>
      <w:proofErr w:type="spellEnd"/>
      <w:r w:rsidRPr="00AA608B">
        <w:rPr>
          <w:b/>
          <w:bCs/>
        </w:rPr>
        <w:t>”</w:t>
      </w:r>
    </w:p>
    <w:p w14:paraId="76A4C998" w14:textId="1FE84B1A" w:rsidR="00403C13" w:rsidRDefault="00403C13">
      <w:pPr>
        <w:pStyle w:val="ListParagraph"/>
        <w:numPr>
          <w:ilvl w:val="0"/>
          <w:numId w:val="9"/>
        </w:numPr>
      </w:pPr>
      <w:r>
        <w:t xml:space="preserve">Modified references </w:t>
      </w:r>
      <w:r w:rsidR="00BD309B">
        <w:t>to</w:t>
      </w:r>
      <w:r>
        <w:t xml:space="preserve"> model version from v9.0 or v9 to v9.0.1 or v901, respectively</w:t>
      </w:r>
    </w:p>
    <w:p w14:paraId="07E3AA4F" w14:textId="77777777" w:rsidR="00403C13" w:rsidRDefault="00403C13">
      <w:pPr>
        <w:pStyle w:val="ListParagraph"/>
        <w:numPr>
          <w:ilvl w:val="0"/>
          <w:numId w:val="9"/>
        </w:numPr>
      </w:pPr>
      <w:r>
        <w:t>Updated input variable references to TAZ shapefile, master highway network, and master link shapefile</w:t>
      </w:r>
    </w:p>
    <w:p w14:paraId="4A49396A" w14:textId="2690C58C" w:rsidR="00403C13" w:rsidRDefault="00403C13">
      <w:pPr>
        <w:pStyle w:val="ListParagraph"/>
        <w:numPr>
          <w:ilvl w:val="0"/>
          <w:numId w:val="9"/>
        </w:numPr>
      </w:pPr>
      <w:r>
        <w:t xml:space="preserve">Added </w:t>
      </w:r>
      <w:proofErr w:type="spellStart"/>
      <w:r w:rsidRPr="00403C13">
        <w:rPr>
          <w:b/>
          <w:bCs/>
        </w:rPr>
        <w:t>SEGIDField</w:t>
      </w:r>
      <w:proofErr w:type="spellEnd"/>
      <w:r>
        <w:t xml:space="preserve"> and </w:t>
      </w:r>
      <w:proofErr w:type="spellStart"/>
      <w:r w:rsidRPr="00403C13">
        <w:rPr>
          <w:b/>
          <w:bCs/>
        </w:rPr>
        <w:t>SEGIDExField</w:t>
      </w:r>
      <w:proofErr w:type="spellEnd"/>
      <w:r>
        <w:t xml:space="preserve"> variables</w:t>
      </w:r>
    </w:p>
    <w:p w14:paraId="59A480F2" w14:textId="641690E8" w:rsidR="00AA608B" w:rsidRPr="00AA608B" w:rsidRDefault="00AA608B" w:rsidP="00AA608B">
      <w:pPr>
        <w:rPr>
          <w:b/>
          <w:bCs/>
        </w:rPr>
      </w:pPr>
      <w:r w:rsidRPr="00AA608B">
        <w:rPr>
          <w:b/>
          <w:bCs/>
        </w:rPr>
        <w:t>“_</w:t>
      </w:r>
      <w:proofErr w:type="spellStart"/>
      <w:r w:rsidRPr="00AA608B">
        <w:rPr>
          <w:b/>
          <w:bCs/>
        </w:rPr>
        <w:t>HailMary.s</w:t>
      </w:r>
      <w:proofErr w:type="spellEnd"/>
      <w:r w:rsidRPr="00AA608B">
        <w:rPr>
          <w:b/>
          <w:bCs/>
        </w:rPr>
        <w:t>”</w:t>
      </w:r>
      <w:r w:rsidR="00C20C68">
        <w:rPr>
          <w:b/>
          <w:bCs/>
        </w:rPr>
        <w:t>, “</w:t>
      </w:r>
      <w:r w:rsidR="00C20C68" w:rsidRPr="00C20C68">
        <w:rPr>
          <w:b/>
          <w:bCs/>
        </w:rPr>
        <w:t>_HailMary_1Subfolder.s</w:t>
      </w:r>
      <w:r w:rsidR="00C20C68">
        <w:rPr>
          <w:b/>
          <w:bCs/>
        </w:rPr>
        <w:t>”, and “</w:t>
      </w:r>
      <w:r w:rsidR="00C20C68" w:rsidRPr="00C20C68">
        <w:rPr>
          <w:b/>
          <w:bCs/>
        </w:rPr>
        <w:t>_HailMary_2Subfolders.s</w:t>
      </w:r>
      <w:r w:rsidR="00C20C68">
        <w:rPr>
          <w:b/>
          <w:bCs/>
        </w:rPr>
        <w:t>”</w:t>
      </w:r>
    </w:p>
    <w:p w14:paraId="6619CB25" w14:textId="77777777" w:rsidR="00AA608B" w:rsidRDefault="00AA608B">
      <w:pPr>
        <w:pStyle w:val="ListParagraph"/>
        <w:numPr>
          <w:ilvl w:val="0"/>
          <w:numId w:val="9"/>
        </w:numPr>
      </w:pPr>
      <w:r w:rsidRPr="00FA0E25">
        <w:t xml:space="preserve">Renamed </w:t>
      </w:r>
      <w:r w:rsidRPr="00BD309B">
        <w:rPr>
          <w:i/>
          <w:iCs/>
        </w:rPr>
        <w:t>“11_12_MC_HBW_HBO_NHB_HBC.s”</w:t>
      </w:r>
      <w:r w:rsidRPr="00FA0E25">
        <w:t xml:space="preserve"> </w:t>
      </w:r>
      <w:r>
        <w:t xml:space="preserve">script </w:t>
      </w:r>
      <w:r w:rsidRPr="00FA0E25">
        <w:t xml:space="preserve">to </w:t>
      </w:r>
      <w:r w:rsidRPr="00BD309B">
        <w:rPr>
          <w:i/>
          <w:iCs/>
        </w:rPr>
        <w:t>“11-13_MC_HBW_HBO_NHB_HBC.s”</w:t>
      </w:r>
    </w:p>
    <w:p w14:paraId="301DED3F" w14:textId="7928F5A0" w:rsidR="00AA608B" w:rsidRDefault="00AA608B">
      <w:pPr>
        <w:pStyle w:val="ListParagraph"/>
        <w:numPr>
          <w:ilvl w:val="0"/>
          <w:numId w:val="9"/>
        </w:numPr>
      </w:pPr>
      <w:r>
        <w:t xml:space="preserve">Deleted </w:t>
      </w:r>
      <w:r w:rsidRPr="00BD309B">
        <w:rPr>
          <w:i/>
          <w:iCs/>
        </w:rPr>
        <w:t>“13_DailyModeSplit.s”</w:t>
      </w:r>
    </w:p>
    <w:p w14:paraId="05E01389" w14:textId="77777777" w:rsidR="00927C4E" w:rsidRDefault="00927C4E" w:rsidP="00927C4E">
      <w:pPr>
        <w:pStyle w:val="Heading1"/>
      </w:pPr>
      <w:bookmarkStart w:id="83" w:name="_Toc170144328"/>
      <w:r>
        <w:lastRenderedPageBreak/>
        <w:t>v901-patch1 Update (2024-04-30)</w:t>
      </w:r>
      <w:bookmarkEnd w:id="83"/>
    </w:p>
    <w:p w14:paraId="005A2DA3" w14:textId="77777777" w:rsidR="00927C4E" w:rsidRDefault="00927C4E" w:rsidP="00927C4E">
      <w:pPr>
        <w:pStyle w:val="Heading2"/>
      </w:pPr>
      <w:r>
        <w:t xml:space="preserve"> </w:t>
      </w:r>
      <w:bookmarkStart w:id="84" w:name="_Toc170144329"/>
      <w:r>
        <w:t>Changes to Input Files</w:t>
      </w:r>
      <w:bookmarkEnd w:id="84"/>
    </w:p>
    <w:p w14:paraId="1E9588E7" w14:textId="77777777" w:rsidR="00927C4E" w:rsidRDefault="00927C4E" w:rsidP="00927C4E">
      <w:r>
        <w:t>An update to v9.0.1 related to SEGID and the SEGID exception fields was accidentally left out of the version published on April 23, 2024, causing the model to crash. The updated scripts were added back into the model.</w:t>
      </w:r>
    </w:p>
    <w:p w14:paraId="69B1D2B8" w14:textId="5EEDD67C" w:rsidR="00927C4E" w:rsidRPr="00D60E8C" w:rsidRDefault="00927C4E" w:rsidP="00927C4E">
      <w:r>
        <w:t xml:space="preserve">A few minor edits were made to the highway network to correct the direction of a </w:t>
      </w:r>
      <w:proofErr w:type="spellStart"/>
      <w:r>
        <w:t>oneway</w:t>
      </w:r>
      <w:proofErr w:type="spellEnd"/>
      <w:r>
        <w:t xml:space="preserve"> frontage road link and to add a few nodes/links to make the network more consistent with v9.0.2. The transit line files were edited to reflect the updated highway network added nodes/links.</w:t>
      </w:r>
      <w:r w:rsidR="00F66458">
        <w:t xml:space="preserve"> No changes were made to the RTP project list.</w:t>
      </w:r>
    </w:p>
    <w:p w14:paraId="2A741722" w14:textId="77777777" w:rsidR="00927C4E" w:rsidRDefault="00927C4E" w:rsidP="00927C4E">
      <w:pPr>
        <w:pStyle w:val="Heading1"/>
      </w:pPr>
      <w:bookmarkStart w:id="85" w:name="_Toc170144330"/>
      <w:r>
        <w:lastRenderedPageBreak/>
        <w:t>v901-patch2 Update (2024-06-24)</w:t>
      </w:r>
      <w:bookmarkEnd w:id="85"/>
    </w:p>
    <w:p w14:paraId="42A82E78" w14:textId="77777777" w:rsidR="00927C4E" w:rsidRDefault="00927C4E" w:rsidP="00927C4E">
      <w:pPr>
        <w:pStyle w:val="Heading2"/>
      </w:pPr>
      <w:r>
        <w:t xml:space="preserve"> </w:t>
      </w:r>
      <w:bookmarkStart w:id="86" w:name="_Toc170144331"/>
      <w:r>
        <w:t>Changes to Input Files</w:t>
      </w:r>
      <w:bookmarkEnd w:id="86"/>
    </w:p>
    <w:p w14:paraId="26DCB70B" w14:textId="2E2C37CE" w:rsidR="00BC43C9" w:rsidRDefault="00927C4E" w:rsidP="00927C4E">
      <w:pPr>
        <w:pStyle w:val="ListParagraph"/>
      </w:pPr>
      <w:r>
        <w:t>Changes to v9.0.1</w:t>
      </w:r>
      <w:r w:rsidR="0089093F">
        <w:t xml:space="preserve">-patch 2 </w:t>
      </w:r>
      <w:r>
        <w:t>include</w:t>
      </w:r>
      <w:r w:rsidR="009600B0">
        <w:t>:</w:t>
      </w:r>
      <w:r>
        <w:t xml:space="preserve"> </w:t>
      </w:r>
      <w:r w:rsidR="009600B0">
        <w:t>Minor edits to the segment shapefile</w:t>
      </w:r>
    </w:p>
    <w:p w14:paraId="638C6150" w14:textId="15984B63" w:rsidR="00927C4E" w:rsidRDefault="00BC43C9" w:rsidP="009600B0">
      <w:pPr>
        <w:pStyle w:val="ListParagraph"/>
      </w:pPr>
      <w:r>
        <w:t xml:space="preserve">Minor edits to the </w:t>
      </w:r>
      <w:r w:rsidR="009600B0">
        <w:t>highway</w:t>
      </w:r>
      <w:r>
        <w:t xml:space="preserve"> &amp; </w:t>
      </w:r>
      <w:r w:rsidR="009600B0">
        <w:t>transit networks</w:t>
      </w:r>
      <w:r w:rsidR="00927C4E">
        <w:t xml:space="preserve"> </w:t>
      </w:r>
    </w:p>
    <w:p w14:paraId="533838CA" w14:textId="0E90CF56" w:rsidR="00927C4E" w:rsidRDefault="00927C4E" w:rsidP="00927C4E">
      <w:pPr>
        <w:pStyle w:val="ListParagraph"/>
      </w:pPr>
      <w:r>
        <w:t>Re</w:t>
      </w:r>
      <w:r w:rsidR="009600B0">
        <w:t>name input files</w:t>
      </w:r>
    </w:p>
    <w:p w14:paraId="6495078A" w14:textId="0C1A688A" w:rsidR="00927C4E" w:rsidRPr="00A106F8" w:rsidRDefault="009600B0" w:rsidP="00A106F8">
      <w:pPr>
        <w:rPr>
          <w:b/>
          <w:bCs/>
        </w:rPr>
      </w:pPr>
      <w:r>
        <w:rPr>
          <w:b/>
          <w:bCs/>
        </w:rPr>
        <w:t>Segment Shapefile Edits</w:t>
      </w:r>
    </w:p>
    <w:p w14:paraId="0D0DA09A" w14:textId="0C081808" w:rsidR="000E0319" w:rsidRDefault="008E7592" w:rsidP="00CA491E">
      <w:r>
        <w:t>T</w:t>
      </w:r>
      <w:r w:rsidR="009600B0">
        <w:t>he segment shapefile was edited t</w:t>
      </w:r>
      <w:r>
        <w:t xml:space="preserve">o better visualize </w:t>
      </w:r>
      <w:r w:rsidR="00415A3C">
        <w:t>bus</w:t>
      </w:r>
      <w:r>
        <w:t xml:space="preserve"> ridership </w:t>
      </w:r>
      <w:r w:rsidR="00415A3C">
        <w:t>around rail stations</w:t>
      </w:r>
      <w:r w:rsidR="0089093F">
        <w:t xml:space="preserve"> and to fix minor errors</w:t>
      </w:r>
      <w:r w:rsidR="00BC43C9">
        <w:t xml:space="preserve">. Edits include </w:t>
      </w:r>
      <w:r w:rsidR="009600B0">
        <w:t>splitting and adjusting segment geometry and updating related fields in the attribute table.</w:t>
      </w:r>
    </w:p>
    <w:p w14:paraId="3BC719C4" w14:textId="7A6D1976" w:rsidR="00BC43C9" w:rsidRDefault="00BC43C9" w:rsidP="00CA491E">
      <w:r>
        <w:rPr>
          <w:b/>
          <w:bCs/>
        </w:rPr>
        <w:t>Highway &amp; Transit Network Edits</w:t>
      </w:r>
    </w:p>
    <w:p w14:paraId="62DC4418" w14:textId="71D1D9E1" w:rsidR="00BC43C9" w:rsidRDefault="000E0319" w:rsidP="00CA491E">
      <w:r>
        <w:t>Two rail station connector links in t</w:t>
      </w:r>
      <w:r w:rsidR="00CA491E">
        <w:t xml:space="preserve">he highway network </w:t>
      </w:r>
      <w:r>
        <w:t xml:space="preserve">(Farmington commuter rail station and Jordan Valley light rail station on the Red Line) </w:t>
      </w:r>
      <w:r w:rsidR="00CA491E">
        <w:t xml:space="preserve">were </w:t>
      </w:r>
      <w:r>
        <w:t xml:space="preserve">updated to better reflect </w:t>
      </w:r>
      <w:r w:rsidR="00BC43C9">
        <w:t xml:space="preserve">station access. Subsequent edits were made to the transit line </w:t>
      </w:r>
      <w:r>
        <w:t>node strings in the transit line files</w:t>
      </w:r>
      <w:r w:rsidR="00BC43C9">
        <w:t xml:space="preserve"> to ensure the transit network compiled on the highway network</w:t>
      </w:r>
      <w:r w:rsidR="00CA491E">
        <w:t>.</w:t>
      </w:r>
      <w:r>
        <w:t xml:space="preserve"> </w:t>
      </w:r>
      <w:r w:rsidR="00BC43C9">
        <w:t>The transit network was also updated for model years 2028 and beyond to</w:t>
      </w:r>
      <w:r w:rsidR="00BC43C9" w:rsidRPr="00BC43C9">
        <w:t xml:space="preserve"> </w:t>
      </w:r>
      <w:r w:rsidR="00BC43C9">
        <w:t xml:space="preserve">better reflect the stops and alignment of the 5600 West core bus </w:t>
      </w:r>
      <w:proofErr w:type="gramStart"/>
      <w:r w:rsidR="00BC43C9">
        <w:t>route</w:t>
      </w:r>
      <w:proofErr w:type="gramEnd"/>
      <w:r w:rsidR="00BC43C9">
        <w:t>.</w:t>
      </w:r>
    </w:p>
    <w:p w14:paraId="6234B1CC" w14:textId="70D83B02" w:rsidR="00927C4E" w:rsidRPr="00A106F8" w:rsidRDefault="00BC43C9" w:rsidP="00A106F8">
      <w:pPr>
        <w:rPr>
          <w:b/>
          <w:bCs/>
        </w:rPr>
      </w:pPr>
      <w:r>
        <w:rPr>
          <w:b/>
          <w:bCs/>
        </w:rPr>
        <w:t>Rename Input Files</w:t>
      </w:r>
    </w:p>
    <w:p w14:paraId="47CCA6EF" w14:textId="229E9ACF" w:rsidR="00804533" w:rsidRDefault="00804533" w:rsidP="00804533">
      <w:pPr>
        <w:pStyle w:val="ListBullet"/>
        <w:numPr>
          <w:ilvl w:val="0"/>
          <w:numId w:val="0"/>
        </w:numPr>
      </w:pPr>
      <w:r>
        <w:t>The filenames of the TAZ, Segments, Factor</w:t>
      </w:r>
      <w:r w:rsidR="00D354ED">
        <w:t xml:space="preserve"> </w:t>
      </w:r>
      <w:r>
        <w:t xml:space="preserve">Geographies, and Highway Network were </w:t>
      </w:r>
      <w:r w:rsidR="00D354ED">
        <w:t xml:space="preserve">renamed slightly to comply with the updated model file naming convention determined by the IMTC. In addition, the Control Center files were updated to match any filename changes. </w:t>
      </w:r>
    </w:p>
    <w:sectPr w:rsidR="00804533" w:rsidSect="00B2202B">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3D29B" w14:textId="77777777" w:rsidR="00A46937" w:rsidRDefault="00A46937" w:rsidP="001A56DA">
      <w:pPr>
        <w:spacing w:before="0" w:after="0" w:line="240" w:lineRule="auto"/>
      </w:pPr>
      <w:r>
        <w:separator/>
      </w:r>
    </w:p>
  </w:endnote>
  <w:endnote w:type="continuationSeparator" w:id="0">
    <w:p w14:paraId="1861EDC3" w14:textId="77777777" w:rsidR="00A46937" w:rsidRDefault="00A46937" w:rsidP="001A56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zo Sans">
    <w:altName w:val="Calibri"/>
    <w:panose1 w:val="02000000000000000000"/>
    <w:charset w:val="00"/>
    <w:family w:val="auto"/>
    <w:pitch w:val="variable"/>
    <w:sig w:usb0="00000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brima">
    <w:panose1 w:val="02000000000000000000"/>
    <w:charset w:val="00"/>
    <w:family w:val="auto"/>
    <w:pitch w:val="variable"/>
    <w:sig w:usb0="A000005F" w:usb1="02000041" w:usb2="00000800" w:usb3="00000000" w:csb0="00000093" w:csb1="00000000"/>
  </w:font>
  <w:font w:name="Avenir Next LT Pro Light">
    <w:charset w:val="00"/>
    <w:family w:val="swiss"/>
    <w:pitch w:val="variable"/>
    <w:sig w:usb0="A00000EF" w:usb1="5000204B" w:usb2="00000000" w:usb3="00000000" w:csb0="00000093"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1117121"/>
      <w:docPartObj>
        <w:docPartGallery w:val="Page Numbers (Bottom of Page)"/>
        <w:docPartUnique/>
      </w:docPartObj>
    </w:sdtPr>
    <w:sdtEndPr>
      <w:rPr>
        <w:noProof/>
      </w:rPr>
    </w:sdtEndPr>
    <w:sdtContent>
      <w:p w14:paraId="2CBD1FC4" w14:textId="6D9E4C61" w:rsidR="00E32BD3" w:rsidRDefault="00E32B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CA6D72" w14:textId="77777777" w:rsidR="00E32BD3" w:rsidRDefault="00E32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FEEE84" w14:textId="77777777" w:rsidR="00A46937" w:rsidRDefault="00A46937" w:rsidP="001A56DA">
      <w:pPr>
        <w:spacing w:before="0" w:after="0" w:line="240" w:lineRule="auto"/>
      </w:pPr>
      <w:r>
        <w:separator/>
      </w:r>
    </w:p>
  </w:footnote>
  <w:footnote w:type="continuationSeparator" w:id="0">
    <w:p w14:paraId="0CB13C1E" w14:textId="77777777" w:rsidR="00A46937" w:rsidRDefault="00A46937" w:rsidP="001A56D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4F3C4" w14:textId="3482FA63" w:rsidR="001A56DA" w:rsidRDefault="00000000">
    <w:pPr>
      <w:pStyle w:val="Header"/>
    </w:pPr>
    <w:r>
      <w:rPr>
        <w:noProof/>
      </w:rPr>
      <w:pict w14:anchorId="1FCC7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1" o:spid="_x0000_s1026" type="#_x0000_t75" style="position:absolute;margin-left:0;margin-top:0;width:278.35pt;height:790.4pt;z-index:-251657216;mso-position-horizontal:center;mso-position-horizontal-relative:margin;mso-position-vertical:center;mso-position-vertical-relative:margin" o:allowincell="f">
          <v:imagedata r:id="rId1" o:title="watermark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7973A" w14:textId="016673DB" w:rsidR="001A56DA" w:rsidRDefault="00000000">
    <w:pPr>
      <w:pStyle w:val="Header"/>
    </w:pPr>
    <w:r>
      <w:rPr>
        <w:noProof/>
      </w:rPr>
      <w:pict w14:anchorId="14AA6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2" o:spid="_x0000_s1027" type="#_x0000_t75" style="position:absolute;margin-left:-71.65pt;margin-top:-71.25pt;width:278.35pt;height:790.4pt;z-index:-251656192;mso-position-horizontal-relative:margin;mso-position-vertical-relative:margin" o:allowincell="f">
          <v:imagedata r:id="rId1" o:title="watermark6"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92007" w14:textId="312EB537" w:rsidR="001A56DA" w:rsidRDefault="001A56DA">
    <w:pPr>
      <w:pStyle w:val="Header"/>
    </w:pPr>
    <w:r>
      <w:rPr>
        <w:noProof/>
      </w:rPr>
      <w:drawing>
        <wp:anchor distT="0" distB="0" distL="114300" distR="114300" simplePos="0" relativeHeight="251662336" behindDoc="0" locked="0" layoutInCell="1" allowOverlap="1" wp14:anchorId="4194972A" wp14:editId="2997A73B">
          <wp:simplePos x="0" y="0"/>
          <wp:positionH relativeFrom="page">
            <wp:align>left</wp:align>
          </wp:positionH>
          <wp:positionV relativeFrom="paragraph">
            <wp:posOffset>-457200</wp:posOffset>
          </wp:positionV>
          <wp:extent cx="3543300" cy="10061575"/>
          <wp:effectExtent l="0" t="0" r="0" b="0"/>
          <wp:wrapSquare wrapText="bothSides"/>
          <wp:docPr id="2057501934" name="Picture 2057501934" descr="A white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38023" name="Picture 1" descr="A white and blue background&#10;&#10;Description automatically generated"/>
                  <pic:cNvPicPr/>
                </pic:nvPicPr>
                <pic:blipFill>
                  <a:blip r:embed="rId1">
                    <a:alphaModFix/>
                    <a:extLst>
                      <a:ext uri="{28A0092B-C50C-407E-A947-70E740481C1C}">
                        <a14:useLocalDpi xmlns:a14="http://schemas.microsoft.com/office/drawing/2010/main" val="0"/>
                      </a:ext>
                    </a:extLst>
                  </a:blip>
                  <a:stretch>
                    <a:fillRect/>
                  </a:stretch>
                </pic:blipFill>
                <pic:spPr>
                  <a:xfrm>
                    <a:off x="0" y="0"/>
                    <a:ext cx="3543300" cy="100615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9.5pt;height:12pt" o:bullet="t">
        <v:imagedata r:id="rId1" o:title="rtp_bullet2"/>
      </v:shape>
    </w:pict>
  </w:numPicBullet>
  <w:abstractNum w:abstractNumId="0" w15:restartNumberingAfterBreak="0">
    <w:nsid w:val="FFFFFF88"/>
    <w:multiLevelType w:val="singleLevel"/>
    <w:tmpl w:val="FE60395C"/>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05862D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D6458B5"/>
    <w:multiLevelType w:val="hybridMultilevel"/>
    <w:tmpl w:val="86061A8C"/>
    <w:lvl w:ilvl="0" w:tplc="BB961EB6">
      <w:start w:val="1"/>
      <w:numFmt w:val="bullet"/>
      <w:pStyle w:val="ListParagraph"/>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52A1D"/>
    <w:multiLevelType w:val="hybridMultilevel"/>
    <w:tmpl w:val="C1B24F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7F1E05"/>
    <w:multiLevelType w:val="hybridMultilevel"/>
    <w:tmpl w:val="576E8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33276"/>
    <w:multiLevelType w:val="multilevel"/>
    <w:tmpl w:val="0409001D"/>
    <w:styleLink w:val="Style1"/>
    <w:lvl w:ilvl="0">
      <w:start w:val="1"/>
      <w:numFmt w:val="bullet"/>
      <w:lvlText w:val=""/>
      <w:lvlPicBulletId w:val="0"/>
      <w:lvlJc w:val="left"/>
      <w:pPr>
        <w:ind w:left="360" w:hanging="360"/>
      </w:pPr>
      <w:rPr>
        <w:rFonts w:ascii="Symbol" w:hAnsi="Symbol" w:hint="default"/>
        <w:color w:val="auto"/>
      </w:rPr>
    </w:lvl>
    <w:lvl w:ilvl="1">
      <w:start w:val="1"/>
      <w:numFmt w:val="bullet"/>
      <w:lvlText w:val=""/>
      <w:lvlPicBulletId w:val="0"/>
      <w:lvlJc w:val="left"/>
      <w:pPr>
        <w:ind w:left="720" w:hanging="360"/>
      </w:pPr>
      <w:rPr>
        <w:rFonts w:ascii="Symbol" w:hAnsi="Symbol" w:hint="default"/>
        <w:color w:val="auto"/>
      </w:rPr>
    </w:lvl>
    <w:lvl w:ilvl="2">
      <w:start w:val="1"/>
      <w:numFmt w:val="bullet"/>
      <w:lvlText w:val=""/>
      <w:lvlPicBulletId w:val="0"/>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69D6B08"/>
    <w:multiLevelType w:val="hybridMultilevel"/>
    <w:tmpl w:val="A01E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333754"/>
    <w:multiLevelType w:val="hybridMultilevel"/>
    <w:tmpl w:val="60ECC444"/>
    <w:lvl w:ilvl="0" w:tplc="04090001">
      <w:start w:val="1"/>
      <w:numFmt w:val="bullet"/>
      <w:lvlText w:val=""/>
      <w:lvlJc w:val="left"/>
      <w:pPr>
        <w:ind w:left="720" w:hanging="360"/>
      </w:pPr>
      <w:rPr>
        <w:rFonts w:ascii="Symbol" w:hAnsi="Symbol" w:hint="default"/>
      </w:rPr>
    </w:lvl>
    <w:lvl w:ilvl="1" w:tplc="16D06F1E">
      <w:numFmt w:val="bullet"/>
      <w:lvlText w:val="-"/>
      <w:lvlJc w:val="left"/>
      <w:pPr>
        <w:ind w:left="1440" w:hanging="360"/>
      </w:pPr>
      <w:rPr>
        <w:rFonts w:ascii="Azo Sans" w:eastAsiaTheme="minorHAnsi" w:hAnsi="Azo Sans" w:cstheme="minorBidi" w:hint="default"/>
        <w:color w:val="6796E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B73293"/>
    <w:multiLevelType w:val="hybridMultilevel"/>
    <w:tmpl w:val="E9307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1D5642"/>
    <w:multiLevelType w:val="hybridMultilevel"/>
    <w:tmpl w:val="F29615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980139"/>
    <w:multiLevelType w:val="hybridMultilevel"/>
    <w:tmpl w:val="1B5C1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26B66"/>
    <w:multiLevelType w:val="hybridMultilevel"/>
    <w:tmpl w:val="19761F7E"/>
    <w:lvl w:ilvl="0" w:tplc="16EA53E2">
      <w:start w:val="1"/>
      <w:numFmt w:val="decimal"/>
      <w:lvlText w:val="%1."/>
      <w:lvlJc w:val="left"/>
      <w:pPr>
        <w:ind w:left="405" w:hanging="360"/>
      </w:pPr>
      <w:rPr>
        <w:rFonts w:hint="default"/>
        <w:color w:val="6796E6"/>
      </w:rPr>
    </w:lvl>
    <w:lvl w:ilvl="1" w:tplc="73B09E2E">
      <w:start w:val="1"/>
      <w:numFmt w:val="lowerLetter"/>
      <w:lvlText w:val="%2."/>
      <w:lvlJc w:val="left"/>
      <w:pPr>
        <w:ind w:left="1125" w:hanging="360"/>
      </w:pPr>
      <w:rPr>
        <w:rFonts w:hint="default"/>
      </w:r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2" w15:restartNumberingAfterBreak="0">
    <w:nsid w:val="7CD53BC3"/>
    <w:multiLevelType w:val="multilevel"/>
    <w:tmpl w:val="52308946"/>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D906195"/>
    <w:multiLevelType w:val="hybridMultilevel"/>
    <w:tmpl w:val="A238E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2836344">
    <w:abstractNumId w:val="0"/>
  </w:num>
  <w:num w:numId="2" w16cid:durableId="1718508660">
    <w:abstractNumId w:val="1"/>
  </w:num>
  <w:num w:numId="3" w16cid:durableId="1832404182">
    <w:abstractNumId w:val="12"/>
  </w:num>
  <w:num w:numId="4" w16cid:durableId="360716089">
    <w:abstractNumId w:val="5"/>
  </w:num>
  <w:num w:numId="5" w16cid:durableId="1494024281">
    <w:abstractNumId w:val="2"/>
  </w:num>
  <w:num w:numId="6" w16cid:durableId="486552416">
    <w:abstractNumId w:val="4"/>
  </w:num>
  <w:num w:numId="7" w16cid:durableId="1275479342">
    <w:abstractNumId w:val="7"/>
  </w:num>
  <w:num w:numId="8" w16cid:durableId="1895000911">
    <w:abstractNumId w:val="11"/>
  </w:num>
  <w:num w:numId="9" w16cid:durableId="600844429">
    <w:abstractNumId w:val="8"/>
  </w:num>
  <w:num w:numId="10" w16cid:durableId="890076573">
    <w:abstractNumId w:val="6"/>
  </w:num>
  <w:num w:numId="11" w16cid:durableId="447550083">
    <w:abstractNumId w:val="13"/>
  </w:num>
  <w:num w:numId="12" w16cid:durableId="1389762561">
    <w:abstractNumId w:val="3"/>
  </w:num>
  <w:num w:numId="13" w16cid:durableId="47804361">
    <w:abstractNumId w:val="9"/>
  </w:num>
  <w:num w:numId="14" w16cid:durableId="1007293990">
    <w:abstractNumId w:val="1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ris Day">
    <w15:presenceInfo w15:providerId="AD" w15:userId="S-1-5-21-2307115085-2759191592-2870609906-16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defaultTableStyle w:val="PlainTable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53"/>
    <w:rsid w:val="000061D6"/>
    <w:rsid w:val="0000752F"/>
    <w:rsid w:val="00016B3F"/>
    <w:rsid w:val="00016F07"/>
    <w:rsid w:val="00025E23"/>
    <w:rsid w:val="0002678F"/>
    <w:rsid w:val="0003229D"/>
    <w:rsid w:val="0003486E"/>
    <w:rsid w:val="00037251"/>
    <w:rsid w:val="00040D77"/>
    <w:rsid w:val="00043A7F"/>
    <w:rsid w:val="0004417B"/>
    <w:rsid w:val="00044944"/>
    <w:rsid w:val="00044B8E"/>
    <w:rsid w:val="00045BAE"/>
    <w:rsid w:val="0005022F"/>
    <w:rsid w:val="00051D68"/>
    <w:rsid w:val="00051F34"/>
    <w:rsid w:val="00055D28"/>
    <w:rsid w:val="00056C14"/>
    <w:rsid w:val="00064D3C"/>
    <w:rsid w:val="000654AD"/>
    <w:rsid w:val="00073086"/>
    <w:rsid w:val="00073F47"/>
    <w:rsid w:val="00075D85"/>
    <w:rsid w:val="0008132F"/>
    <w:rsid w:val="0008152A"/>
    <w:rsid w:val="00087EE5"/>
    <w:rsid w:val="00091768"/>
    <w:rsid w:val="00092BAC"/>
    <w:rsid w:val="00094C4F"/>
    <w:rsid w:val="00094F46"/>
    <w:rsid w:val="00095785"/>
    <w:rsid w:val="00096674"/>
    <w:rsid w:val="000A1CD1"/>
    <w:rsid w:val="000A494B"/>
    <w:rsid w:val="000A4E54"/>
    <w:rsid w:val="000A6BBF"/>
    <w:rsid w:val="000B297D"/>
    <w:rsid w:val="000B4AC6"/>
    <w:rsid w:val="000B6A9D"/>
    <w:rsid w:val="000B71F5"/>
    <w:rsid w:val="000C07F1"/>
    <w:rsid w:val="000C2F78"/>
    <w:rsid w:val="000D0E6F"/>
    <w:rsid w:val="000D2303"/>
    <w:rsid w:val="000D2322"/>
    <w:rsid w:val="000D723B"/>
    <w:rsid w:val="000E0319"/>
    <w:rsid w:val="000F27B5"/>
    <w:rsid w:val="000F4A02"/>
    <w:rsid w:val="000F75D2"/>
    <w:rsid w:val="00104B37"/>
    <w:rsid w:val="001051DF"/>
    <w:rsid w:val="001061F3"/>
    <w:rsid w:val="001073A0"/>
    <w:rsid w:val="001077AD"/>
    <w:rsid w:val="0011193F"/>
    <w:rsid w:val="00111B43"/>
    <w:rsid w:val="0011511A"/>
    <w:rsid w:val="00115D75"/>
    <w:rsid w:val="00116228"/>
    <w:rsid w:val="001257EA"/>
    <w:rsid w:val="00127964"/>
    <w:rsid w:val="0013003E"/>
    <w:rsid w:val="001366CD"/>
    <w:rsid w:val="0014010A"/>
    <w:rsid w:val="00141B1D"/>
    <w:rsid w:val="00141F6D"/>
    <w:rsid w:val="001420CF"/>
    <w:rsid w:val="00142AA2"/>
    <w:rsid w:val="00145E1A"/>
    <w:rsid w:val="00150E15"/>
    <w:rsid w:val="00151139"/>
    <w:rsid w:val="001534ED"/>
    <w:rsid w:val="00155D13"/>
    <w:rsid w:val="00161A7D"/>
    <w:rsid w:val="00163B98"/>
    <w:rsid w:val="00166588"/>
    <w:rsid w:val="0017422E"/>
    <w:rsid w:val="00176D83"/>
    <w:rsid w:val="0018273A"/>
    <w:rsid w:val="001827BF"/>
    <w:rsid w:val="00182D2E"/>
    <w:rsid w:val="00186A93"/>
    <w:rsid w:val="00190F10"/>
    <w:rsid w:val="00192AC7"/>
    <w:rsid w:val="001A21DD"/>
    <w:rsid w:val="001A56DA"/>
    <w:rsid w:val="001B14DC"/>
    <w:rsid w:val="001B5702"/>
    <w:rsid w:val="001C09AB"/>
    <w:rsid w:val="001C3DB0"/>
    <w:rsid w:val="001C7E70"/>
    <w:rsid w:val="001D2590"/>
    <w:rsid w:val="001D6F3F"/>
    <w:rsid w:val="001D713D"/>
    <w:rsid w:val="001E19EA"/>
    <w:rsid w:val="001E23EF"/>
    <w:rsid w:val="001E5E78"/>
    <w:rsid w:val="001E6892"/>
    <w:rsid w:val="001E74D0"/>
    <w:rsid w:val="001F4F83"/>
    <w:rsid w:val="001F6852"/>
    <w:rsid w:val="001F733D"/>
    <w:rsid w:val="00201AC7"/>
    <w:rsid w:val="00203B83"/>
    <w:rsid w:val="0020576C"/>
    <w:rsid w:val="00211D77"/>
    <w:rsid w:val="00213159"/>
    <w:rsid w:val="002208BD"/>
    <w:rsid w:val="00226AD1"/>
    <w:rsid w:val="00230961"/>
    <w:rsid w:val="00237113"/>
    <w:rsid w:val="00245191"/>
    <w:rsid w:val="00245DA3"/>
    <w:rsid w:val="00246E3E"/>
    <w:rsid w:val="002524D7"/>
    <w:rsid w:val="00252B57"/>
    <w:rsid w:val="00255280"/>
    <w:rsid w:val="00257EEA"/>
    <w:rsid w:val="00261692"/>
    <w:rsid w:val="00261F40"/>
    <w:rsid w:val="00266FF2"/>
    <w:rsid w:val="002776C2"/>
    <w:rsid w:val="00277F43"/>
    <w:rsid w:val="002826AA"/>
    <w:rsid w:val="0028389A"/>
    <w:rsid w:val="00283D4A"/>
    <w:rsid w:val="00284449"/>
    <w:rsid w:val="00284777"/>
    <w:rsid w:val="002877A9"/>
    <w:rsid w:val="00290CC7"/>
    <w:rsid w:val="0029121C"/>
    <w:rsid w:val="002A24B3"/>
    <w:rsid w:val="002A3513"/>
    <w:rsid w:val="002A4DBE"/>
    <w:rsid w:val="002A65BD"/>
    <w:rsid w:val="002B45FA"/>
    <w:rsid w:val="002C036E"/>
    <w:rsid w:val="002C1796"/>
    <w:rsid w:val="002D06FD"/>
    <w:rsid w:val="002D09BE"/>
    <w:rsid w:val="002D125B"/>
    <w:rsid w:val="002D3315"/>
    <w:rsid w:val="002D4095"/>
    <w:rsid w:val="002D5DCA"/>
    <w:rsid w:val="002D718B"/>
    <w:rsid w:val="002D71DE"/>
    <w:rsid w:val="002E0088"/>
    <w:rsid w:val="002E7734"/>
    <w:rsid w:val="002F0D7C"/>
    <w:rsid w:val="002F5120"/>
    <w:rsid w:val="002F7EC6"/>
    <w:rsid w:val="003003AB"/>
    <w:rsid w:val="00300817"/>
    <w:rsid w:val="003025C4"/>
    <w:rsid w:val="00304AB4"/>
    <w:rsid w:val="00305DD3"/>
    <w:rsid w:val="00310020"/>
    <w:rsid w:val="0031028F"/>
    <w:rsid w:val="00313504"/>
    <w:rsid w:val="00314D49"/>
    <w:rsid w:val="00315E55"/>
    <w:rsid w:val="00321AD2"/>
    <w:rsid w:val="003343C0"/>
    <w:rsid w:val="003344CC"/>
    <w:rsid w:val="00337B8A"/>
    <w:rsid w:val="003414E4"/>
    <w:rsid w:val="00342FA0"/>
    <w:rsid w:val="0034449A"/>
    <w:rsid w:val="00352327"/>
    <w:rsid w:val="003525AD"/>
    <w:rsid w:val="0035405F"/>
    <w:rsid w:val="00354D1F"/>
    <w:rsid w:val="003566F6"/>
    <w:rsid w:val="003577EF"/>
    <w:rsid w:val="003620A3"/>
    <w:rsid w:val="00362502"/>
    <w:rsid w:val="00365545"/>
    <w:rsid w:val="00365DA2"/>
    <w:rsid w:val="003661EA"/>
    <w:rsid w:val="00367A64"/>
    <w:rsid w:val="00371BFB"/>
    <w:rsid w:val="00371E33"/>
    <w:rsid w:val="00372904"/>
    <w:rsid w:val="003750A3"/>
    <w:rsid w:val="003812E6"/>
    <w:rsid w:val="00382B7E"/>
    <w:rsid w:val="00383CF8"/>
    <w:rsid w:val="00391D1A"/>
    <w:rsid w:val="00391EB6"/>
    <w:rsid w:val="00393E82"/>
    <w:rsid w:val="003A0609"/>
    <w:rsid w:val="003A12EC"/>
    <w:rsid w:val="003A2FA3"/>
    <w:rsid w:val="003A4381"/>
    <w:rsid w:val="003A440F"/>
    <w:rsid w:val="003B1F12"/>
    <w:rsid w:val="003B47C6"/>
    <w:rsid w:val="003B60B4"/>
    <w:rsid w:val="003C0900"/>
    <w:rsid w:val="003C2E45"/>
    <w:rsid w:val="003C32FC"/>
    <w:rsid w:val="003C3489"/>
    <w:rsid w:val="003C3AD6"/>
    <w:rsid w:val="003D1753"/>
    <w:rsid w:val="003D466E"/>
    <w:rsid w:val="003D653A"/>
    <w:rsid w:val="003E12F4"/>
    <w:rsid w:val="003E274D"/>
    <w:rsid w:val="003E466F"/>
    <w:rsid w:val="003F0D1E"/>
    <w:rsid w:val="003F22B4"/>
    <w:rsid w:val="003F23EF"/>
    <w:rsid w:val="003F4C44"/>
    <w:rsid w:val="003F5656"/>
    <w:rsid w:val="00400018"/>
    <w:rsid w:val="00400C07"/>
    <w:rsid w:val="00400E18"/>
    <w:rsid w:val="00401DBA"/>
    <w:rsid w:val="00403C13"/>
    <w:rsid w:val="004067AB"/>
    <w:rsid w:val="0041397F"/>
    <w:rsid w:val="00415A3C"/>
    <w:rsid w:val="00415DF1"/>
    <w:rsid w:val="00420935"/>
    <w:rsid w:val="00422E0C"/>
    <w:rsid w:val="00423199"/>
    <w:rsid w:val="004238B3"/>
    <w:rsid w:val="00423A51"/>
    <w:rsid w:val="004242C3"/>
    <w:rsid w:val="00424D9C"/>
    <w:rsid w:val="004276EB"/>
    <w:rsid w:val="00431504"/>
    <w:rsid w:val="004366BE"/>
    <w:rsid w:val="004401F7"/>
    <w:rsid w:val="0044037C"/>
    <w:rsid w:val="004439C8"/>
    <w:rsid w:val="00446653"/>
    <w:rsid w:val="00451EF2"/>
    <w:rsid w:val="00452A27"/>
    <w:rsid w:val="004548C5"/>
    <w:rsid w:val="00454906"/>
    <w:rsid w:val="004561CC"/>
    <w:rsid w:val="00456EA0"/>
    <w:rsid w:val="004575AB"/>
    <w:rsid w:val="00463D5C"/>
    <w:rsid w:val="00465434"/>
    <w:rsid w:val="00465B34"/>
    <w:rsid w:val="0047141B"/>
    <w:rsid w:val="00471CAA"/>
    <w:rsid w:val="00471CB6"/>
    <w:rsid w:val="00474E6D"/>
    <w:rsid w:val="004755EA"/>
    <w:rsid w:val="0047670E"/>
    <w:rsid w:val="00480C40"/>
    <w:rsid w:val="004844BE"/>
    <w:rsid w:val="004906B9"/>
    <w:rsid w:val="00491145"/>
    <w:rsid w:val="00491336"/>
    <w:rsid w:val="00492821"/>
    <w:rsid w:val="00496AA7"/>
    <w:rsid w:val="004A0009"/>
    <w:rsid w:val="004A5754"/>
    <w:rsid w:val="004A7404"/>
    <w:rsid w:val="004B050B"/>
    <w:rsid w:val="004B52F6"/>
    <w:rsid w:val="004B6132"/>
    <w:rsid w:val="004B6DD7"/>
    <w:rsid w:val="004C09A2"/>
    <w:rsid w:val="004C0E21"/>
    <w:rsid w:val="004C1463"/>
    <w:rsid w:val="004C2A8C"/>
    <w:rsid w:val="004C3102"/>
    <w:rsid w:val="004C4513"/>
    <w:rsid w:val="004C47E1"/>
    <w:rsid w:val="004D720D"/>
    <w:rsid w:val="004D7493"/>
    <w:rsid w:val="004D7F88"/>
    <w:rsid w:val="004E1B2E"/>
    <w:rsid w:val="004E2153"/>
    <w:rsid w:val="004E2768"/>
    <w:rsid w:val="004E2B78"/>
    <w:rsid w:val="004E4A18"/>
    <w:rsid w:val="004F0B09"/>
    <w:rsid w:val="004F4048"/>
    <w:rsid w:val="004F421E"/>
    <w:rsid w:val="004F42D3"/>
    <w:rsid w:val="004F58FB"/>
    <w:rsid w:val="004F6523"/>
    <w:rsid w:val="005033BF"/>
    <w:rsid w:val="0050378C"/>
    <w:rsid w:val="00506E6F"/>
    <w:rsid w:val="005127AF"/>
    <w:rsid w:val="00512876"/>
    <w:rsid w:val="00515D2E"/>
    <w:rsid w:val="00520091"/>
    <w:rsid w:val="00533701"/>
    <w:rsid w:val="00544F2D"/>
    <w:rsid w:val="00551195"/>
    <w:rsid w:val="005555AF"/>
    <w:rsid w:val="00557F08"/>
    <w:rsid w:val="00565BA9"/>
    <w:rsid w:val="005704D0"/>
    <w:rsid w:val="00570EB8"/>
    <w:rsid w:val="005739B2"/>
    <w:rsid w:val="00575B34"/>
    <w:rsid w:val="005766BF"/>
    <w:rsid w:val="0057741F"/>
    <w:rsid w:val="00581F07"/>
    <w:rsid w:val="005822EA"/>
    <w:rsid w:val="00585B10"/>
    <w:rsid w:val="00585CF5"/>
    <w:rsid w:val="00593D54"/>
    <w:rsid w:val="00593E19"/>
    <w:rsid w:val="005971C4"/>
    <w:rsid w:val="005A3ABE"/>
    <w:rsid w:val="005A3E40"/>
    <w:rsid w:val="005B3839"/>
    <w:rsid w:val="005B3B5A"/>
    <w:rsid w:val="005B54D5"/>
    <w:rsid w:val="005C2A1E"/>
    <w:rsid w:val="005C4C38"/>
    <w:rsid w:val="005C53CA"/>
    <w:rsid w:val="005C56DF"/>
    <w:rsid w:val="005C735C"/>
    <w:rsid w:val="005D0F0B"/>
    <w:rsid w:val="005D2794"/>
    <w:rsid w:val="005D6540"/>
    <w:rsid w:val="005D6982"/>
    <w:rsid w:val="005E0987"/>
    <w:rsid w:val="005E1C82"/>
    <w:rsid w:val="005E691D"/>
    <w:rsid w:val="005E78AF"/>
    <w:rsid w:val="005F27A8"/>
    <w:rsid w:val="005F2AE9"/>
    <w:rsid w:val="005F2D4F"/>
    <w:rsid w:val="005F3FAB"/>
    <w:rsid w:val="005F630D"/>
    <w:rsid w:val="0060516F"/>
    <w:rsid w:val="0061300F"/>
    <w:rsid w:val="00613DA5"/>
    <w:rsid w:val="00613FFD"/>
    <w:rsid w:val="00614570"/>
    <w:rsid w:val="006168E7"/>
    <w:rsid w:val="00617C7C"/>
    <w:rsid w:val="006211F6"/>
    <w:rsid w:val="00625D01"/>
    <w:rsid w:val="00634C4C"/>
    <w:rsid w:val="00634F28"/>
    <w:rsid w:val="00636B2E"/>
    <w:rsid w:val="00637854"/>
    <w:rsid w:val="00640761"/>
    <w:rsid w:val="00642FCA"/>
    <w:rsid w:val="00652D53"/>
    <w:rsid w:val="00653871"/>
    <w:rsid w:val="00654B73"/>
    <w:rsid w:val="0065548D"/>
    <w:rsid w:val="006616A4"/>
    <w:rsid w:val="00661DE7"/>
    <w:rsid w:val="00663973"/>
    <w:rsid w:val="00665AC6"/>
    <w:rsid w:val="00666028"/>
    <w:rsid w:val="0067177E"/>
    <w:rsid w:val="006733C8"/>
    <w:rsid w:val="00675410"/>
    <w:rsid w:val="00677284"/>
    <w:rsid w:val="0067768E"/>
    <w:rsid w:val="00680C80"/>
    <w:rsid w:val="006870D9"/>
    <w:rsid w:val="00690625"/>
    <w:rsid w:val="0069329E"/>
    <w:rsid w:val="00693B7E"/>
    <w:rsid w:val="0069602C"/>
    <w:rsid w:val="00696D56"/>
    <w:rsid w:val="006973B4"/>
    <w:rsid w:val="006976CA"/>
    <w:rsid w:val="006A04AD"/>
    <w:rsid w:val="006A3EF7"/>
    <w:rsid w:val="006A68FC"/>
    <w:rsid w:val="006A696B"/>
    <w:rsid w:val="006A7AE6"/>
    <w:rsid w:val="006B1867"/>
    <w:rsid w:val="006B2B25"/>
    <w:rsid w:val="006B3847"/>
    <w:rsid w:val="006B48DC"/>
    <w:rsid w:val="006B7BE5"/>
    <w:rsid w:val="006C2DE0"/>
    <w:rsid w:val="006C7702"/>
    <w:rsid w:val="006D5A9C"/>
    <w:rsid w:val="006D66C2"/>
    <w:rsid w:val="006E23E2"/>
    <w:rsid w:val="006E350F"/>
    <w:rsid w:val="006E4601"/>
    <w:rsid w:val="006E4A1A"/>
    <w:rsid w:val="006E5B2D"/>
    <w:rsid w:val="006E7B71"/>
    <w:rsid w:val="006F06F3"/>
    <w:rsid w:val="006F4537"/>
    <w:rsid w:val="006F6BE8"/>
    <w:rsid w:val="00701CA3"/>
    <w:rsid w:val="00703385"/>
    <w:rsid w:val="007053CC"/>
    <w:rsid w:val="00706FB3"/>
    <w:rsid w:val="00712879"/>
    <w:rsid w:val="00712F9B"/>
    <w:rsid w:val="00714816"/>
    <w:rsid w:val="00715475"/>
    <w:rsid w:val="00716FA0"/>
    <w:rsid w:val="0072126F"/>
    <w:rsid w:val="00721E97"/>
    <w:rsid w:val="007224E4"/>
    <w:rsid w:val="00723FF3"/>
    <w:rsid w:val="00725E00"/>
    <w:rsid w:val="00726E97"/>
    <w:rsid w:val="0072774B"/>
    <w:rsid w:val="00733E0F"/>
    <w:rsid w:val="00735A0D"/>
    <w:rsid w:val="00741265"/>
    <w:rsid w:val="00743237"/>
    <w:rsid w:val="0074329A"/>
    <w:rsid w:val="00745736"/>
    <w:rsid w:val="0074647E"/>
    <w:rsid w:val="00747480"/>
    <w:rsid w:val="0075058D"/>
    <w:rsid w:val="00767306"/>
    <w:rsid w:val="00767F5E"/>
    <w:rsid w:val="00770C4B"/>
    <w:rsid w:val="00771F61"/>
    <w:rsid w:val="00774090"/>
    <w:rsid w:val="007755B5"/>
    <w:rsid w:val="00775C82"/>
    <w:rsid w:val="0077717D"/>
    <w:rsid w:val="0078003A"/>
    <w:rsid w:val="00781C77"/>
    <w:rsid w:val="00784014"/>
    <w:rsid w:val="00784F61"/>
    <w:rsid w:val="007916F4"/>
    <w:rsid w:val="00793CBC"/>
    <w:rsid w:val="00793FCE"/>
    <w:rsid w:val="007A24A2"/>
    <w:rsid w:val="007A24A6"/>
    <w:rsid w:val="007A7FAB"/>
    <w:rsid w:val="007B33E9"/>
    <w:rsid w:val="007B39B5"/>
    <w:rsid w:val="007B4600"/>
    <w:rsid w:val="007B4E5B"/>
    <w:rsid w:val="007B5510"/>
    <w:rsid w:val="007B64E3"/>
    <w:rsid w:val="007C2954"/>
    <w:rsid w:val="007C2CAE"/>
    <w:rsid w:val="007C75E3"/>
    <w:rsid w:val="007D0413"/>
    <w:rsid w:val="007D0DA8"/>
    <w:rsid w:val="007D1045"/>
    <w:rsid w:val="007D2BAB"/>
    <w:rsid w:val="007D3484"/>
    <w:rsid w:val="007D4E6F"/>
    <w:rsid w:val="007D51FD"/>
    <w:rsid w:val="007D7708"/>
    <w:rsid w:val="007E00D6"/>
    <w:rsid w:val="007E12E6"/>
    <w:rsid w:val="007E3332"/>
    <w:rsid w:val="007E343B"/>
    <w:rsid w:val="007E5092"/>
    <w:rsid w:val="007E601A"/>
    <w:rsid w:val="007F41E0"/>
    <w:rsid w:val="007F4246"/>
    <w:rsid w:val="007F42EF"/>
    <w:rsid w:val="007F7C34"/>
    <w:rsid w:val="00803D68"/>
    <w:rsid w:val="00804533"/>
    <w:rsid w:val="008053AF"/>
    <w:rsid w:val="008056B3"/>
    <w:rsid w:val="00810E68"/>
    <w:rsid w:val="00816E53"/>
    <w:rsid w:val="008202FE"/>
    <w:rsid w:val="00820715"/>
    <w:rsid w:val="00820DDF"/>
    <w:rsid w:val="00821163"/>
    <w:rsid w:val="00826332"/>
    <w:rsid w:val="00826986"/>
    <w:rsid w:val="008302A1"/>
    <w:rsid w:val="0083070A"/>
    <w:rsid w:val="0083275C"/>
    <w:rsid w:val="008350E1"/>
    <w:rsid w:val="0084329E"/>
    <w:rsid w:val="00844978"/>
    <w:rsid w:val="00845511"/>
    <w:rsid w:val="008456DF"/>
    <w:rsid w:val="00846271"/>
    <w:rsid w:val="0084647F"/>
    <w:rsid w:val="00851868"/>
    <w:rsid w:val="008530B0"/>
    <w:rsid w:val="00854DFD"/>
    <w:rsid w:val="00855503"/>
    <w:rsid w:val="008557BF"/>
    <w:rsid w:val="00855CB6"/>
    <w:rsid w:val="008606B3"/>
    <w:rsid w:val="00861593"/>
    <w:rsid w:val="008628DC"/>
    <w:rsid w:val="00862D35"/>
    <w:rsid w:val="0086462D"/>
    <w:rsid w:val="0086723A"/>
    <w:rsid w:val="00867257"/>
    <w:rsid w:val="008672C3"/>
    <w:rsid w:val="00867B7B"/>
    <w:rsid w:val="00870927"/>
    <w:rsid w:val="00874CF7"/>
    <w:rsid w:val="00874DFB"/>
    <w:rsid w:val="00881B3C"/>
    <w:rsid w:val="00885B26"/>
    <w:rsid w:val="00886F81"/>
    <w:rsid w:val="008908E1"/>
    <w:rsid w:val="0089093F"/>
    <w:rsid w:val="00890F56"/>
    <w:rsid w:val="0089107F"/>
    <w:rsid w:val="00891229"/>
    <w:rsid w:val="008916D4"/>
    <w:rsid w:val="00894486"/>
    <w:rsid w:val="008A71B0"/>
    <w:rsid w:val="008B1669"/>
    <w:rsid w:val="008B418A"/>
    <w:rsid w:val="008B598C"/>
    <w:rsid w:val="008B59C0"/>
    <w:rsid w:val="008B5FB8"/>
    <w:rsid w:val="008B7706"/>
    <w:rsid w:val="008C5D59"/>
    <w:rsid w:val="008D18B1"/>
    <w:rsid w:val="008D3F59"/>
    <w:rsid w:val="008D454C"/>
    <w:rsid w:val="008D4886"/>
    <w:rsid w:val="008D5F92"/>
    <w:rsid w:val="008E2C26"/>
    <w:rsid w:val="008E3D11"/>
    <w:rsid w:val="008E4D7F"/>
    <w:rsid w:val="008E7592"/>
    <w:rsid w:val="008F0D50"/>
    <w:rsid w:val="00900DE5"/>
    <w:rsid w:val="00902BA1"/>
    <w:rsid w:val="00904F1A"/>
    <w:rsid w:val="009109FE"/>
    <w:rsid w:val="00913334"/>
    <w:rsid w:val="009136BB"/>
    <w:rsid w:val="00914A8F"/>
    <w:rsid w:val="00917310"/>
    <w:rsid w:val="00924747"/>
    <w:rsid w:val="0092603B"/>
    <w:rsid w:val="0092736B"/>
    <w:rsid w:val="0092772A"/>
    <w:rsid w:val="00927C4E"/>
    <w:rsid w:val="00927F84"/>
    <w:rsid w:val="009323A1"/>
    <w:rsid w:val="00940393"/>
    <w:rsid w:val="009421F5"/>
    <w:rsid w:val="00943E8C"/>
    <w:rsid w:val="00944BA9"/>
    <w:rsid w:val="00951892"/>
    <w:rsid w:val="009541D5"/>
    <w:rsid w:val="00957902"/>
    <w:rsid w:val="009600B0"/>
    <w:rsid w:val="009606F2"/>
    <w:rsid w:val="00963F5A"/>
    <w:rsid w:val="00965F9A"/>
    <w:rsid w:val="00970C3E"/>
    <w:rsid w:val="0097235D"/>
    <w:rsid w:val="00973210"/>
    <w:rsid w:val="00974915"/>
    <w:rsid w:val="009819AE"/>
    <w:rsid w:val="00983A4B"/>
    <w:rsid w:val="00983ACA"/>
    <w:rsid w:val="0098754E"/>
    <w:rsid w:val="00994482"/>
    <w:rsid w:val="009A5540"/>
    <w:rsid w:val="009A5B2D"/>
    <w:rsid w:val="009A75BB"/>
    <w:rsid w:val="009B12E4"/>
    <w:rsid w:val="009B3E1E"/>
    <w:rsid w:val="009B5C01"/>
    <w:rsid w:val="009C0235"/>
    <w:rsid w:val="009C08D3"/>
    <w:rsid w:val="009C09AE"/>
    <w:rsid w:val="009C1A2A"/>
    <w:rsid w:val="009C2610"/>
    <w:rsid w:val="009C3273"/>
    <w:rsid w:val="009C347D"/>
    <w:rsid w:val="009C396C"/>
    <w:rsid w:val="009C5179"/>
    <w:rsid w:val="009D13D5"/>
    <w:rsid w:val="009D5A37"/>
    <w:rsid w:val="009D681B"/>
    <w:rsid w:val="009E029A"/>
    <w:rsid w:val="009E0708"/>
    <w:rsid w:val="009E2B37"/>
    <w:rsid w:val="009E6549"/>
    <w:rsid w:val="009E6BD2"/>
    <w:rsid w:val="009F6867"/>
    <w:rsid w:val="00A011CA"/>
    <w:rsid w:val="00A03301"/>
    <w:rsid w:val="00A03B68"/>
    <w:rsid w:val="00A03C11"/>
    <w:rsid w:val="00A07FAC"/>
    <w:rsid w:val="00A106F8"/>
    <w:rsid w:val="00A1149A"/>
    <w:rsid w:val="00A143F2"/>
    <w:rsid w:val="00A1473D"/>
    <w:rsid w:val="00A21940"/>
    <w:rsid w:val="00A23192"/>
    <w:rsid w:val="00A26118"/>
    <w:rsid w:val="00A26C98"/>
    <w:rsid w:val="00A3015A"/>
    <w:rsid w:val="00A33CE5"/>
    <w:rsid w:val="00A33E49"/>
    <w:rsid w:val="00A349F3"/>
    <w:rsid w:val="00A365DD"/>
    <w:rsid w:val="00A37243"/>
    <w:rsid w:val="00A37EA4"/>
    <w:rsid w:val="00A40990"/>
    <w:rsid w:val="00A42513"/>
    <w:rsid w:val="00A42AEB"/>
    <w:rsid w:val="00A43489"/>
    <w:rsid w:val="00A458EC"/>
    <w:rsid w:val="00A46937"/>
    <w:rsid w:val="00A533B0"/>
    <w:rsid w:val="00A54D15"/>
    <w:rsid w:val="00A564A7"/>
    <w:rsid w:val="00A60A96"/>
    <w:rsid w:val="00A62A1B"/>
    <w:rsid w:val="00A702D4"/>
    <w:rsid w:val="00A727AC"/>
    <w:rsid w:val="00A73A46"/>
    <w:rsid w:val="00A73B62"/>
    <w:rsid w:val="00A80308"/>
    <w:rsid w:val="00A80365"/>
    <w:rsid w:val="00A81F8C"/>
    <w:rsid w:val="00A82F90"/>
    <w:rsid w:val="00A83F48"/>
    <w:rsid w:val="00A843E1"/>
    <w:rsid w:val="00A851AC"/>
    <w:rsid w:val="00A9029B"/>
    <w:rsid w:val="00A94022"/>
    <w:rsid w:val="00AA0014"/>
    <w:rsid w:val="00AA1862"/>
    <w:rsid w:val="00AA608B"/>
    <w:rsid w:val="00AB0A5B"/>
    <w:rsid w:val="00AB2367"/>
    <w:rsid w:val="00AB3876"/>
    <w:rsid w:val="00AB4239"/>
    <w:rsid w:val="00AB61EA"/>
    <w:rsid w:val="00AB65F6"/>
    <w:rsid w:val="00AC0C53"/>
    <w:rsid w:val="00AC1262"/>
    <w:rsid w:val="00AC14D0"/>
    <w:rsid w:val="00AC571E"/>
    <w:rsid w:val="00AC635F"/>
    <w:rsid w:val="00AD2F2A"/>
    <w:rsid w:val="00AD2F99"/>
    <w:rsid w:val="00AD6BA6"/>
    <w:rsid w:val="00AD7AC6"/>
    <w:rsid w:val="00AD7C31"/>
    <w:rsid w:val="00AE19F3"/>
    <w:rsid w:val="00AE52FF"/>
    <w:rsid w:val="00AF0BBE"/>
    <w:rsid w:val="00AF1333"/>
    <w:rsid w:val="00AF3DDA"/>
    <w:rsid w:val="00AF4AF8"/>
    <w:rsid w:val="00AF5CEC"/>
    <w:rsid w:val="00AF5D86"/>
    <w:rsid w:val="00B030DB"/>
    <w:rsid w:val="00B05D02"/>
    <w:rsid w:val="00B06010"/>
    <w:rsid w:val="00B070B8"/>
    <w:rsid w:val="00B1129D"/>
    <w:rsid w:val="00B1631A"/>
    <w:rsid w:val="00B17B82"/>
    <w:rsid w:val="00B2202B"/>
    <w:rsid w:val="00B222A8"/>
    <w:rsid w:val="00B22556"/>
    <w:rsid w:val="00B23F80"/>
    <w:rsid w:val="00B329DE"/>
    <w:rsid w:val="00B32E17"/>
    <w:rsid w:val="00B3634F"/>
    <w:rsid w:val="00B36515"/>
    <w:rsid w:val="00B3661A"/>
    <w:rsid w:val="00B41D0B"/>
    <w:rsid w:val="00B42EFB"/>
    <w:rsid w:val="00B52143"/>
    <w:rsid w:val="00B5417F"/>
    <w:rsid w:val="00B627B8"/>
    <w:rsid w:val="00B6729D"/>
    <w:rsid w:val="00B75A5E"/>
    <w:rsid w:val="00B75D22"/>
    <w:rsid w:val="00B76B9C"/>
    <w:rsid w:val="00B76DDA"/>
    <w:rsid w:val="00B770C5"/>
    <w:rsid w:val="00B77E12"/>
    <w:rsid w:val="00B77F34"/>
    <w:rsid w:val="00B8089C"/>
    <w:rsid w:val="00B80C11"/>
    <w:rsid w:val="00B80DFC"/>
    <w:rsid w:val="00B8341E"/>
    <w:rsid w:val="00B90959"/>
    <w:rsid w:val="00B91650"/>
    <w:rsid w:val="00B93A8D"/>
    <w:rsid w:val="00B94125"/>
    <w:rsid w:val="00B95A36"/>
    <w:rsid w:val="00BA0727"/>
    <w:rsid w:val="00BA0D04"/>
    <w:rsid w:val="00BA32E1"/>
    <w:rsid w:val="00BA4AB8"/>
    <w:rsid w:val="00BA4AD2"/>
    <w:rsid w:val="00BA5120"/>
    <w:rsid w:val="00BA6C0F"/>
    <w:rsid w:val="00BA6E52"/>
    <w:rsid w:val="00BB0D4F"/>
    <w:rsid w:val="00BB3A3B"/>
    <w:rsid w:val="00BB55FE"/>
    <w:rsid w:val="00BB6861"/>
    <w:rsid w:val="00BB7CFB"/>
    <w:rsid w:val="00BC04C7"/>
    <w:rsid w:val="00BC0E5F"/>
    <w:rsid w:val="00BC43C9"/>
    <w:rsid w:val="00BC5102"/>
    <w:rsid w:val="00BC73F1"/>
    <w:rsid w:val="00BD14D7"/>
    <w:rsid w:val="00BD309B"/>
    <w:rsid w:val="00BD3C1B"/>
    <w:rsid w:val="00BD556C"/>
    <w:rsid w:val="00BE30B3"/>
    <w:rsid w:val="00BE5A4B"/>
    <w:rsid w:val="00BE6A4E"/>
    <w:rsid w:val="00BE7E0A"/>
    <w:rsid w:val="00BF25D2"/>
    <w:rsid w:val="00BF272E"/>
    <w:rsid w:val="00C019EF"/>
    <w:rsid w:val="00C06189"/>
    <w:rsid w:val="00C070FC"/>
    <w:rsid w:val="00C1120D"/>
    <w:rsid w:val="00C11FB3"/>
    <w:rsid w:val="00C17E54"/>
    <w:rsid w:val="00C20857"/>
    <w:rsid w:val="00C20C68"/>
    <w:rsid w:val="00C2146F"/>
    <w:rsid w:val="00C2236B"/>
    <w:rsid w:val="00C25633"/>
    <w:rsid w:val="00C3199B"/>
    <w:rsid w:val="00C32DB8"/>
    <w:rsid w:val="00C355D1"/>
    <w:rsid w:val="00C35C51"/>
    <w:rsid w:val="00C377C8"/>
    <w:rsid w:val="00C4009E"/>
    <w:rsid w:val="00C42A26"/>
    <w:rsid w:val="00C43062"/>
    <w:rsid w:val="00C43C61"/>
    <w:rsid w:val="00C4553D"/>
    <w:rsid w:val="00C45D10"/>
    <w:rsid w:val="00C503E0"/>
    <w:rsid w:val="00C533E7"/>
    <w:rsid w:val="00C53BEC"/>
    <w:rsid w:val="00C55DE3"/>
    <w:rsid w:val="00C63EE5"/>
    <w:rsid w:val="00C652E0"/>
    <w:rsid w:val="00C66430"/>
    <w:rsid w:val="00C703DF"/>
    <w:rsid w:val="00C73045"/>
    <w:rsid w:val="00C73D2E"/>
    <w:rsid w:val="00C73FA1"/>
    <w:rsid w:val="00C75CAD"/>
    <w:rsid w:val="00C76237"/>
    <w:rsid w:val="00C80038"/>
    <w:rsid w:val="00C82D66"/>
    <w:rsid w:val="00C82FE9"/>
    <w:rsid w:val="00C85429"/>
    <w:rsid w:val="00C875EA"/>
    <w:rsid w:val="00C90385"/>
    <w:rsid w:val="00C95CE1"/>
    <w:rsid w:val="00C96FF2"/>
    <w:rsid w:val="00CA491E"/>
    <w:rsid w:val="00CA577F"/>
    <w:rsid w:val="00CB46D1"/>
    <w:rsid w:val="00CB4847"/>
    <w:rsid w:val="00CB66DD"/>
    <w:rsid w:val="00CB6B38"/>
    <w:rsid w:val="00CB6BB3"/>
    <w:rsid w:val="00CB6DAC"/>
    <w:rsid w:val="00CC2A9D"/>
    <w:rsid w:val="00CC3C76"/>
    <w:rsid w:val="00CC42A5"/>
    <w:rsid w:val="00CD0D42"/>
    <w:rsid w:val="00CD1440"/>
    <w:rsid w:val="00CD1B76"/>
    <w:rsid w:val="00CD2185"/>
    <w:rsid w:val="00CD2436"/>
    <w:rsid w:val="00CE144E"/>
    <w:rsid w:val="00CE71D9"/>
    <w:rsid w:val="00CF1A2D"/>
    <w:rsid w:val="00CF1D6B"/>
    <w:rsid w:val="00CF29BF"/>
    <w:rsid w:val="00CF3DC9"/>
    <w:rsid w:val="00CF7875"/>
    <w:rsid w:val="00D02DCA"/>
    <w:rsid w:val="00D03299"/>
    <w:rsid w:val="00D04412"/>
    <w:rsid w:val="00D11A91"/>
    <w:rsid w:val="00D13D39"/>
    <w:rsid w:val="00D14759"/>
    <w:rsid w:val="00D15AAE"/>
    <w:rsid w:val="00D16DF8"/>
    <w:rsid w:val="00D23615"/>
    <w:rsid w:val="00D2393C"/>
    <w:rsid w:val="00D32117"/>
    <w:rsid w:val="00D3379E"/>
    <w:rsid w:val="00D34C10"/>
    <w:rsid w:val="00D354ED"/>
    <w:rsid w:val="00D36EEC"/>
    <w:rsid w:val="00D440B5"/>
    <w:rsid w:val="00D4464C"/>
    <w:rsid w:val="00D55606"/>
    <w:rsid w:val="00D562D6"/>
    <w:rsid w:val="00D56593"/>
    <w:rsid w:val="00D607D9"/>
    <w:rsid w:val="00D60E8C"/>
    <w:rsid w:val="00D614DB"/>
    <w:rsid w:val="00D6219C"/>
    <w:rsid w:val="00D62411"/>
    <w:rsid w:val="00D708C4"/>
    <w:rsid w:val="00D70F58"/>
    <w:rsid w:val="00D866FF"/>
    <w:rsid w:val="00D87EA6"/>
    <w:rsid w:val="00D908B8"/>
    <w:rsid w:val="00D90F9F"/>
    <w:rsid w:val="00D91569"/>
    <w:rsid w:val="00D91F93"/>
    <w:rsid w:val="00D929B8"/>
    <w:rsid w:val="00D93AA0"/>
    <w:rsid w:val="00D94812"/>
    <w:rsid w:val="00D96F9F"/>
    <w:rsid w:val="00D97C2A"/>
    <w:rsid w:val="00DA1D3D"/>
    <w:rsid w:val="00DA66A0"/>
    <w:rsid w:val="00DB2669"/>
    <w:rsid w:val="00DB278B"/>
    <w:rsid w:val="00DB3766"/>
    <w:rsid w:val="00DB4432"/>
    <w:rsid w:val="00DB7C03"/>
    <w:rsid w:val="00DC10C2"/>
    <w:rsid w:val="00DC173B"/>
    <w:rsid w:val="00DC4904"/>
    <w:rsid w:val="00DC5012"/>
    <w:rsid w:val="00DC714B"/>
    <w:rsid w:val="00DD3FBD"/>
    <w:rsid w:val="00DE734C"/>
    <w:rsid w:val="00DE7A28"/>
    <w:rsid w:val="00DF0F0D"/>
    <w:rsid w:val="00DF1967"/>
    <w:rsid w:val="00DF2F46"/>
    <w:rsid w:val="00DF405F"/>
    <w:rsid w:val="00E015EF"/>
    <w:rsid w:val="00E03ABA"/>
    <w:rsid w:val="00E05108"/>
    <w:rsid w:val="00E0563B"/>
    <w:rsid w:val="00E072D4"/>
    <w:rsid w:val="00E10CE6"/>
    <w:rsid w:val="00E1187C"/>
    <w:rsid w:val="00E11A35"/>
    <w:rsid w:val="00E142E9"/>
    <w:rsid w:val="00E1696C"/>
    <w:rsid w:val="00E23654"/>
    <w:rsid w:val="00E23F21"/>
    <w:rsid w:val="00E26AD5"/>
    <w:rsid w:val="00E31A70"/>
    <w:rsid w:val="00E32BD3"/>
    <w:rsid w:val="00E32F77"/>
    <w:rsid w:val="00E33719"/>
    <w:rsid w:val="00E33EDA"/>
    <w:rsid w:val="00E346EA"/>
    <w:rsid w:val="00E35459"/>
    <w:rsid w:val="00E40678"/>
    <w:rsid w:val="00E4444A"/>
    <w:rsid w:val="00E445FF"/>
    <w:rsid w:val="00E46489"/>
    <w:rsid w:val="00E4664F"/>
    <w:rsid w:val="00E5055F"/>
    <w:rsid w:val="00E576B5"/>
    <w:rsid w:val="00E604C6"/>
    <w:rsid w:val="00E60D28"/>
    <w:rsid w:val="00E63A2F"/>
    <w:rsid w:val="00E67BC6"/>
    <w:rsid w:val="00E67F74"/>
    <w:rsid w:val="00E703E2"/>
    <w:rsid w:val="00E719D3"/>
    <w:rsid w:val="00E76002"/>
    <w:rsid w:val="00E762C0"/>
    <w:rsid w:val="00E80C7C"/>
    <w:rsid w:val="00E80F10"/>
    <w:rsid w:val="00E84E7C"/>
    <w:rsid w:val="00E86064"/>
    <w:rsid w:val="00E866B6"/>
    <w:rsid w:val="00E87672"/>
    <w:rsid w:val="00E91C72"/>
    <w:rsid w:val="00E92673"/>
    <w:rsid w:val="00E95D2A"/>
    <w:rsid w:val="00E96341"/>
    <w:rsid w:val="00EA27F9"/>
    <w:rsid w:val="00EA49E7"/>
    <w:rsid w:val="00EB122B"/>
    <w:rsid w:val="00EB1435"/>
    <w:rsid w:val="00EB2DA0"/>
    <w:rsid w:val="00EB4E36"/>
    <w:rsid w:val="00EB5B37"/>
    <w:rsid w:val="00EB7EE7"/>
    <w:rsid w:val="00EC4D0E"/>
    <w:rsid w:val="00EC74DD"/>
    <w:rsid w:val="00EC7ABB"/>
    <w:rsid w:val="00ED0329"/>
    <w:rsid w:val="00ED3FF8"/>
    <w:rsid w:val="00ED5D6A"/>
    <w:rsid w:val="00ED6428"/>
    <w:rsid w:val="00ED6F71"/>
    <w:rsid w:val="00ED79E8"/>
    <w:rsid w:val="00EE0594"/>
    <w:rsid w:val="00EE0BFE"/>
    <w:rsid w:val="00EE7BED"/>
    <w:rsid w:val="00EF478D"/>
    <w:rsid w:val="00EF5D35"/>
    <w:rsid w:val="00EF64FB"/>
    <w:rsid w:val="00EF6D7A"/>
    <w:rsid w:val="00F01FCC"/>
    <w:rsid w:val="00F02229"/>
    <w:rsid w:val="00F03DE3"/>
    <w:rsid w:val="00F03E8E"/>
    <w:rsid w:val="00F04035"/>
    <w:rsid w:val="00F10C1C"/>
    <w:rsid w:val="00F11EBE"/>
    <w:rsid w:val="00F152D3"/>
    <w:rsid w:val="00F174FF"/>
    <w:rsid w:val="00F20031"/>
    <w:rsid w:val="00F223BF"/>
    <w:rsid w:val="00F301F4"/>
    <w:rsid w:val="00F36343"/>
    <w:rsid w:val="00F4075A"/>
    <w:rsid w:val="00F4318E"/>
    <w:rsid w:val="00F44B1D"/>
    <w:rsid w:val="00F44D7E"/>
    <w:rsid w:val="00F457E3"/>
    <w:rsid w:val="00F4622B"/>
    <w:rsid w:val="00F46665"/>
    <w:rsid w:val="00F504E7"/>
    <w:rsid w:val="00F50F68"/>
    <w:rsid w:val="00F51184"/>
    <w:rsid w:val="00F561BB"/>
    <w:rsid w:val="00F56519"/>
    <w:rsid w:val="00F6169B"/>
    <w:rsid w:val="00F651DB"/>
    <w:rsid w:val="00F65DC6"/>
    <w:rsid w:val="00F66205"/>
    <w:rsid w:val="00F66458"/>
    <w:rsid w:val="00F67C6D"/>
    <w:rsid w:val="00F70C62"/>
    <w:rsid w:val="00F71E79"/>
    <w:rsid w:val="00F74ABA"/>
    <w:rsid w:val="00F767DB"/>
    <w:rsid w:val="00F926A7"/>
    <w:rsid w:val="00F92A1B"/>
    <w:rsid w:val="00F93CBA"/>
    <w:rsid w:val="00F94740"/>
    <w:rsid w:val="00F950B4"/>
    <w:rsid w:val="00FA0E25"/>
    <w:rsid w:val="00FA1322"/>
    <w:rsid w:val="00FA3D71"/>
    <w:rsid w:val="00FA5024"/>
    <w:rsid w:val="00FA6877"/>
    <w:rsid w:val="00FB060C"/>
    <w:rsid w:val="00FB51C8"/>
    <w:rsid w:val="00FB600E"/>
    <w:rsid w:val="00FB7E6D"/>
    <w:rsid w:val="00FC2F24"/>
    <w:rsid w:val="00FC7DCE"/>
    <w:rsid w:val="00FD29E9"/>
    <w:rsid w:val="00FD599B"/>
    <w:rsid w:val="00FD5DCE"/>
    <w:rsid w:val="00FE3054"/>
    <w:rsid w:val="00FE4E7D"/>
    <w:rsid w:val="00FE6738"/>
    <w:rsid w:val="00FE6EC5"/>
    <w:rsid w:val="00FF3785"/>
    <w:rsid w:val="00FF45E7"/>
    <w:rsid w:val="00FF4EC9"/>
    <w:rsid w:val="00FF5292"/>
    <w:rsid w:val="00FF6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2C50"/>
  <w15:chartTrackingRefBased/>
  <w15:docId w15:val="{5BA4FD08-25D7-4E2E-BBCB-D1A8456B4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62D"/>
    <w:pPr>
      <w:spacing w:before="180" w:after="180"/>
    </w:pPr>
    <w:rPr>
      <w:rFonts w:ascii="Azo Sans" w:hAnsi="Azo Sans"/>
      <w:sz w:val="20"/>
    </w:rPr>
  </w:style>
  <w:style w:type="paragraph" w:styleId="Heading1">
    <w:name w:val="heading 1"/>
    <w:basedOn w:val="Normal"/>
    <w:next w:val="BodyText"/>
    <w:link w:val="Heading1Char"/>
    <w:autoRedefine/>
    <w:uiPriority w:val="9"/>
    <w:qFormat/>
    <w:rsid w:val="007D2BAB"/>
    <w:pPr>
      <w:keepNext/>
      <w:keepLines/>
      <w:pageBreakBefore/>
      <w:numPr>
        <w:numId w:val="3"/>
      </w:numPr>
      <w:spacing w:before="600" w:after="240"/>
      <w:outlineLvl w:val="0"/>
    </w:pPr>
    <w:rPr>
      <w:rFonts w:eastAsiaTheme="majorEastAsia" w:cstheme="majorBidi"/>
      <w:b/>
      <w:color w:val="103A60"/>
      <w:sz w:val="52"/>
      <w:szCs w:val="32"/>
    </w:rPr>
  </w:style>
  <w:style w:type="paragraph" w:styleId="Heading2">
    <w:name w:val="heading 2"/>
    <w:basedOn w:val="Normal"/>
    <w:next w:val="Normal"/>
    <w:link w:val="Heading2Char"/>
    <w:autoRedefine/>
    <w:uiPriority w:val="9"/>
    <w:unhideWhenUsed/>
    <w:qFormat/>
    <w:rsid w:val="006A696B"/>
    <w:pPr>
      <w:keepNext/>
      <w:keepLines/>
      <w:numPr>
        <w:ilvl w:val="1"/>
        <w:numId w:val="3"/>
      </w:numPr>
      <w:spacing w:before="480" w:after="240"/>
      <w:ind w:left="540"/>
      <w:outlineLvl w:val="1"/>
    </w:pPr>
    <w:rPr>
      <w:rFonts w:eastAsiaTheme="majorEastAsia" w:cstheme="majorBidi"/>
      <w:b/>
      <w:color w:val="3E6682"/>
      <w:sz w:val="40"/>
      <w:szCs w:val="26"/>
    </w:rPr>
  </w:style>
  <w:style w:type="paragraph" w:styleId="Heading3">
    <w:name w:val="heading 3"/>
    <w:basedOn w:val="Normal"/>
    <w:next w:val="Normal"/>
    <w:link w:val="Heading3Char"/>
    <w:autoRedefine/>
    <w:uiPriority w:val="9"/>
    <w:unhideWhenUsed/>
    <w:qFormat/>
    <w:rsid w:val="0083275C"/>
    <w:pPr>
      <w:keepNext/>
      <w:numPr>
        <w:ilvl w:val="2"/>
        <w:numId w:val="3"/>
      </w:numPr>
      <w:spacing w:before="360" w:after="240"/>
      <w:outlineLvl w:val="2"/>
    </w:pPr>
    <w:rPr>
      <w:rFonts w:eastAsiaTheme="majorEastAsia" w:cstheme="majorBidi"/>
      <w:b/>
      <w:color w:val="3E6682"/>
      <w:sz w:val="28"/>
      <w:szCs w:val="24"/>
    </w:rPr>
  </w:style>
  <w:style w:type="paragraph" w:styleId="Heading4">
    <w:name w:val="heading 4"/>
    <w:basedOn w:val="Normal"/>
    <w:next w:val="Normal"/>
    <w:link w:val="Heading4Char"/>
    <w:uiPriority w:val="9"/>
    <w:unhideWhenUsed/>
    <w:qFormat/>
    <w:rsid w:val="00874DFB"/>
    <w:pPr>
      <w:keepNext/>
      <w:keepLines/>
      <w:numPr>
        <w:ilvl w:val="3"/>
        <w:numId w:val="3"/>
      </w:numPr>
      <w:spacing w:before="40" w:after="0"/>
      <w:outlineLvl w:val="3"/>
    </w:pPr>
    <w:rPr>
      <w:rFonts w:eastAsiaTheme="majorEastAsia" w:cstheme="majorBidi"/>
      <w:b/>
      <w:i/>
      <w:iCs/>
      <w:color w:val="3E6682"/>
    </w:rPr>
  </w:style>
  <w:style w:type="paragraph" w:styleId="Heading5">
    <w:name w:val="heading 5"/>
    <w:basedOn w:val="Normal"/>
    <w:next w:val="Normal"/>
    <w:link w:val="Heading5Char"/>
    <w:uiPriority w:val="9"/>
    <w:semiHidden/>
    <w:unhideWhenUsed/>
    <w:qFormat/>
    <w:rsid w:val="0052009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009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009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00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00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BodyTextFirstIndent"/>
    <w:link w:val="CompactChar"/>
    <w:qFormat/>
    <w:rsid w:val="00EF478D"/>
    <w:pPr>
      <w:spacing w:after="0" w:line="240" w:lineRule="auto"/>
    </w:pPr>
    <w:rPr>
      <w:rFonts w:ascii="Consolas" w:hAnsi="Consolas"/>
      <w:color w:val="666486"/>
    </w:rPr>
  </w:style>
  <w:style w:type="character" w:customStyle="1" w:styleId="CompactChar">
    <w:name w:val="Compact Char"/>
    <w:basedOn w:val="BodyTextChar"/>
    <w:link w:val="Compact"/>
    <w:rsid w:val="00EF478D"/>
    <w:rPr>
      <w:rFonts w:ascii="Consolas" w:hAnsi="Consolas"/>
      <w:color w:val="666486"/>
      <w:sz w:val="20"/>
    </w:rPr>
  </w:style>
  <w:style w:type="paragraph" w:styleId="BodyText">
    <w:name w:val="Body Text"/>
    <w:basedOn w:val="Normal"/>
    <w:link w:val="BodyTextChar"/>
    <w:uiPriority w:val="99"/>
    <w:unhideWhenUsed/>
    <w:rsid w:val="00AD7AC6"/>
    <w:pPr>
      <w:spacing w:after="120"/>
    </w:pPr>
  </w:style>
  <w:style w:type="character" w:customStyle="1" w:styleId="BodyTextChar">
    <w:name w:val="Body Text Char"/>
    <w:basedOn w:val="DefaultParagraphFont"/>
    <w:link w:val="BodyText"/>
    <w:uiPriority w:val="99"/>
    <w:rsid w:val="00AD7AC6"/>
  </w:style>
  <w:style w:type="paragraph" w:styleId="BodyTextFirstIndent">
    <w:name w:val="Body Text First Indent"/>
    <w:basedOn w:val="BodyText"/>
    <w:link w:val="BodyTextFirstIndentChar"/>
    <w:uiPriority w:val="99"/>
    <w:semiHidden/>
    <w:unhideWhenUsed/>
    <w:rsid w:val="00AD7AC6"/>
    <w:pPr>
      <w:spacing w:after="160"/>
      <w:ind w:firstLine="360"/>
    </w:pPr>
  </w:style>
  <w:style w:type="character" w:customStyle="1" w:styleId="BodyTextFirstIndentChar">
    <w:name w:val="Body Text First Indent Char"/>
    <w:basedOn w:val="BodyTextChar"/>
    <w:link w:val="BodyTextFirstIndent"/>
    <w:uiPriority w:val="99"/>
    <w:semiHidden/>
    <w:rsid w:val="00AD7AC6"/>
  </w:style>
  <w:style w:type="paragraph" w:styleId="Header">
    <w:name w:val="header"/>
    <w:basedOn w:val="Normal"/>
    <w:link w:val="HeaderChar"/>
    <w:uiPriority w:val="99"/>
    <w:unhideWhenUsed/>
    <w:rsid w:val="001A5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6DA"/>
  </w:style>
  <w:style w:type="paragraph" w:styleId="Footer">
    <w:name w:val="footer"/>
    <w:basedOn w:val="Normal"/>
    <w:link w:val="FooterChar"/>
    <w:uiPriority w:val="99"/>
    <w:unhideWhenUsed/>
    <w:rsid w:val="001A5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6DA"/>
  </w:style>
  <w:style w:type="character" w:customStyle="1" w:styleId="Heading1Char">
    <w:name w:val="Heading 1 Char"/>
    <w:basedOn w:val="DefaultParagraphFont"/>
    <w:link w:val="Heading1"/>
    <w:uiPriority w:val="9"/>
    <w:rsid w:val="007D2BAB"/>
    <w:rPr>
      <w:rFonts w:ascii="Azo Sans" w:eastAsiaTheme="majorEastAsia" w:hAnsi="Azo Sans" w:cstheme="majorBidi"/>
      <w:b/>
      <w:color w:val="103A60"/>
      <w:sz w:val="52"/>
      <w:szCs w:val="32"/>
    </w:rPr>
  </w:style>
  <w:style w:type="paragraph" w:styleId="ListNumber">
    <w:name w:val="List Number"/>
    <w:basedOn w:val="Normal"/>
    <w:uiPriority w:val="99"/>
    <w:semiHidden/>
    <w:unhideWhenUsed/>
    <w:rsid w:val="000A494B"/>
    <w:pPr>
      <w:numPr>
        <w:numId w:val="1"/>
      </w:numPr>
      <w:contextualSpacing/>
    </w:pPr>
  </w:style>
  <w:style w:type="paragraph" w:styleId="ListParagraph">
    <w:name w:val="List Paragraph"/>
    <w:basedOn w:val="Normal"/>
    <w:next w:val="ListBullet"/>
    <w:uiPriority w:val="34"/>
    <w:qFormat/>
    <w:rsid w:val="00040D77"/>
    <w:pPr>
      <w:numPr>
        <w:numId w:val="5"/>
      </w:numPr>
      <w:contextualSpacing/>
    </w:pPr>
  </w:style>
  <w:style w:type="paragraph" w:styleId="ListBullet">
    <w:name w:val="List Bullet"/>
    <w:basedOn w:val="Normal"/>
    <w:uiPriority w:val="99"/>
    <w:unhideWhenUsed/>
    <w:rsid w:val="00613DA5"/>
    <w:pPr>
      <w:numPr>
        <w:numId w:val="2"/>
      </w:numPr>
      <w:contextualSpacing/>
    </w:pPr>
  </w:style>
  <w:style w:type="paragraph" w:customStyle="1" w:styleId="FirstParagraph">
    <w:name w:val="First Paragraph"/>
    <w:basedOn w:val="BodyText"/>
    <w:next w:val="BodyText"/>
    <w:qFormat/>
    <w:rsid w:val="003F22B4"/>
    <w:pPr>
      <w:spacing w:after="180" w:line="240" w:lineRule="auto"/>
    </w:pPr>
    <w:rPr>
      <w:kern w:val="0"/>
      <w:szCs w:val="24"/>
      <w14:ligatures w14:val="none"/>
    </w:rPr>
  </w:style>
  <w:style w:type="character" w:styleId="Hyperlink">
    <w:name w:val="Hyperlink"/>
    <w:basedOn w:val="DefaultParagraphFont"/>
    <w:uiPriority w:val="99"/>
    <w:rsid w:val="00040D77"/>
    <w:rPr>
      <w:rFonts w:ascii="Ebrima" w:hAnsi="Ebrima"/>
      <w:color w:val="789D4B"/>
      <w:sz w:val="20"/>
    </w:rPr>
  </w:style>
  <w:style w:type="paragraph" w:styleId="Title">
    <w:name w:val="Title"/>
    <w:basedOn w:val="Normal"/>
    <w:next w:val="Normal"/>
    <w:link w:val="TitleChar"/>
    <w:autoRedefine/>
    <w:uiPriority w:val="10"/>
    <w:qFormat/>
    <w:rsid w:val="007D3484"/>
    <w:pPr>
      <w:spacing w:before="0" w:after="720" w:line="240" w:lineRule="auto"/>
      <w:contextualSpacing/>
    </w:pPr>
    <w:rPr>
      <w:rFonts w:eastAsiaTheme="majorEastAsia" w:cstheme="majorBidi"/>
      <w:b/>
      <w:smallCaps/>
      <w:spacing w:val="-10"/>
      <w:kern w:val="28"/>
      <w:sz w:val="56"/>
      <w:szCs w:val="56"/>
    </w:rPr>
  </w:style>
  <w:style w:type="character" w:customStyle="1" w:styleId="TitleChar">
    <w:name w:val="Title Char"/>
    <w:basedOn w:val="DefaultParagraphFont"/>
    <w:link w:val="Title"/>
    <w:uiPriority w:val="10"/>
    <w:rsid w:val="007D3484"/>
    <w:rPr>
      <w:rFonts w:ascii="Azo Sans" w:eastAsiaTheme="majorEastAsia" w:hAnsi="Azo Sans" w:cstheme="majorBidi"/>
      <w:b/>
      <w:smallCaps/>
      <w:spacing w:val="-10"/>
      <w:kern w:val="28"/>
      <w:sz w:val="56"/>
      <w:szCs w:val="56"/>
    </w:rPr>
  </w:style>
  <w:style w:type="paragraph" w:customStyle="1" w:styleId="AuthorDate">
    <w:name w:val="Author &amp; Date"/>
    <w:basedOn w:val="Normal"/>
    <w:link w:val="AuthorDateChar"/>
    <w:qFormat/>
    <w:rsid w:val="00706FB3"/>
    <w:pPr>
      <w:spacing w:line="360" w:lineRule="auto"/>
    </w:pPr>
    <w:rPr>
      <w:szCs w:val="20"/>
    </w:rPr>
  </w:style>
  <w:style w:type="character" w:customStyle="1" w:styleId="AuthorDateChar">
    <w:name w:val="Author &amp; Date Char"/>
    <w:basedOn w:val="DefaultParagraphFont"/>
    <w:link w:val="AuthorDate"/>
    <w:rsid w:val="00706FB3"/>
    <w:rPr>
      <w:rFonts w:ascii="Azo Sans" w:hAnsi="Azo Sans"/>
      <w:sz w:val="20"/>
      <w:szCs w:val="20"/>
    </w:rPr>
  </w:style>
  <w:style w:type="character" w:customStyle="1" w:styleId="VerbatimChar">
    <w:name w:val="Verbatim Char"/>
    <w:basedOn w:val="DefaultParagraphFont"/>
    <w:link w:val="SourceCode"/>
    <w:rsid w:val="00706FB3"/>
    <w:rPr>
      <w:rFonts w:ascii="Consolas" w:hAnsi="Consolas"/>
      <w:color w:val="666486"/>
      <w:shd w:val="clear" w:color="auto" w:fill="F1F3F5"/>
    </w:rPr>
  </w:style>
  <w:style w:type="paragraph" w:customStyle="1" w:styleId="SourceCode">
    <w:name w:val="Source Code"/>
    <w:basedOn w:val="Normal"/>
    <w:link w:val="VerbatimChar"/>
    <w:rsid w:val="00706FB3"/>
    <w:pPr>
      <w:shd w:val="clear" w:color="auto" w:fill="F1F3F5"/>
      <w:wordWrap w:val="0"/>
      <w:spacing w:before="0" w:after="200" w:line="240" w:lineRule="auto"/>
    </w:pPr>
    <w:rPr>
      <w:rFonts w:ascii="Consolas" w:hAnsi="Consolas"/>
      <w:color w:val="666486"/>
      <w:sz w:val="22"/>
    </w:rPr>
  </w:style>
  <w:style w:type="paragraph" w:customStyle="1" w:styleId="FileName">
    <w:name w:val="File Name"/>
    <w:basedOn w:val="Normal"/>
    <w:link w:val="FileNameChar"/>
    <w:rsid w:val="00706FB3"/>
  </w:style>
  <w:style w:type="character" w:customStyle="1" w:styleId="FileNameChar">
    <w:name w:val="File Name Char"/>
    <w:basedOn w:val="DefaultParagraphFont"/>
    <w:link w:val="FileName"/>
    <w:rsid w:val="00706FB3"/>
    <w:rPr>
      <w:rFonts w:ascii="Azo Sans" w:hAnsi="Azo Sans"/>
      <w:sz w:val="20"/>
    </w:rPr>
  </w:style>
  <w:style w:type="character" w:customStyle="1" w:styleId="Heading2Char">
    <w:name w:val="Heading 2 Char"/>
    <w:basedOn w:val="DefaultParagraphFont"/>
    <w:link w:val="Heading2"/>
    <w:uiPriority w:val="9"/>
    <w:rsid w:val="006A696B"/>
    <w:rPr>
      <w:rFonts w:ascii="Azo Sans" w:eastAsiaTheme="majorEastAsia" w:hAnsi="Azo Sans" w:cstheme="majorBidi"/>
      <w:b/>
      <w:color w:val="3E6682"/>
      <w:sz w:val="40"/>
      <w:szCs w:val="26"/>
    </w:rPr>
  </w:style>
  <w:style w:type="character" w:customStyle="1" w:styleId="Heading3Char">
    <w:name w:val="Heading 3 Char"/>
    <w:basedOn w:val="DefaultParagraphFont"/>
    <w:link w:val="Heading3"/>
    <w:uiPriority w:val="9"/>
    <w:rsid w:val="0083275C"/>
    <w:rPr>
      <w:rFonts w:ascii="Azo Sans" w:eastAsiaTheme="majorEastAsia" w:hAnsi="Azo Sans" w:cstheme="majorBidi"/>
      <w:b/>
      <w:color w:val="3E6682"/>
      <w:sz w:val="28"/>
      <w:szCs w:val="24"/>
    </w:rPr>
  </w:style>
  <w:style w:type="character" w:customStyle="1" w:styleId="Heading4Char">
    <w:name w:val="Heading 4 Char"/>
    <w:basedOn w:val="DefaultParagraphFont"/>
    <w:link w:val="Heading4"/>
    <w:uiPriority w:val="9"/>
    <w:rsid w:val="00874DFB"/>
    <w:rPr>
      <w:rFonts w:ascii="Azo Sans" w:eastAsiaTheme="majorEastAsia" w:hAnsi="Azo Sans" w:cstheme="majorBidi"/>
      <w:b/>
      <w:i/>
      <w:iCs/>
      <w:color w:val="3E6682"/>
      <w:sz w:val="20"/>
    </w:rPr>
  </w:style>
  <w:style w:type="character" w:customStyle="1" w:styleId="Heading5Char">
    <w:name w:val="Heading 5 Char"/>
    <w:basedOn w:val="DefaultParagraphFont"/>
    <w:link w:val="Heading5"/>
    <w:uiPriority w:val="9"/>
    <w:semiHidden/>
    <w:rsid w:val="00520091"/>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520091"/>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520091"/>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5200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0091"/>
    <w:rPr>
      <w:rFonts w:asciiTheme="majorHAnsi" w:eastAsiaTheme="majorEastAsia" w:hAnsiTheme="majorHAnsi" w:cstheme="majorBidi"/>
      <w:i/>
      <w:iCs/>
      <w:color w:val="272727" w:themeColor="text1" w:themeTint="D8"/>
      <w:sz w:val="21"/>
      <w:szCs w:val="21"/>
    </w:rPr>
  </w:style>
  <w:style w:type="table" w:customStyle="1" w:styleId="Table">
    <w:name w:val="Table"/>
    <w:basedOn w:val="TableGrid"/>
    <w:unhideWhenUsed/>
    <w:qFormat/>
    <w:rsid w:val="00520091"/>
    <w:pPr>
      <w:spacing w:after="200"/>
    </w:pPr>
    <w:rPr>
      <w:rFonts w:ascii="Azo Sans" w:hAnsi="Azo Sans"/>
      <w:kern w:val="0"/>
      <w:sz w:val="20"/>
      <w:szCs w:val="20"/>
      <w14:ligatures w14:val="none"/>
    </w:rPr>
    <w:tblPr>
      <w:tblStyleRowBandSize w:val="1"/>
    </w:tblPr>
    <w:tcPr>
      <w:shd w:val="clear" w:color="auto" w:fill="auto"/>
    </w:tcPr>
    <w:tblStylePr w:type="firstRow">
      <w:rPr>
        <w:b w:val="0"/>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FFFFFF" w:themeFill="background1"/>
      </w:tcPr>
    </w:tblStylePr>
  </w:style>
  <w:style w:type="table" w:styleId="TableGrid">
    <w:name w:val="Table Grid"/>
    <w:basedOn w:val="TableNormal"/>
    <w:uiPriority w:val="39"/>
    <w:rsid w:val="00520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aliases w:val="RTP Table"/>
    <w:basedOn w:val="GridTable1Light"/>
    <w:uiPriority w:val="41"/>
    <w:rsid w:val="00E1187C"/>
    <w:pPr>
      <w:spacing w:before="120" w:after="480"/>
    </w:pPr>
    <w:rPr>
      <w:rFonts w:ascii="Azo Sans" w:hAnsi="Azo Sans"/>
      <w:kern w:val="0"/>
      <w:sz w:val="16"/>
      <w:szCs w:val="20"/>
      <w14:ligatures w14:val="none"/>
    </w:rPr>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blStylePr w:type="firstRow">
      <w:rPr>
        <w:rFonts w:ascii="Azo Sans" w:hAnsi="Azo Sans"/>
        <w:b/>
        <w:bCs/>
        <w:color w:val="FFFFFF" w:themeColor="background1"/>
        <w:sz w:val="16"/>
      </w:rPr>
      <w:tblPr/>
      <w:tcPr>
        <w:tcBorders>
          <w:bottom w:val="single" w:sz="12" w:space="0" w:color="666666" w:themeColor="text1" w:themeTint="99"/>
        </w:tcBorders>
        <w:shd w:val="clear" w:color="auto" w:fill="3E6682"/>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character" w:styleId="IntenseReference">
    <w:name w:val="Intense Reference"/>
    <w:basedOn w:val="DefaultParagraphFont"/>
    <w:uiPriority w:val="32"/>
    <w:rsid w:val="008E2C26"/>
    <w:rPr>
      <w:b/>
      <w:bCs/>
      <w:smallCaps/>
      <w:color w:val="4472C4" w:themeColor="accent1"/>
      <w:spacing w:val="5"/>
    </w:rPr>
  </w:style>
  <w:style w:type="table" w:styleId="GridTable1Light">
    <w:name w:val="Grid Table 1 Light"/>
    <w:basedOn w:val="TableNormal"/>
    <w:uiPriority w:val="46"/>
    <w:rsid w:val="005200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Font">
    <w:name w:val="Table Font"/>
    <w:basedOn w:val="Normal"/>
    <w:qFormat/>
    <w:rsid w:val="00E1187C"/>
    <w:pPr>
      <w:spacing w:before="60" w:after="60" w:line="240" w:lineRule="auto"/>
    </w:pPr>
    <w:rPr>
      <w:bCs/>
      <w:sz w:val="16"/>
    </w:rPr>
  </w:style>
  <w:style w:type="paragraph" w:styleId="Caption">
    <w:name w:val="caption"/>
    <w:basedOn w:val="Normal"/>
    <w:next w:val="Normal"/>
    <w:link w:val="CaptionChar"/>
    <w:uiPriority w:val="35"/>
    <w:unhideWhenUsed/>
    <w:rsid w:val="00715475"/>
    <w:pPr>
      <w:spacing w:before="0" w:after="200" w:line="240" w:lineRule="auto"/>
    </w:pPr>
    <w:rPr>
      <w:i/>
      <w:iCs/>
      <w:color w:val="44546A" w:themeColor="text2"/>
      <w:sz w:val="18"/>
      <w:szCs w:val="18"/>
    </w:rPr>
  </w:style>
  <w:style w:type="paragraph" w:customStyle="1" w:styleId="TableFigureCaptions">
    <w:name w:val="Table &amp; Figure Captions"/>
    <w:basedOn w:val="Caption"/>
    <w:link w:val="TableFigureCaptionsChar"/>
    <w:autoRedefine/>
    <w:qFormat/>
    <w:rsid w:val="00496AA7"/>
    <w:pPr>
      <w:keepNext/>
      <w:tabs>
        <w:tab w:val="left" w:pos="5400"/>
      </w:tabs>
      <w:spacing w:before="120" w:after="120"/>
      <w:jc w:val="center"/>
    </w:pPr>
    <w:rPr>
      <w:rFonts w:ascii="Avenir Next LT Pro Light" w:hAnsi="Avenir Next LT Pro Light"/>
      <w:color w:val="0D0D0D" w:themeColor="text1" w:themeTint="F2"/>
      <w:sz w:val="22"/>
    </w:rPr>
  </w:style>
  <w:style w:type="character" w:customStyle="1" w:styleId="CaptionChar">
    <w:name w:val="Caption Char"/>
    <w:basedOn w:val="DefaultParagraphFont"/>
    <w:link w:val="Caption"/>
    <w:uiPriority w:val="35"/>
    <w:rsid w:val="00715475"/>
    <w:rPr>
      <w:rFonts w:ascii="Azo Sans" w:hAnsi="Azo Sans"/>
      <w:i/>
      <w:iCs/>
      <w:color w:val="44546A" w:themeColor="text2"/>
      <w:sz w:val="18"/>
      <w:szCs w:val="18"/>
    </w:rPr>
  </w:style>
  <w:style w:type="character" w:customStyle="1" w:styleId="TableFigureCaptionsChar">
    <w:name w:val="Table &amp; Figure Captions Char"/>
    <w:basedOn w:val="CaptionChar"/>
    <w:link w:val="TableFigureCaptions"/>
    <w:rsid w:val="00496AA7"/>
    <w:rPr>
      <w:rFonts w:ascii="Avenir Next LT Pro Light" w:hAnsi="Avenir Next LT Pro Light"/>
      <w:i/>
      <w:iCs/>
      <w:color w:val="0D0D0D" w:themeColor="text1" w:themeTint="F2"/>
      <w:sz w:val="18"/>
      <w:szCs w:val="18"/>
    </w:rPr>
  </w:style>
  <w:style w:type="paragraph" w:customStyle="1" w:styleId="TableCaption">
    <w:name w:val="Table Caption"/>
    <w:basedOn w:val="Caption"/>
    <w:rsid w:val="00F51184"/>
    <w:pPr>
      <w:spacing w:before="240" w:after="240"/>
      <w:jc w:val="center"/>
    </w:pPr>
    <w:rPr>
      <w:rFonts w:ascii="Ebrima" w:hAnsi="Ebrima"/>
      <w:i w:val="0"/>
      <w:iCs w:val="0"/>
      <w:color w:val="auto"/>
      <w:kern w:val="0"/>
      <w:sz w:val="20"/>
      <w:szCs w:val="24"/>
      <w14:ligatures w14:val="none"/>
    </w:rPr>
  </w:style>
  <w:style w:type="paragraph" w:customStyle="1" w:styleId="ImageCaption">
    <w:name w:val="Image Caption"/>
    <w:basedOn w:val="Caption"/>
    <w:rsid w:val="00F561BB"/>
    <w:pPr>
      <w:widowControl w:val="0"/>
      <w:spacing w:before="240" w:after="240"/>
      <w:jc w:val="center"/>
    </w:pPr>
    <w:rPr>
      <w:rFonts w:ascii="Ebrima" w:hAnsi="Ebrima"/>
      <w:i w:val="0"/>
      <w:iCs w:val="0"/>
      <w:color w:val="auto"/>
      <w:kern w:val="0"/>
      <w:sz w:val="20"/>
      <w:szCs w:val="24"/>
      <w14:ligatures w14:val="none"/>
    </w:rPr>
  </w:style>
  <w:style w:type="paragraph" w:styleId="TOCHeading">
    <w:name w:val="TOC Heading"/>
    <w:basedOn w:val="Heading1"/>
    <w:next w:val="Normal"/>
    <w:uiPriority w:val="39"/>
    <w:unhideWhenUsed/>
    <w:qFormat/>
    <w:rsid w:val="004561CC"/>
    <w:pPr>
      <w:pageBreakBefore w:val="0"/>
      <w:numPr>
        <w:numId w:val="0"/>
      </w:numPr>
      <w:spacing w:before="240" w:after="480"/>
      <w:outlineLvl w:val="9"/>
    </w:pPr>
    <w:rPr>
      <w:kern w:val="0"/>
      <w:sz w:val="56"/>
      <w14:ligatures w14:val="none"/>
    </w:rPr>
  </w:style>
  <w:style w:type="paragraph" w:styleId="TOC1">
    <w:name w:val="toc 1"/>
    <w:basedOn w:val="Normal"/>
    <w:next w:val="Normal"/>
    <w:autoRedefine/>
    <w:uiPriority w:val="39"/>
    <w:unhideWhenUsed/>
    <w:rsid w:val="00AF1333"/>
    <w:pPr>
      <w:tabs>
        <w:tab w:val="left" w:pos="216"/>
        <w:tab w:val="right" w:leader="dot" w:pos="9350"/>
      </w:tabs>
      <w:spacing w:before="0" w:after="0" w:line="240" w:lineRule="auto"/>
    </w:pPr>
    <w:rPr>
      <w:b/>
      <w:bCs/>
      <w:noProof/>
    </w:rPr>
  </w:style>
  <w:style w:type="paragraph" w:styleId="TOC2">
    <w:name w:val="toc 2"/>
    <w:basedOn w:val="Normal"/>
    <w:next w:val="Normal"/>
    <w:autoRedefine/>
    <w:uiPriority w:val="39"/>
    <w:unhideWhenUsed/>
    <w:rsid w:val="00AF1333"/>
    <w:pPr>
      <w:tabs>
        <w:tab w:val="left" w:pos="533"/>
        <w:tab w:val="right" w:leader="dot" w:pos="9346"/>
      </w:tabs>
      <w:spacing w:before="0" w:after="0"/>
      <w:ind w:left="202"/>
    </w:pPr>
  </w:style>
  <w:style w:type="paragraph" w:styleId="TOC3">
    <w:name w:val="toc 3"/>
    <w:basedOn w:val="Normal"/>
    <w:next w:val="Normal"/>
    <w:autoRedefine/>
    <w:uiPriority w:val="39"/>
    <w:unhideWhenUsed/>
    <w:rsid w:val="00AF1333"/>
    <w:pPr>
      <w:tabs>
        <w:tab w:val="left" w:pos="1008"/>
        <w:tab w:val="right" w:leader="dot" w:pos="9346"/>
      </w:tabs>
      <w:spacing w:before="0" w:after="0"/>
      <w:ind w:left="533"/>
    </w:pPr>
  </w:style>
  <w:style w:type="paragraph" w:styleId="TableofFigures">
    <w:name w:val="table of figures"/>
    <w:basedOn w:val="Normal"/>
    <w:next w:val="Normal"/>
    <w:uiPriority w:val="99"/>
    <w:unhideWhenUsed/>
    <w:rsid w:val="00E5055F"/>
    <w:pPr>
      <w:tabs>
        <w:tab w:val="left" w:pos="1152"/>
        <w:tab w:val="right" w:leader="dot" w:pos="9346"/>
      </w:tabs>
      <w:spacing w:before="0" w:after="0"/>
    </w:pPr>
  </w:style>
  <w:style w:type="character" w:styleId="UnresolvedMention">
    <w:name w:val="Unresolved Mention"/>
    <w:basedOn w:val="DefaultParagraphFont"/>
    <w:uiPriority w:val="99"/>
    <w:semiHidden/>
    <w:unhideWhenUsed/>
    <w:rsid w:val="0047141B"/>
    <w:rPr>
      <w:color w:val="605E5C"/>
      <w:shd w:val="clear" w:color="auto" w:fill="E1DFDD"/>
    </w:rPr>
  </w:style>
  <w:style w:type="character" w:styleId="FollowedHyperlink">
    <w:name w:val="FollowedHyperlink"/>
    <w:basedOn w:val="DefaultParagraphFont"/>
    <w:uiPriority w:val="99"/>
    <w:semiHidden/>
    <w:unhideWhenUsed/>
    <w:rsid w:val="0047141B"/>
    <w:rPr>
      <w:color w:val="954F72" w:themeColor="followedHyperlink"/>
      <w:u w:val="single"/>
    </w:rPr>
  </w:style>
  <w:style w:type="paragraph" w:customStyle="1" w:styleId="TableFigureHyperlink">
    <w:name w:val="Table &amp; Figure Hyperlink"/>
    <w:basedOn w:val="Normal"/>
    <w:link w:val="TableFigureHyperlinkChar"/>
    <w:qFormat/>
    <w:rsid w:val="0047141B"/>
    <w:rPr>
      <w:color w:val="538135" w:themeColor="accent6" w:themeShade="BF"/>
    </w:rPr>
  </w:style>
  <w:style w:type="character" w:customStyle="1" w:styleId="TableFigureHyperlinkChar">
    <w:name w:val="Table &amp; Figure Hyperlink Char"/>
    <w:basedOn w:val="DefaultParagraphFont"/>
    <w:link w:val="TableFigureHyperlink"/>
    <w:rsid w:val="0047141B"/>
    <w:rPr>
      <w:rFonts w:ascii="Azo Sans" w:hAnsi="Azo Sans"/>
      <w:color w:val="538135" w:themeColor="accent6" w:themeShade="BF"/>
      <w:sz w:val="20"/>
    </w:rPr>
  </w:style>
  <w:style w:type="numbering" w:customStyle="1" w:styleId="Style1">
    <w:name w:val="Style1"/>
    <w:uiPriority w:val="99"/>
    <w:rsid w:val="00C1120D"/>
    <w:pPr>
      <w:numPr>
        <w:numId w:val="4"/>
      </w:numPr>
    </w:pPr>
  </w:style>
  <w:style w:type="character" w:styleId="CommentReference">
    <w:name w:val="annotation reference"/>
    <w:basedOn w:val="DefaultParagraphFont"/>
    <w:uiPriority w:val="99"/>
    <w:semiHidden/>
    <w:unhideWhenUsed/>
    <w:rsid w:val="00AF1333"/>
    <w:rPr>
      <w:sz w:val="16"/>
      <w:szCs w:val="16"/>
    </w:rPr>
  </w:style>
  <w:style w:type="paragraph" w:styleId="CommentText">
    <w:name w:val="annotation text"/>
    <w:basedOn w:val="Normal"/>
    <w:link w:val="CommentTextChar"/>
    <w:uiPriority w:val="99"/>
    <w:unhideWhenUsed/>
    <w:rsid w:val="00AF1333"/>
    <w:pPr>
      <w:spacing w:line="240" w:lineRule="auto"/>
    </w:pPr>
    <w:rPr>
      <w:szCs w:val="20"/>
    </w:rPr>
  </w:style>
  <w:style w:type="character" w:customStyle="1" w:styleId="CommentTextChar">
    <w:name w:val="Comment Text Char"/>
    <w:basedOn w:val="DefaultParagraphFont"/>
    <w:link w:val="CommentText"/>
    <w:uiPriority w:val="99"/>
    <w:rsid w:val="00AF1333"/>
    <w:rPr>
      <w:rFonts w:ascii="Azo Sans" w:hAnsi="Azo Sans"/>
      <w:sz w:val="20"/>
      <w:szCs w:val="20"/>
    </w:rPr>
  </w:style>
  <w:style w:type="paragraph" w:styleId="CommentSubject">
    <w:name w:val="annotation subject"/>
    <w:basedOn w:val="CommentText"/>
    <w:next w:val="CommentText"/>
    <w:link w:val="CommentSubjectChar"/>
    <w:uiPriority w:val="99"/>
    <w:semiHidden/>
    <w:unhideWhenUsed/>
    <w:rsid w:val="00AF1333"/>
    <w:rPr>
      <w:b/>
      <w:bCs/>
    </w:rPr>
  </w:style>
  <w:style w:type="character" w:customStyle="1" w:styleId="CommentSubjectChar">
    <w:name w:val="Comment Subject Char"/>
    <w:basedOn w:val="CommentTextChar"/>
    <w:link w:val="CommentSubject"/>
    <w:uiPriority w:val="99"/>
    <w:semiHidden/>
    <w:rsid w:val="00AF1333"/>
    <w:rPr>
      <w:rFonts w:ascii="Azo Sans" w:hAnsi="Azo Sans"/>
      <w:b/>
      <w:bCs/>
      <w:sz w:val="20"/>
      <w:szCs w:val="20"/>
    </w:rPr>
  </w:style>
  <w:style w:type="paragraph" w:styleId="NoSpacing">
    <w:name w:val="No Spacing"/>
    <w:link w:val="NoSpacingChar"/>
    <w:uiPriority w:val="1"/>
    <w:qFormat/>
    <w:rsid w:val="00E32BD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32BD3"/>
    <w:rPr>
      <w:rFonts w:eastAsiaTheme="minorEastAsia"/>
      <w:kern w:val="0"/>
      <w14:ligatures w14:val="none"/>
    </w:rPr>
  </w:style>
  <w:style w:type="table" w:styleId="PlainTable2">
    <w:name w:val="Plain Table 2"/>
    <w:basedOn w:val="TableNormal"/>
    <w:uiPriority w:val="42"/>
    <w:rsid w:val="00E118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BD556C"/>
    <w:pPr>
      <w:spacing w:after="0" w:line="240" w:lineRule="auto"/>
    </w:pPr>
    <w:rPr>
      <w:rFonts w:ascii="Azo Sans" w:hAnsi="Azo Sans"/>
      <w:sz w:val="20"/>
    </w:rPr>
  </w:style>
  <w:style w:type="paragraph" w:styleId="FootnoteText">
    <w:name w:val="footnote text"/>
    <w:basedOn w:val="Normal"/>
    <w:link w:val="FootnoteTextChar"/>
    <w:uiPriority w:val="99"/>
    <w:semiHidden/>
    <w:unhideWhenUsed/>
    <w:rsid w:val="00A011C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011CA"/>
    <w:rPr>
      <w:rFonts w:ascii="Azo Sans" w:hAnsi="Azo Sans"/>
      <w:sz w:val="20"/>
      <w:szCs w:val="20"/>
    </w:rPr>
  </w:style>
  <w:style w:type="character" w:styleId="FootnoteReference">
    <w:name w:val="footnote reference"/>
    <w:basedOn w:val="DefaultParagraphFont"/>
    <w:uiPriority w:val="99"/>
    <w:semiHidden/>
    <w:unhideWhenUsed/>
    <w:rsid w:val="00A011CA"/>
    <w:rPr>
      <w:vertAlign w:val="superscript"/>
    </w:rPr>
  </w:style>
  <w:style w:type="paragraph" w:styleId="NormalWeb">
    <w:name w:val="Normal (Web)"/>
    <w:basedOn w:val="Normal"/>
    <w:uiPriority w:val="99"/>
    <w:unhideWhenUsed/>
    <w:rsid w:val="00BC51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73686">
      <w:bodyDiv w:val="1"/>
      <w:marLeft w:val="0"/>
      <w:marRight w:val="0"/>
      <w:marTop w:val="0"/>
      <w:marBottom w:val="0"/>
      <w:divBdr>
        <w:top w:val="none" w:sz="0" w:space="0" w:color="auto"/>
        <w:left w:val="none" w:sz="0" w:space="0" w:color="auto"/>
        <w:bottom w:val="none" w:sz="0" w:space="0" w:color="auto"/>
        <w:right w:val="none" w:sz="0" w:space="0" w:color="auto"/>
      </w:divBdr>
      <w:divsChild>
        <w:div w:id="1890258575">
          <w:marLeft w:val="0"/>
          <w:marRight w:val="0"/>
          <w:marTop w:val="0"/>
          <w:marBottom w:val="0"/>
          <w:divBdr>
            <w:top w:val="none" w:sz="0" w:space="0" w:color="auto"/>
            <w:left w:val="none" w:sz="0" w:space="0" w:color="auto"/>
            <w:bottom w:val="none" w:sz="0" w:space="0" w:color="auto"/>
            <w:right w:val="none" w:sz="0" w:space="0" w:color="auto"/>
          </w:divBdr>
          <w:divsChild>
            <w:div w:id="2143309117">
              <w:marLeft w:val="0"/>
              <w:marRight w:val="0"/>
              <w:marTop w:val="0"/>
              <w:marBottom w:val="0"/>
              <w:divBdr>
                <w:top w:val="none" w:sz="0" w:space="0" w:color="auto"/>
                <w:left w:val="none" w:sz="0" w:space="0" w:color="auto"/>
                <w:bottom w:val="none" w:sz="0" w:space="0" w:color="auto"/>
                <w:right w:val="none" w:sz="0" w:space="0" w:color="auto"/>
              </w:divBdr>
            </w:div>
            <w:div w:id="978073912">
              <w:marLeft w:val="0"/>
              <w:marRight w:val="0"/>
              <w:marTop w:val="0"/>
              <w:marBottom w:val="0"/>
              <w:divBdr>
                <w:top w:val="none" w:sz="0" w:space="0" w:color="auto"/>
                <w:left w:val="none" w:sz="0" w:space="0" w:color="auto"/>
                <w:bottom w:val="none" w:sz="0" w:space="0" w:color="auto"/>
                <w:right w:val="none" w:sz="0" w:space="0" w:color="auto"/>
              </w:divBdr>
            </w:div>
            <w:div w:id="786705129">
              <w:marLeft w:val="0"/>
              <w:marRight w:val="0"/>
              <w:marTop w:val="0"/>
              <w:marBottom w:val="0"/>
              <w:divBdr>
                <w:top w:val="none" w:sz="0" w:space="0" w:color="auto"/>
                <w:left w:val="none" w:sz="0" w:space="0" w:color="auto"/>
                <w:bottom w:val="none" w:sz="0" w:space="0" w:color="auto"/>
                <w:right w:val="none" w:sz="0" w:space="0" w:color="auto"/>
              </w:divBdr>
            </w:div>
            <w:div w:id="1154102882">
              <w:marLeft w:val="0"/>
              <w:marRight w:val="0"/>
              <w:marTop w:val="0"/>
              <w:marBottom w:val="0"/>
              <w:divBdr>
                <w:top w:val="none" w:sz="0" w:space="0" w:color="auto"/>
                <w:left w:val="none" w:sz="0" w:space="0" w:color="auto"/>
                <w:bottom w:val="none" w:sz="0" w:space="0" w:color="auto"/>
                <w:right w:val="none" w:sz="0" w:space="0" w:color="auto"/>
              </w:divBdr>
            </w:div>
            <w:div w:id="1418550705">
              <w:marLeft w:val="0"/>
              <w:marRight w:val="0"/>
              <w:marTop w:val="0"/>
              <w:marBottom w:val="0"/>
              <w:divBdr>
                <w:top w:val="none" w:sz="0" w:space="0" w:color="auto"/>
                <w:left w:val="none" w:sz="0" w:space="0" w:color="auto"/>
                <w:bottom w:val="none" w:sz="0" w:space="0" w:color="auto"/>
                <w:right w:val="none" w:sz="0" w:space="0" w:color="auto"/>
              </w:divBdr>
            </w:div>
            <w:div w:id="1952319411">
              <w:marLeft w:val="0"/>
              <w:marRight w:val="0"/>
              <w:marTop w:val="0"/>
              <w:marBottom w:val="0"/>
              <w:divBdr>
                <w:top w:val="none" w:sz="0" w:space="0" w:color="auto"/>
                <w:left w:val="none" w:sz="0" w:space="0" w:color="auto"/>
                <w:bottom w:val="none" w:sz="0" w:space="0" w:color="auto"/>
                <w:right w:val="none" w:sz="0" w:space="0" w:color="auto"/>
              </w:divBdr>
            </w:div>
            <w:div w:id="17989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0707">
      <w:bodyDiv w:val="1"/>
      <w:marLeft w:val="0"/>
      <w:marRight w:val="0"/>
      <w:marTop w:val="0"/>
      <w:marBottom w:val="0"/>
      <w:divBdr>
        <w:top w:val="none" w:sz="0" w:space="0" w:color="auto"/>
        <w:left w:val="none" w:sz="0" w:space="0" w:color="auto"/>
        <w:bottom w:val="none" w:sz="0" w:space="0" w:color="auto"/>
        <w:right w:val="none" w:sz="0" w:space="0" w:color="auto"/>
      </w:divBdr>
      <w:divsChild>
        <w:div w:id="121845016">
          <w:marLeft w:val="0"/>
          <w:marRight w:val="0"/>
          <w:marTop w:val="0"/>
          <w:marBottom w:val="0"/>
          <w:divBdr>
            <w:top w:val="none" w:sz="0" w:space="0" w:color="auto"/>
            <w:left w:val="none" w:sz="0" w:space="0" w:color="auto"/>
            <w:bottom w:val="none" w:sz="0" w:space="0" w:color="auto"/>
            <w:right w:val="none" w:sz="0" w:space="0" w:color="auto"/>
          </w:divBdr>
          <w:divsChild>
            <w:div w:id="3496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6961">
      <w:bodyDiv w:val="1"/>
      <w:marLeft w:val="0"/>
      <w:marRight w:val="0"/>
      <w:marTop w:val="0"/>
      <w:marBottom w:val="0"/>
      <w:divBdr>
        <w:top w:val="none" w:sz="0" w:space="0" w:color="auto"/>
        <w:left w:val="none" w:sz="0" w:space="0" w:color="auto"/>
        <w:bottom w:val="none" w:sz="0" w:space="0" w:color="auto"/>
        <w:right w:val="none" w:sz="0" w:space="0" w:color="auto"/>
      </w:divBdr>
      <w:divsChild>
        <w:div w:id="371803574">
          <w:marLeft w:val="0"/>
          <w:marRight w:val="0"/>
          <w:marTop w:val="0"/>
          <w:marBottom w:val="0"/>
          <w:divBdr>
            <w:top w:val="none" w:sz="0" w:space="0" w:color="auto"/>
            <w:left w:val="none" w:sz="0" w:space="0" w:color="auto"/>
            <w:bottom w:val="none" w:sz="0" w:space="0" w:color="auto"/>
            <w:right w:val="none" w:sz="0" w:space="0" w:color="auto"/>
          </w:divBdr>
          <w:divsChild>
            <w:div w:id="1771973704">
              <w:marLeft w:val="0"/>
              <w:marRight w:val="0"/>
              <w:marTop w:val="0"/>
              <w:marBottom w:val="0"/>
              <w:divBdr>
                <w:top w:val="none" w:sz="0" w:space="0" w:color="auto"/>
                <w:left w:val="none" w:sz="0" w:space="0" w:color="auto"/>
                <w:bottom w:val="none" w:sz="0" w:space="0" w:color="auto"/>
                <w:right w:val="none" w:sz="0" w:space="0" w:color="auto"/>
              </w:divBdr>
            </w:div>
            <w:div w:id="1642881961">
              <w:marLeft w:val="0"/>
              <w:marRight w:val="0"/>
              <w:marTop w:val="0"/>
              <w:marBottom w:val="0"/>
              <w:divBdr>
                <w:top w:val="none" w:sz="0" w:space="0" w:color="auto"/>
                <w:left w:val="none" w:sz="0" w:space="0" w:color="auto"/>
                <w:bottom w:val="none" w:sz="0" w:space="0" w:color="auto"/>
                <w:right w:val="none" w:sz="0" w:space="0" w:color="auto"/>
              </w:divBdr>
            </w:div>
            <w:div w:id="2066639376">
              <w:marLeft w:val="0"/>
              <w:marRight w:val="0"/>
              <w:marTop w:val="0"/>
              <w:marBottom w:val="0"/>
              <w:divBdr>
                <w:top w:val="none" w:sz="0" w:space="0" w:color="auto"/>
                <w:left w:val="none" w:sz="0" w:space="0" w:color="auto"/>
                <w:bottom w:val="none" w:sz="0" w:space="0" w:color="auto"/>
                <w:right w:val="none" w:sz="0" w:space="0" w:color="auto"/>
              </w:divBdr>
            </w:div>
            <w:div w:id="132915840">
              <w:marLeft w:val="0"/>
              <w:marRight w:val="0"/>
              <w:marTop w:val="0"/>
              <w:marBottom w:val="0"/>
              <w:divBdr>
                <w:top w:val="none" w:sz="0" w:space="0" w:color="auto"/>
                <w:left w:val="none" w:sz="0" w:space="0" w:color="auto"/>
                <w:bottom w:val="none" w:sz="0" w:space="0" w:color="auto"/>
                <w:right w:val="none" w:sz="0" w:space="0" w:color="auto"/>
              </w:divBdr>
            </w:div>
            <w:div w:id="1569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5976">
      <w:bodyDiv w:val="1"/>
      <w:marLeft w:val="0"/>
      <w:marRight w:val="0"/>
      <w:marTop w:val="0"/>
      <w:marBottom w:val="0"/>
      <w:divBdr>
        <w:top w:val="none" w:sz="0" w:space="0" w:color="auto"/>
        <w:left w:val="none" w:sz="0" w:space="0" w:color="auto"/>
        <w:bottom w:val="none" w:sz="0" w:space="0" w:color="auto"/>
        <w:right w:val="none" w:sz="0" w:space="0" w:color="auto"/>
      </w:divBdr>
    </w:div>
    <w:div w:id="78598863">
      <w:bodyDiv w:val="1"/>
      <w:marLeft w:val="0"/>
      <w:marRight w:val="0"/>
      <w:marTop w:val="0"/>
      <w:marBottom w:val="0"/>
      <w:divBdr>
        <w:top w:val="none" w:sz="0" w:space="0" w:color="auto"/>
        <w:left w:val="none" w:sz="0" w:space="0" w:color="auto"/>
        <w:bottom w:val="none" w:sz="0" w:space="0" w:color="auto"/>
        <w:right w:val="none" w:sz="0" w:space="0" w:color="auto"/>
      </w:divBdr>
      <w:divsChild>
        <w:div w:id="1852988960">
          <w:marLeft w:val="0"/>
          <w:marRight w:val="0"/>
          <w:marTop w:val="0"/>
          <w:marBottom w:val="0"/>
          <w:divBdr>
            <w:top w:val="none" w:sz="0" w:space="0" w:color="auto"/>
            <w:left w:val="none" w:sz="0" w:space="0" w:color="auto"/>
            <w:bottom w:val="none" w:sz="0" w:space="0" w:color="auto"/>
            <w:right w:val="none" w:sz="0" w:space="0" w:color="auto"/>
          </w:divBdr>
          <w:divsChild>
            <w:div w:id="11766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9250">
      <w:bodyDiv w:val="1"/>
      <w:marLeft w:val="0"/>
      <w:marRight w:val="0"/>
      <w:marTop w:val="0"/>
      <w:marBottom w:val="0"/>
      <w:divBdr>
        <w:top w:val="none" w:sz="0" w:space="0" w:color="auto"/>
        <w:left w:val="none" w:sz="0" w:space="0" w:color="auto"/>
        <w:bottom w:val="none" w:sz="0" w:space="0" w:color="auto"/>
        <w:right w:val="none" w:sz="0" w:space="0" w:color="auto"/>
      </w:divBdr>
      <w:divsChild>
        <w:div w:id="255404082">
          <w:marLeft w:val="0"/>
          <w:marRight w:val="0"/>
          <w:marTop w:val="0"/>
          <w:marBottom w:val="0"/>
          <w:divBdr>
            <w:top w:val="none" w:sz="0" w:space="0" w:color="auto"/>
            <w:left w:val="none" w:sz="0" w:space="0" w:color="auto"/>
            <w:bottom w:val="none" w:sz="0" w:space="0" w:color="auto"/>
            <w:right w:val="none" w:sz="0" w:space="0" w:color="auto"/>
          </w:divBdr>
          <w:divsChild>
            <w:div w:id="1842350260">
              <w:marLeft w:val="0"/>
              <w:marRight w:val="0"/>
              <w:marTop w:val="0"/>
              <w:marBottom w:val="0"/>
              <w:divBdr>
                <w:top w:val="none" w:sz="0" w:space="0" w:color="auto"/>
                <w:left w:val="none" w:sz="0" w:space="0" w:color="auto"/>
                <w:bottom w:val="none" w:sz="0" w:space="0" w:color="auto"/>
                <w:right w:val="none" w:sz="0" w:space="0" w:color="auto"/>
              </w:divBdr>
            </w:div>
            <w:div w:id="1933001444">
              <w:marLeft w:val="0"/>
              <w:marRight w:val="0"/>
              <w:marTop w:val="0"/>
              <w:marBottom w:val="0"/>
              <w:divBdr>
                <w:top w:val="none" w:sz="0" w:space="0" w:color="auto"/>
                <w:left w:val="none" w:sz="0" w:space="0" w:color="auto"/>
                <w:bottom w:val="none" w:sz="0" w:space="0" w:color="auto"/>
                <w:right w:val="none" w:sz="0" w:space="0" w:color="auto"/>
              </w:divBdr>
            </w:div>
            <w:div w:id="1293947867">
              <w:marLeft w:val="0"/>
              <w:marRight w:val="0"/>
              <w:marTop w:val="0"/>
              <w:marBottom w:val="0"/>
              <w:divBdr>
                <w:top w:val="none" w:sz="0" w:space="0" w:color="auto"/>
                <w:left w:val="none" w:sz="0" w:space="0" w:color="auto"/>
                <w:bottom w:val="none" w:sz="0" w:space="0" w:color="auto"/>
                <w:right w:val="none" w:sz="0" w:space="0" w:color="auto"/>
              </w:divBdr>
            </w:div>
            <w:div w:id="1026298319">
              <w:marLeft w:val="0"/>
              <w:marRight w:val="0"/>
              <w:marTop w:val="0"/>
              <w:marBottom w:val="0"/>
              <w:divBdr>
                <w:top w:val="none" w:sz="0" w:space="0" w:color="auto"/>
                <w:left w:val="none" w:sz="0" w:space="0" w:color="auto"/>
                <w:bottom w:val="none" w:sz="0" w:space="0" w:color="auto"/>
                <w:right w:val="none" w:sz="0" w:space="0" w:color="auto"/>
              </w:divBdr>
            </w:div>
            <w:div w:id="1335063899">
              <w:marLeft w:val="0"/>
              <w:marRight w:val="0"/>
              <w:marTop w:val="0"/>
              <w:marBottom w:val="0"/>
              <w:divBdr>
                <w:top w:val="none" w:sz="0" w:space="0" w:color="auto"/>
                <w:left w:val="none" w:sz="0" w:space="0" w:color="auto"/>
                <w:bottom w:val="none" w:sz="0" w:space="0" w:color="auto"/>
                <w:right w:val="none" w:sz="0" w:space="0" w:color="auto"/>
              </w:divBdr>
            </w:div>
            <w:div w:id="1515879407">
              <w:marLeft w:val="0"/>
              <w:marRight w:val="0"/>
              <w:marTop w:val="0"/>
              <w:marBottom w:val="0"/>
              <w:divBdr>
                <w:top w:val="none" w:sz="0" w:space="0" w:color="auto"/>
                <w:left w:val="none" w:sz="0" w:space="0" w:color="auto"/>
                <w:bottom w:val="none" w:sz="0" w:space="0" w:color="auto"/>
                <w:right w:val="none" w:sz="0" w:space="0" w:color="auto"/>
              </w:divBdr>
            </w:div>
            <w:div w:id="781535042">
              <w:marLeft w:val="0"/>
              <w:marRight w:val="0"/>
              <w:marTop w:val="0"/>
              <w:marBottom w:val="0"/>
              <w:divBdr>
                <w:top w:val="none" w:sz="0" w:space="0" w:color="auto"/>
                <w:left w:val="none" w:sz="0" w:space="0" w:color="auto"/>
                <w:bottom w:val="none" w:sz="0" w:space="0" w:color="auto"/>
                <w:right w:val="none" w:sz="0" w:space="0" w:color="auto"/>
              </w:divBdr>
            </w:div>
            <w:div w:id="1118600332">
              <w:marLeft w:val="0"/>
              <w:marRight w:val="0"/>
              <w:marTop w:val="0"/>
              <w:marBottom w:val="0"/>
              <w:divBdr>
                <w:top w:val="none" w:sz="0" w:space="0" w:color="auto"/>
                <w:left w:val="none" w:sz="0" w:space="0" w:color="auto"/>
                <w:bottom w:val="none" w:sz="0" w:space="0" w:color="auto"/>
                <w:right w:val="none" w:sz="0" w:space="0" w:color="auto"/>
              </w:divBdr>
            </w:div>
            <w:div w:id="763112898">
              <w:marLeft w:val="0"/>
              <w:marRight w:val="0"/>
              <w:marTop w:val="0"/>
              <w:marBottom w:val="0"/>
              <w:divBdr>
                <w:top w:val="none" w:sz="0" w:space="0" w:color="auto"/>
                <w:left w:val="none" w:sz="0" w:space="0" w:color="auto"/>
                <w:bottom w:val="none" w:sz="0" w:space="0" w:color="auto"/>
                <w:right w:val="none" w:sz="0" w:space="0" w:color="auto"/>
              </w:divBdr>
            </w:div>
            <w:div w:id="2073117602">
              <w:marLeft w:val="0"/>
              <w:marRight w:val="0"/>
              <w:marTop w:val="0"/>
              <w:marBottom w:val="0"/>
              <w:divBdr>
                <w:top w:val="none" w:sz="0" w:space="0" w:color="auto"/>
                <w:left w:val="none" w:sz="0" w:space="0" w:color="auto"/>
                <w:bottom w:val="none" w:sz="0" w:space="0" w:color="auto"/>
                <w:right w:val="none" w:sz="0" w:space="0" w:color="auto"/>
              </w:divBdr>
            </w:div>
            <w:div w:id="665400497">
              <w:marLeft w:val="0"/>
              <w:marRight w:val="0"/>
              <w:marTop w:val="0"/>
              <w:marBottom w:val="0"/>
              <w:divBdr>
                <w:top w:val="none" w:sz="0" w:space="0" w:color="auto"/>
                <w:left w:val="none" w:sz="0" w:space="0" w:color="auto"/>
                <w:bottom w:val="none" w:sz="0" w:space="0" w:color="auto"/>
                <w:right w:val="none" w:sz="0" w:space="0" w:color="auto"/>
              </w:divBdr>
            </w:div>
            <w:div w:id="205872102">
              <w:marLeft w:val="0"/>
              <w:marRight w:val="0"/>
              <w:marTop w:val="0"/>
              <w:marBottom w:val="0"/>
              <w:divBdr>
                <w:top w:val="none" w:sz="0" w:space="0" w:color="auto"/>
                <w:left w:val="none" w:sz="0" w:space="0" w:color="auto"/>
                <w:bottom w:val="none" w:sz="0" w:space="0" w:color="auto"/>
                <w:right w:val="none" w:sz="0" w:space="0" w:color="auto"/>
              </w:divBdr>
            </w:div>
            <w:div w:id="727992583">
              <w:marLeft w:val="0"/>
              <w:marRight w:val="0"/>
              <w:marTop w:val="0"/>
              <w:marBottom w:val="0"/>
              <w:divBdr>
                <w:top w:val="none" w:sz="0" w:space="0" w:color="auto"/>
                <w:left w:val="none" w:sz="0" w:space="0" w:color="auto"/>
                <w:bottom w:val="none" w:sz="0" w:space="0" w:color="auto"/>
                <w:right w:val="none" w:sz="0" w:space="0" w:color="auto"/>
              </w:divBdr>
            </w:div>
            <w:div w:id="687373584">
              <w:marLeft w:val="0"/>
              <w:marRight w:val="0"/>
              <w:marTop w:val="0"/>
              <w:marBottom w:val="0"/>
              <w:divBdr>
                <w:top w:val="none" w:sz="0" w:space="0" w:color="auto"/>
                <w:left w:val="none" w:sz="0" w:space="0" w:color="auto"/>
                <w:bottom w:val="none" w:sz="0" w:space="0" w:color="auto"/>
                <w:right w:val="none" w:sz="0" w:space="0" w:color="auto"/>
              </w:divBdr>
            </w:div>
            <w:div w:id="66615812">
              <w:marLeft w:val="0"/>
              <w:marRight w:val="0"/>
              <w:marTop w:val="0"/>
              <w:marBottom w:val="0"/>
              <w:divBdr>
                <w:top w:val="none" w:sz="0" w:space="0" w:color="auto"/>
                <w:left w:val="none" w:sz="0" w:space="0" w:color="auto"/>
                <w:bottom w:val="none" w:sz="0" w:space="0" w:color="auto"/>
                <w:right w:val="none" w:sz="0" w:space="0" w:color="auto"/>
              </w:divBdr>
            </w:div>
            <w:div w:id="554776243">
              <w:marLeft w:val="0"/>
              <w:marRight w:val="0"/>
              <w:marTop w:val="0"/>
              <w:marBottom w:val="0"/>
              <w:divBdr>
                <w:top w:val="none" w:sz="0" w:space="0" w:color="auto"/>
                <w:left w:val="none" w:sz="0" w:space="0" w:color="auto"/>
                <w:bottom w:val="none" w:sz="0" w:space="0" w:color="auto"/>
                <w:right w:val="none" w:sz="0" w:space="0" w:color="auto"/>
              </w:divBdr>
            </w:div>
            <w:div w:id="452679851">
              <w:marLeft w:val="0"/>
              <w:marRight w:val="0"/>
              <w:marTop w:val="0"/>
              <w:marBottom w:val="0"/>
              <w:divBdr>
                <w:top w:val="none" w:sz="0" w:space="0" w:color="auto"/>
                <w:left w:val="none" w:sz="0" w:space="0" w:color="auto"/>
                <w:bottom w:val="none" w:sz="0" w:space="0" w:color="auto"/>
                <w:right w:val="none" w:sz="0" w:space="0" w:color="auto"/>
              </w:divBdr>
            </w:div>
            <w:div w:id="843475128">
              <w:marLeft w:val="0"/>
              <w:marRight w:val="0"/>
              <w:marTop w:val="0"/>
              <w:marBottom w:val="0"/>
              <w:divBdr>
                <w:top w:val="none" w:sz="0" w:space="0" w:color="auto"/>
                <w:left w:val="none" w:sz="0" w:space="0" w:color="auto"/>
                <w:bottom w:val="none" w:sz="0" w:space="0" w:color="auto"/>
                <w:right w:val="none" w:sz="0" w:space="0" w:color="auto"/>
              </w:divBdr>
            </w:div>
            <w:div w:id="310791957">
              <w:marLeft w:val="0"/>
              <w:marRight w:val="0"/>
              <w:marTop w:val="0"/>
              <w:marBottom w:val="0"/>
              <w:divBdr>
                <w:top w:val="none" w:sz="0" w:space="0" w:color="auto"/>
                <w:left w:val="none" w:sz="0" w:space="0" w:color="auto"/>
                <w:bottom w:val="none" w:sz="0" w:space="0" w:color="auto"/>
                <w:right w:val="none" w:sz="0" w:space="0" w:color="auto"/>
              </w:divBdr>
            </w:div>
            <w:div w:id="87772757">
              <w:marLeft w:val="0"/>
              <w:marRight w:val="0"/>
              <w:marTop w:val="0"/>
              <w:marBottom w:val="0"/>
              <w:divBdr>
                <w:top w:val="none" w:sz="0" w:space="0" w:color="auto"/>
                <w:left w:val="none" w:sz="0" w:space="0" w:color="auto"/>
                <w:bottom w:val="none" w:sz="0" w:space="0" w:color="auto"/>
                <w:right w:val="none" w:sz="0" w:space="0" w:color="auto"/>
              </w:divBdr>
            </w:div>
            <w:div w:id="1158497409">
              <w:marLeft w:val="0"/>
              <w:marRight w:val="0"/>
              <w:marTop w:val="0"/>
              <w:marBottom w:val="0"/>
              <w:divBdr>
                <w:top w:val="none" w:sz="0" w:space="0" w:color="auto"/>
                <w:left w:val="none" w:sz="0" w:space="0" w:color="auto"/>
                <w:bottom w:val="none" w:sz="0" w:space="0" w:color="auto"/>
                <w:right w:val="none" w:sz="0" w:space="0" w:color="auto"/>
              </w:divBdr>
            </w:div>
            <w:div w:id="521477685">
              <w:marLeft w:val="0"/>
              <w:marRight w:val="0"/>
              <w:marTop w:val="0"/>
              <w:marBottom w:val="0"/>
              <w:divBdr>
                <w:top w:val="none" w:sz="0" w:space="0" w:color="auto"/>
                <w:left w:val="none" w:sz="0" w:space="0" w:color="auto"/>
                <w:bottom w:val="none" w:sz="0" w:space="0" w:color="auto"/>
                <w:right w:val="none" w:sz="0" w:space="0" w:color="auto"/>
              </w:divBdr>
            </w:div>
            <w:div w:id="1499735526">
              <w:marLeft w:val="0"/>
              <w:marRight w:val="0"/>
              <w:marTop w:val="0"/>
              <w:marBottom w:val="0"/>
              <w:divBdr>
                <w:top w:val="none" w:sz="0" w:space="0" w:color="auto"/>
                <w:left w:val="none" w:sz="0" w:space="0" w:color="auto"/>
                <w:bottom w:val="none" w:sz="0" w:space="0" w:color="auto"/>
                <w:right w:val="none" w:sz="0" w:space="0" w:color="auto"/>
              </w:divBdr>
            </w:div>
            <w:div w:id="91442724">
              <w:marLeft w:val="0"/>
              <w:marRight w:val="0"/>
              <w:marTop w:val="0"/>
              <w:marBottom w:val="0"/>
              <w:divBdr>
                <w:top w:val="none" w:sz="0" w:space="0" w:color="auto"/>
                <w:left w:val="none" w:sz="0" w:space="0" w:color="auto"/>
                <w:bottom w:val="none" w:sz="0" w:space="0" w:color="auto"/>
                <w:right w:val="none" w:sz="0" w:space="0" w:color="auto"/>
              </w:divBdr>
            </w:div>
            <w:div w:id="1827434315">
              <w:marLeft w:val="0"/>
              <w:marRight w:val="0"/>
              <w:marTop w:val="0"/>
              <w:marBottom w:val="0"/>
              <w:divBdr>
                <w:top w:val="none" w:sz="0" w:space="0" w:color="auto"/>
                <w:left w:val="none" w:sz="0" w:space="0" w:color="auto"/>
                <w:bottom w:val="none" w:sz="0" w:space="0" w:color="auto"/>
                <w:right w:val="none" w:sz="0" w:space="0" w:color="auto"/>
              </w:divBdr>
            </w:div>
            <w:div w:id="676736545">
              <w:marLeft w:val="0"/>
              <w:marRight w:val="0"/>
              <w:marTop w:val="0"/>
              <w:marBottom w:val="0"/>
              <w:divBdr>
                <w:top w:val="none" w:sz="0" w:space="0" w:color="auto"/>
                <w:left w:val="none" w:sz="0" w:space="0" w:color="auto"/>
                <w:bottom w:val="none" w:sz="0" w:space="0" w:color="auto"/>
                <w:right w:val="none" w:sz="0" w:space="0" w:color="auto"/>
              </w:divBdr>
            </w:div>
            <w:div w:id="1044452229">
              <w:marLeft w:val="0"/>
              <w:marRight w:val="0"/>
              <w:marTop w:val="0"/>
              <w:marBottom w:val="0"/>
              <w:divBdr>
                <w:top w:val="none" w:sz="0" w:space="0" w:color="auto"/>
                <w:left w:val="none" w:sz="0" w:space="0" w:color="auto"/>
                <w:bottom w:val="none" w:sz="0" w:space="0" w:color="auto"/>
                <w:right w:val="none" w:sz="0" w:space="0" w:color="auto"/>
              </w:divBdr>
            </w:div>
            <w:div w:id="1533880914">
              <w:marLeft w:val="0"/>
              <w:marRight w:val="0"/>
              <w:marTop w:val="0"/>
              <w:marBottom w:val="0"/>
              <w:divBdr>
                <w:top w:val="none" w:sz="0" w:space="0" w:color="auto"/>
                <w:left w:val="none" w:sz="0" w:space="0" w:color="auto"/>
                <w:bottom w:val="none" w:sz="0" w:space="0" w:color="auto"/>
                <w:right w:val="none" w:sz="0" w:space="0" w:color="auto"/>
              </w:divBdr>
            </w:div>
            <w:div w:id="251936997">
              <w:marLeft w:val="0"/>
              <w:marRight w:val="0"/>
              <w:marTop w:val="0"/>
              <w:marBottom w:val="0"/>
              <w:divBdr>
                <w:top w:val="none" w:sz="0" w:space="0" w:color="auto"/>
                <w:left w:val="none" w:sz="0" w:space="0" w:color="auto"/>
                <w:bottom w:val="none" w:sz="0" w:space="0" w:color="auto"/>
                <w:right w:val="none" w:sz="0" w:space="0" w:color="auto"/>
              </w:divBdr>
            </w:div>
            <w:div w:id="543369977">
              <w:marLeft w:val="0"/>
              <w:marRight w:val="0"/>
              <w:marTop w:val="0"/>
              <w:marBottom w:val="0"/>
              <w:divBdr>
                <w:top w:val="none" w:sz="0" w:space="0" w:color="auto"/>
                <w:left w:val="none" w:sz="0" w:space="0" w:color="auto"/>
                <w:bottom w:val="none" w:sz="0" w:space="0" w:color="auto"/>
                <w:right w:val="none" w:sz="0" w:space="0" w:color="auto"/>
              </w:divBdr>
            </w:div>
            <w:div w:id="741486442">
              <w:marLeft w:val="0"/>
              <w:marRight w:val="0"/>
              <w:marTop w:val="0"/>
              <w:marBottom w:val="0"/>
              <w:divBdr>
                <w:top w:val="none" w:sz="0" w:space="0" w:color="auto"/>
                <w:left w:val="none" w:sz="0" w:space="0" w:color="auto"/>
                <w:bottom w:val="none" w:sz="0" w:space="0" w:color="auto"/>
                <w:right w:val="none" w:sz="0" w:space="0" w:color="auto"/>
              </w:divBdr>
            </w:div>
            <w:div w:id="434523070">
              <w:marLeft w:val="0"/>
              <w:marRight w:val="0"/>
              <w:marTop w:val="0"/>
              <w:marBottom w:val="0"/>
              <w:divBdr>
                <w:top w:val="none" w:sz="0" w:space="0" w:color="auto"/>
                <w:left w:val="none" w:sz="0" w:space="0" w:color="auto"/>
                <w:bottom w:val="none" w:sz="0" w:space="0" w:color="auto"/>
                <w:right w:val="none" w:sz="0" w:space="0" w:color="auto"/>
              </w:divBdr>
            </w:div>
            <w:div w:id="1237544927">
              <w:marLeft w:val="0"/>
              <w:marRight w:val="0"/>
              <w:marTop w:val="0"/>
              <w:marBottom w:val="0"/>
              <w:divBdr>
                <w:top w:val="none" w:sz="0" w:space="0" w:color="auto"/>
                <w:left w:val="none" w:sz="0" w:space="0" w:color="auto"/>
                <w:bottom w:val="none" w:sz="0" w:space="0" w:color="auto"/>
                <w:right w:val="none" w:sz="0" w:space="0" w:color="auto"/>
              </w:divBdr>
            </w:div>
            <w:div w:id="1961842178">
              <w:marLeft w:val="0"/>
              <w:marRight w:val="0"/>
              <w:marTop w:val="0"/>
              <w:marBottom w:val="0"/>
              <w:divBdr>
                <w:top w:val="none" w:sz="0" w:space="0" w:color="auto"/>
                <w:left w:val="none" w:sz="0" w:space="0" w:color="auto"/>
                <w:bottom w:val="none" w:sz="0" w:space="0" w:color="auto"/>
                <w:right w:val="none" w:sz="0" w:space="0" w:color="auto"/>
              </w:divBdr>
            </w:div>
            <w:div w:id="1024093141">
              <w:marLeft w:val="0"/>
              <w:marRight w:val="0"/>
              <w:marTop w:val="0"/>
              <w:marBottom w:val="0"/>
              <w:divBdr>
                <w:top w:val="none" w:sz="0" w:space="0" w:color="auto"/>
                <w:left w:val="none" w:sz="0" w:space="0" w:color="auto"/>
                <w:bottom w:val="none" w:sz="0" w:space="0" w:color="auto"/>
                <w:right w:val="none" w:sz="0" w:space="0" w:color="auto"/>
              </w:divBdr>
            </w:div>
            <w:div w:id="1704549911">
              <w:marLeft w:val="0"/>
              <w:marRight w:val="0"/>
              <w:marTop w:val="0"/>
              <w:marBottom w:val="0"/>
              <w:divBdr>
                <w:top w:val="none" w:sz="0" w:space="0" w:color="auto"/>
                <w:left w:val="none" w:sz="0" w:space="0" w:color="auto"/>
                <w:bottom w:val="none" w:sz="0" w:space="0" w:color="auto"/>
                <w:right w:val="none" w:sz="0" w:space="0" w:color="auto"/>
              </w:divBdr>
            </w:div>
            <w:div w:id="86575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4795">
      <w:bodyDiv w:val="1"/>
      <w:marLeft w:val="0"/>
      <w:marRight w:val="0"/>
      <w:marTop w:val="0"/>
      <w:marBottom w:val="0"/>
      <w:divBdr>
        <w:top w:val="none" w:sz="0" w:space="0" w:color="auto"/>
        <w:left w:val="none" w:sz="0" w:space="0" w:color="auto"/>
        <w:bottom w:val="none" w:sz="0" w:space="0" w:color="auto"/>
        <w:right w:val="none" w:sz="0" w:space="0" w:color="auto"/>
      </w:divBdr>
      <w:divsChild>
        <w:div w:id="1862477754">
          <w:marLeft w:val="0"/>
          <w:marRight w:val="0"/>
          <w:marTop w:val="0"/>
          <w:marBottom w:val="0"/>
          <w:divBdr>
            <w:top w:val="none" w:sz="0" w:space="0" w:color="auto"/>
            <w:left w:val="none" w:sz="0" w:space="0" w:color="auto"/>
            <w:bottom w:val="none" w:sz="0" w:space="0" w:color="auto"/>
            <w:right w:val="none" w:sz="0" w:space="0" w:color="auto"/>
          </w:divBdr>
          <w:divsChild>
            <w:div w:id="1811243180">
              <w:marLeft w:val="0"/>
              <w:marRight w:val="0"/>
              <w:marTop w:val="0"/>
              <w:marBottom w:val="0"/>
              <w:divBdr>
                <w:top w:val="none" w:sz="0" w:space="0" w:color="auto"/>
                <w:left w:val="none" w:sz="0" w:space="0" w:color="auto"/>
                <w:bottom w:val="none" w:sz="0" w:space="0" w:color="auto"/>
                <w:right w:val="none" w:sz="0" w:space="0" w:color="auto"/>
              </w:divBdr>
            </w:div>
            <w:div w:id="1318611176">
              <w:marLeft w:val="0"/>
              <w:marRight w:val="0"/>
              <w:marTop w:val="0"/>
              <w:marBottom w:val="0"/>
              <w:divBdr>
                <w:top w:val="none" w:sz="0" w:space="0" w:color="auto"/>
                <w:left w:val="none" w:sz="0" w:space="0" w:color="auto"/>
                <w:bottom w:val="none" w:sz="0" w:space="0" w:color="auto"/>
                <w:right w:val="none" w:sz="0" w:space="0" w:color="auto"/>
              </w:divBdr>
            </w:div>
            <w:div w:id="931626209">
              <w:marLeft w:val="0"/>
              <w:marRight w:val="0"/>
              <w:marTop w:val="0"/>
              <w:marBottom w:val="0"/>
              <w:divBdr>
                <w:top w:val="none" w:sz="0" w:space="0" w:color="auto"/>
                <w:left w:val="none" w:sz="0" w:space="0" w:color="auto"/>
                <w:bottom w:val="none" w:sz="0" w:space="0" w:color="auto"/>
                <w:right w:val="none" w:sz="0" w:space="0" w:color="auto"/>
              </w:divBdr>
            </w:div>
            <w:div w:id="1858157076">
              <w:marLeft w:val="0"/>
              <w:marRight w:val="0"/>
              <w:marTop w:val="0"/>
              <w:marBottom w:val="0"/>
              <w:divBdr>
                <w:top w:val="none" w:sz="0" w:space="0" w:color="auto"/>
                <w:left w:val="none" w:sz="0" w:space="0" w:color="auto"/>
                <w:bottom w:val="none" w:sz="0" w:space="0" w:color="auto"/>
                <w:right w:val="none" w:sz="0" w:space="0" w:color="auto"/>
              </w:divBdr>
            </w:div>
            <w:div w:id="891310027">
              <w:marLeft w:val="0"/>
              <w:marRight w:val="0"/>
              <w:marTop w:val="0"/>
              <w:marBottom w:val="0"/>
              <w:divBdr>
                <w:top w:val="none" w:sz="0" w:space="0" w:color="auto"/>
                <w:left w:val="none" w:sz="0" w:space="0" w:color="auto"/>
                <w:bottom w:val="none" w:sz="0" w:space="0" w:color="auto"/>
                <w:right w:val="none" w:sz="0" w:space="0" w:color="auto"/>
              </w:divBdr>
            </w:div>
            <w:div w:id="1090934143">
              <w:marLeft w:val="0"/>
              <w:marRight w:val="0"/>
              <w:marTop w:val="0"/>
              <w:marBottom w:val="0"/>
              <w:divBdr>
                <w:top w:val="none" w:sz="0" w:space="0" w:color="auto"/>
                <w:left w:val="none" w:sz="0" w:space="0" w:color="auto"/>
                <w:bottom w:val="none" w:sz="0" w:space="0" w:color="auto"/>
                <w:right w:val="none" w:sz="0" w:space="0" w:color="auto"/>
              </w:divBdr>
            </w:div>
            <w:div w:id="253709023">
              <w:marLeft w:val="0"/>
              <w:marRight w:val="0"/>
              <w:marTop w:val="0"/>
              <w:marBottom w:val="0"/>
              <w:divBdr>
                <w:top w:val="none" w:sz="0" w:space="0" w:color="auto"/>
                <w:left w:val="none" w:sz="0" w:space="0" w:color="auto"/>
                <w:bottom w:val="none" w:sz="0" w:space="0" w:color="auto"/>
                <w:right w:val="none" w:sz="0" w:space="0" w:color="auto"/>
              </w:divBdr>
            </w:div>
            <w:div w:id="2062442706">
              <w:marLeft w:val="0"/>
              <w:marRight w:val="0"/>
              <w:marTop w:val="0"/>
              <w:marBottom w:val="0"/>
              <w:divBdr>
                <w:top w:val="none" w:sz="0" w:space="0" w:color="auto"/>
                <w:left w:val="none" w:sz="0" w:space="0" w:color="auto"/>
                <w:bottom w:val="none" w:sz="0" w:space="0" w:color="auto"/>
                <w:right w:val="none" w:sz="0" w:space="0" w:color="auto"/>
              </w:divBdr>
            </w:div>
            <w:div w:id="114059496">
              <w:marLeft w:val="0"/>
              <w:marRight w:val="0"/>
              <w:marTop w:val="0"/>
              <w:marBottom w:val="0"/>
              <w:divBdr>
                <w:top w:val="none" w:sz="0" w:space="0" w:color="auto"/>
                <w:left w:val="none" w:sz="0" w:space="0" w:color="auto"/>
                <w:bottom w:val="none" w:sz="0" w:space="0" w:color="auto"/>
                <w:right w:val="none" w:sz="0" w:space="0" w:color="auto"/>
              </w:divBdr>
            </w:div>
            <w:div w:id="860506403">
              <w:marLeft w:val="0"/>
              <w:marRight w:val="0"/>
              <w:marTop w:val="0"/>
              <w:marBottom w:val="0"/>
              <w:divBdr>
                <w:top w:val="none" w:sz="0" w:space="0" w:color="auto"/>
                <w:left w:val="none" w:sz="0" w:space="0" w:color="auto"/>
                <w:bottom w:val="none" w:sz="0" w:space="0" w:color="auto"/>
                <w:right w:val="none" w:sz="0" w:space="0" w:color="auto"/>
              </w:divBdr>
            </w:div>
            <w:div w:id="1501194785">
              <w:marLeft w:val="0"/>
              <w:marRight w:val="0"/>
              <w:marTop w:val="0"/>
              <w:marBottom w:val="0"/>
              <w:divBdr>
                <w:top w:val="none" w:sz="0" w:space="0" w:color="auto"/>
                <w:left w:val="none" w:sz="0" w:space="0" w:color="auto"/>
                <w:bottom w:val="none" w:sz="0" w:space="0" w:color="auto"/>
                <w:right w:val="none" w:sz="0" w:space="0" w:color="auto"/>
              </w:divBdr>
            </w:div>
            <w:div w:id="491605840">
              <w:marLeft w:val="0"/>
              <w:marRight w:val="0"/>
              <w:marTop w:val="0"/>
              <w:marBottom w:val="0"/>
              <w:divBdr>
                <w:top w:val="none" w:sz="0" w:space="0" w:color="auto"/>
                <w:left w:val="none" w:sz="0" w:space="0" w:color="auto"/>
                <w:bottom w:val="none" w:sz="0" w:space="0" w:color="auto"/>
                <w:right w:val="none" w:sz="0" w:space="0" w:color="auto"/>
              </w:divBdr>
            </w:div>
            <w:div w:id="14250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4278">
      <w:bodyDiv w:val="1"/>
      <w:marLeft w:val="0"/>
      <w:marRight w:val="0"/>
      <w:marTop w:val="0"/>
      <w:marBottom w:val="0"/>
      <w:divBdr>
        <w:top w:val="none" w:sz="0" w:space="0" w:color="auto"/>
        <w:left w:val="none" w:sz="0" w:space="0" w:color="auto"/>
        <w:bottom w:val="none" w:sz="0" w:space="0" w:color="auto"/>
        <w:right w:val="none" w:sz="0" w:space="0" w:color="auto"/>
      </w:divBdr>
    </w:div>
    <w:div w:id="303388432">
      <w:bodyDiv w:val="1"/>
      <w:marLeft w:val="0"/>
      <w:marRight w:val="0"/>
      <w:marTop w:val="0"/>
      <w:marBottom w:val="0"/>
      <w:divBdr>
        <w:top w:val="none" w:sz="0" w:space="0" w:color="auto"/>
        <w:left w:val="none" w:sz="0" w:space="0" w:color="auto"/>
        <w:bottom w:val="none" w:sz="0" w:space="0" w:color="auto"/>
        <w:right w:val="none" w:sz="0" w:space="0" w:color="auto"/>
      </w:divBdr>
    </w:div>
    <w:div w:id="326136076">
      <w:bodyDiv w:val="1"/>
      <w:marLeft w:val="0"/>
      <w:marRight w:val="0"/>
      <w:marTop w:val="0"/>
      <w:marBottom w:val="0"/>
      <w:divBdr>
        <w:top w:val="none" w:sz="0" w:space="0" w:color="auto"/>
        <w:left w:val="none" w:sz="0" w:space="0" w:color="auto"/>
        <w:bottom w:val="none" w:sz="0" w:space="0" w:color="auto"/>
        <w:right w:val="none" w:sz="0" w:space="0" w:color="auto"/>
      </w:divBdr>
      <w:divsChild>
        <w:div w:id="648437967">
          <w:marLeft w:val="0"/>
          <w:marRight w:val="0"/>
          <w:marTop w:val="0"/>
          <w:marBottom w:val="0"/>
          <w:divBdr>
            <w:top w:val="none" w:sz="0" w:space="0" w:color="auto"/>
            <w:left w:val="none" w:sz="0" w:space="0" w:color="auto"/>
            <w:bottom w:val="none" w:sz="0" w:space="0" w:color="auto"/>
            <w:right w:val="none" w:sz="0" w:space="0" w:color="auto"/>
          </w:divBdr>
          <w:divsChild>
            <w:div w:id="1437602503">
              <w:marLeft w:val="0"/>
              <w:marRight w:val="0"/>
              <w:marTop w:val="0"/>
              <w:marBottom w:val="0"/>
              <w:divBdr>
                <w:top w:val="none" w:sz="0" w:space="0" w:color="auto"/>
                <w:left w:val="none" w:sz="0" w:space="0" w:color="auto"/>
                <w:bottom w:val="none" w:sz="0" w:space="0" w:color="auto"/>
                <w:right w:val="none" w:sz="0" w:space="0" w:color="auto"/>
              </w:divBdr>
            </w:div>
            <w:div w:id="1902206761">
              <w:marLeft w:val="0"/>
              <w:marRight w:val="0"/>
              <w:marTop w:val="0"/>
              <w:marBottom w:val="0"/>
              <w:divBdr>
                <w:top w:val="none" w:sz="0" w:space="0" w:color="auto"/>
                <w:left w:val="none" w:sz="0" w:space="0" w:color="auto"/>
                <w:bottom w:val="none" w:sz="0" w:space="0" w:color="auto"/>
                <w:right w:val="none" w:sz="0" w:space="0" w:color="auto"/>
              </w:divBdr>
            </w:div>
            <w:div w:id="1376587574">
              <w:marLeft w:val="0"/>
              <w:marRight w:val="0"/>
              <w:marTop w:val="0"/>
              <w:marBottom w:val="0"/>
              <w:divBdr>
                <w:top w:val="none" w:sz="0" w:space="0" w:color="auto"/>
                <w:left w:val="none" w:sz="0" w:space="0" w:color="auto"/>
                <w:bottom w:val="none" w:sz="0" w:space="0" w:color="auto"/>
                <w:right w:val="none" w:sz="0" w:space="0" w:color="auto"/>
              </w:divBdr>
            </w:div>
            <w:div w:id="435560003">
              <w:marLeft w:val="0"/>
              <w:marRight w:val="0"/>
              <w:marTop w:val="0"/>
              <w:marBottom w:val="0"/>
              <w:divBdr>
                <w:top w:val="none" w:sz="0" w:space="0" w:color="auto"/>
                <w:left w:val="none" w:sz="0" w:space="0" w:color="auto"/>
                <w:bottom w:val="none" w:sz="0" w:space="0" w:color="auto"/>
                <w:right w:val="none" w:sz="0" w:space="0" w:color="auto"/>
              </w:divBdr>
            </w:div>
            <w:div w:id="1960797172">
              <w:marLeft w:val="0"/>
              <w:marRight w:val="0"/>
              <w:marTop w:val="0"/>
              <w:marBottom w:val="0"/>
              <w:divBdr>
                <w:top w:val="none" w:sz="0" w:space="0" w:color="auto"/>
                <w:left w:val="none" w:sz="0" w:space="0" w:color="auto"/>
                <w:bottom w:val="none" w:sz="0" w:space="0" w:color="auto"/>
                <w:right w:val="none" w:sz="0" w:space="0" w:color="auto"/>
              </w:divBdr>
            </w:div>
            <w:div w:id="499198822">
              <w:marLeft w:val="0"/>
              <w:marRight w:val="0"/>
              <w:marTop w:val="0"/>
              <w:marBottom w:val="0"/>
              <w:divBdr>
                <w:top w:val="none" w:sz="0" w:space="0" w:color="auto"/>
                <w:left w:val="none" w:sz="0" w:space="0" w:color="auto"/>
                <w:bottom w:val="none" w:sz="0" w:space="0" w:color="auto"/>
                <w:right w:val="none" w:sz="0" w:space="0" w:color="auto"/>
              </w:divBdr>
            </w:div>
            <w:div w:id="81491084">
              <w:marLeft w:val="0"/>
              <w:marRight w:val="0"/>
              <w:marTop w:val="0"/>
              <w:marBottom w:val="0"/>
              <w:divBdr>
                <w:top w:val="none" w:sz="0" w:space="0" w:color="auto"/>
                <w:left w:val="none" w:sz="0" w:space="0" w:color="auto"/>
                <w:bottom w:val="none" w:sz="0" w:space="0" w:color="auto"/>
                <w:right w:val="none" w:sz="0" w:space="0" w:color="auto"/>
              </w:divBdr>
            </w:div>
            <w:div w:id="1113092172">
              <w:marLeft w:val="0"/>
              <w:marRight w:val="0"/>
              <w:marTop w:val="0"/>
              <w:marBottom w:val="0"/>
              <w:divBdr>
                <w:top w:val="none" w:sz="0" w:space="0" w:color="auto"/>
                <w:left w:val="none" w:sz="0" w:space="0" w:color="auto"/>
                <w:bottom w:val="none" w:sz="0" w:space="0" w:color="auto"/>
                <w:right w:val="none" w:sz="0" w:space="0" w:color="auto"/>
              </w:divBdr>
            </w:div>
            <w:div w:id="1260408112">
              <w:marLeft w:val="0"/>
              <w:marRight w:val="0"/>
              <w:marTop w:val="0"/>
              <w:marBottom w:val="0"/>
              <w:divBdr>
                <w:top w:val="none" w:sz="0" w:space="0" w:color="auto"/>
                <w:left w:val="none" w:sz="0" w:space="0" w:color="auto"/>
                <w:bottom w:val="none" w:sz="0" w:space="0" w:color="auto"/>
                <w:right w:val="none" w:sz="0" w:space="0" w:color="auto"/>
              </w:divBdr>
            </w:div>
            <w:div w:id="1251281013">
              <w:marLeft w:val="0"/>
              <w:marRight w:val="0"/>
              <w:marTop w:val="0"/>
              <w:marBottom w:val="0"/>
              <w:divBdr>
                <w:top w:val="none" w:sz="0" w:space="0" w:color="auto"/>
                <w:left w:val="none" w:sz="0" w:space="0" w:color="auto"/>
                <w:bottom w:val="none" w:sz="0" w:space="0" w:color="auto"/>
                <w:right w:val="none" w:sz="0" w:space="0" w:color="auto"/>
              </w:divBdr>
            </w:div>
            <w:div w:id="20536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39747">
      <w:bodyDiv w:val="1"/>
      <w:marLeft w:val="0"/>
      <w:marRight w:val="0"/>
      <w:marTop w:val="0"/>
      <w:marBottom w:val="0"/>
      <w:divBdr>
        <w:top w:val="none" w:sz="0" w:space="0" w:color="auto"/>
        <w:left w:val="none" w:sz="0" w:space="0" w:color="auto"/>
        <w:bottom w:val="none" w:sz="0" w:space="0" w:color="auto"/>
        <w:right w:val="none" w:sz="0" w:space="0" w:color="auto"/>
      </w:divBdr>
    </w:div>
    <w:div w:id="525142630">
      <w:bodyDiv w:val="1"/>
      <w:marLeft w:val="0"/>
      <w:marRight w:val="0"/>
      <w:marTop w:val="0"/>
      <w:marBottom w:val="0"/>
      <w:divBdr>
        <w:top w:val="none" w:sz="0" w:space="0" w:color="auto"/>
        <w:left w:val="none" w:sz="0" w:space="0" w:color="auto"/>
        <w:bottom w:val="none" w:sz="0" w:space="0" w:color="auto"/>
        <w:right w:val="none" w:sz="0" w:space="0" w:color="auto"/>
      </w:divBdr>
      <w:divsChild>
        <w:div w:id="1507936829">
          <w:marLeft w:val="0"/>
          <w:marRight w:val="0"/>
          <w:marTop w:val="0"/>
          <w:marBottom w:val="0"/>
          <w:divBdr>
            <w:top w:val="none" w:sz="0" w:space="0" w:color="auto"/>
            <w:left w:val="none" w:sz="0" w:space="0" w:color="auto"/>
            <w:bottom w:val="none" w:sz="0" w:space="0" w:color="auto"/>
            <w:right w:val="none" w:sz="0" w:space="0" w:color="auto"/>
          </w:divBdr>
          <w:divsChild>
            <w:div w:id="731923345">
              <w:marLeft w:val="0"/>
              <w:marRight w:val="0"/>
              <w:marTop w:val="0"/>
              <w:marBottom w:val="0"/>
              <w:divBdr>
                <w:top w:val="none" w:sz="0" w:space="0" w:color="auto"/>
                <w:left w:val="none" w:sz="0" w:space="0" w:color="auto"/>
                <w:bottom w:val="none" w:sz="0" w:space="0" w:color="auto"/>
                <w:right w:val="none" w:sz="0" w:space="0" w:color="auto"/>
              </w:divBdr>
            </w:div>
            <w:div w:id="98154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7728">
      <w:bodyDiv w:val="1"/>
      <w:marLeft w:val="0"/>
      <w:marRight w:val="0"/>
      <w:marTop w:val="0"/>
      <w:marBottom w:val="0"/>
      <w:divBdr>
        <w:top w:val="none" w:sz="0" w:space="0" w:color="auto"/>
        <w:left w:val="none" w:sz="0" w:space="0" w:color="auto"/>
        <w:bottom w:val="none" w:sz="0" w:space="0" w:color="auto"/>
        <w:right w:val="none" w:sz="0" w:space="0" w:color="auto"/>
      </w:divBdr>
      <w:divsChild>
        <w:div w:id="711926297">
          <w:marLeft w:val="0"/>
          <w:marRight w:val="0"/>
          <w:marTop w:val="0"/>
          <w:marBottom w:val="0"/>
          <w:divBdr>
            <w:top w:val="none" w:sz="0" w:space="0" w:color="auto"/>
            <w:left w:val="none" w:sz="0" w:space="0" w:color="auto"/>
            <w:bottom w:val="none" w:sz="0" w:space="0" w:color="auto"/>
            <w:right w:val="none" w:sz="0" w:space="0" w:color="auto"/>
          </w:divBdr>
          <w:divsChild>
            <w:div w:id="10984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4155">
      <w:bodyDiv w:val="1"/>
      <w:marLeft w:val="0"/>
      <w:marRight w:val="0"/>
      <w:marTop w:val="0"/>
      <w:marBottom w:val="0"/>
      <w:divBdr>
        <w:top w:val="none" w:sz="0" w:space="0" w:color="auto"/>
        <w:left w:val="none" w:sz="0" w:space="0" w:color="auto"/>
        <w:bottom w:val="none" w:sz="0" w:space="0" w:color="auto"/>
        <w:right w:val="none" w:sz="0" w:space="0" w:color="auto"/>
      </w:divBdr>
      <w:divsChild>
        <w:div w:id="1321884429">
          <w:marLeft w:val="0"/>
          <w:marRight w:val="0"/>
          <w:marTop w:val="0"/>
          <w:marBottom w:val="0"/>
          <w:divBdr>
            <w:top w:val="none" w:sz="0" w:space="0" w:color="auto"/>
            <w:left w:val="none" w:sz="0" w:space="0" w:color="auto"/>
            <w:bottom w:val="none" w:sz="0" w:space="0" w:color="auto"/>
            <w:right w:val="none" w:sz="0" w:space="0" w:color="auto"/>
          </w:divBdr>
          <w:divsChild>
            <w:div w:id="1314675999">
              <w:marLeft w:val="0"/>
              <w:marRight w:val="0"/>
              <w:marTop w:val="0"/>
              <w:marBottom w:val="0"/>
              <w:divBdr>
                <w:top w:val="none" w:sz="0" w:space="0" w:color="auto"/>
                <w:left w:val="none" w:sz="0" w:space="0" w:color="auto"/>
                <w:bottom w:val="none" w:sz="0" w:space="0" w:color="auto"/>
                <w:right w:val="none" w:sz="0" w:space="0" w:color="auto"/>
              </w:divBdr>
            </w:div>
            <w:div w:id="276909260">
              <w:marLeft w:val="0"/>
              <w:marRight w:val="0"/>
              <w:marTop w:val="0"/>
              <w:marBottom w:val="0"/>
              <w:divBdr>
                <w:top w:val="none" w:sz="0" w:space="0" w:color="auto"/>
                <w:left w:val="none" w:sz="0" w:space="0" w:color="auto"/>
                <w:bottom w:val="none" w:sz="0" w:space="0" w:color="auto"/>
                <w:right w:val="none" w:sz="0" w:space="0" w:color="auto"/>
              </w:divBdr>
            </w:div>
            <w:div w:id="1372729572">
              <w:marLeft w:val="0"/>
              <w:marRight w:val="0"/>
              <w:marTop w:val="0"/>
              <w:marBottom w:val="0"/>
              <w:divBdr>
                <w:top w:val="none" w:sz="0" w:space="0" w:color="auto"/>
                <w:left w:val="none" w:sz="0" w:space="0" w:color="auto"/>
                <w:bottom w:val="none" w:sz="0" w:space="0" w:color="auto"/>
                <w:right w:val="none" w:sz="0" w:space="0" w:color="auto"/>
              </w:divBdr>
            </w:div>
            <w:div w:id="515845920">
              <w:marLeft w:val="0"/>
              <w:marRight w:val="0"/>
              <w:marTop w:val="0"/>
              <w:marBottom w:val="0"/>
              <w:divBdr>
                <w:top w:val="none" w:sz="0" w:space="0" w:color="auto"/>
                <w:left w:val="none" w:sz="0" w:space="0" w:color="auto"/>
                <w:bottom w:val="none" w:sz="0" w:space="0" w:color="auto"/>
                <w:right w:val="none" w:sz="0" w:space="0" w:color="auto"/>
              </w:divBdr>
            </w:div>
            <w:div w:id="1749382336">
              <w:marLeft w:val="0"/>
              <w:marRight w:val="0"/>
              <w:marTop w:val="0"/>
              <w:marBottom w:val="0"/>
              <w:divBdr>
                <w:top w:val="none" w:sz="0" w:space="0" w:color="auto"/>
                <w:left w:val="none" w:sz="0" w:space="0" w:color="auto"/>
                <w:bottom w:val="none" w:sz="0" w:space="0" w:color="auto"/>
                <w:right w:val="none" w:sz="0" w:space="0" w:color="auto"/>
              </w:divBdr>
            </w:div>
            <w:div w:id="86974124">
              <w:marLeft w:val="0"/>
              <w:marRight w:val="0"/>
              <w:marTop w:val="0"/>
              <w:marBottom w:val="0"/>
              <w:divBdr>
                <w:top w:val="none" w:sz="0" w:space="0" w:color="auto"/>
                <w:left w:val="none" w:sz="0" w:space="0" w:color="auto"/>
                <w:bottom w:val="none" w:sz="0" w:space="0" w:color="auto"/>
                <w:right w:val="none" w:sz="0" w:space="0" w:color="auto"/>
              </w:divBdr>
            </w:div>
            <w:div w:id="837425667">
              <w:marLeft w:val="0"/>
              <w:marRight w:val="0"/>
              <w:marTop w:val="0"/>
              <w:marBottom w:val="0"/>
              <w:divBdr>
                <w:top w:val="none" w:sz="0" w:space="0" w:color="auto"/>
                <w:left w:val="none" w:sz="0" w:space="0" w:color="auto"/>
                <w:bottom w:val="none" w:sz="0" w:space="0" w:color="auto"/>
                <w:right w:val="none" w:sz="0" w:space="0" w:color="auto"/>
              </w:divBdr>
            </w:div>
            <w:div w:id="1756855404">
              <w:marLeft w:val="0"/>
              <w:marRight w:val="0"/>
              <w:marTop w:val="0"/>
              <w:marBottom w:val="0"/>
              <w:divBdr>
                <w:top w:val="none" w:sz="0" w:space="0" w:color="auto"/>
                <w:left w:val="none" w:sz="0" w:space="0" w:color="auto"/>
                <w:bottom w:val="none" w:sz="0" w:space="0" w:color="auto"/>
                <w:right w:val="none" w:sz="0" w:space="0" w:color="auto"/>
              </w:divBdr>
            </w:div>
            <w:div w:id="1455367838">
              <w:marLeft w:val="0"/>
              <w:marRight w:val="0"/>
              <w:marTop w:val="0"/>
              <w:marBottom w:val="0"/>
              <w:divBdr>
                <w:top w:val="none" w:sz="0" w:space="0" w:color="auto"/>
                <w:left w:val="none" w:sz="0" w:space="0" w:color="auto"/>
                <w:bottom w:val="none" w:sz="0" w:space="0" w:color="auto"/>
                <w:right w:val="none" w:sz="0" w:space="0" w:color="auto"/>
              </w:divBdr>
            </w:div>
            <w:div w:id="532813317">
              <w:marLeft w:val="0"/>
              <w:marRight w:val="0"/>
              <w:marTop w:val="0"/>
              <w:marBottom w:val="0"/>
              <w:divBdr>
                <w:top w:val="none" w:sz="0" w:space="0" w:color="auto"/>
                <w:left w:val="none" w:sz="0" w:space="0" w:color="auto"/>
                <w:bottom w:val="none" w:sz="0" w:space="0" w:color="auto"/>
                <w:right w:val="none" w:sz="0" w:space="0" w:color="auto"/>
              </w:divBdr>
            </w:div>
            <w:div w:id="1493637495">
              <w:marLeft w:val="0"/>
              <w:marRight w:val="0"/>
              <w:marTop w:val="0"/>
              <w:marBottom w:val="0"/>
              <w:divBdr>
                <w:top w:val="none" w:sz="0" w:space="0" w:color="auto"/>
                <w:left w:val="none" w:sz="0" w:space="0" w:color="auto"/>
                <w:bottom w:val="none" w:sz="0" w:space="0" w:color="auto"/>
                <w:right w:val="none" w:sz="0" w:space="0" w:color="auto"/>
              </w:divBdr>
            </w:div>
            <w:div w:id="1864786950">
              <w:marLeft w:val="0"/>
              <w:marRight w:val="0"/>
              <w:marTop w:val="0"/>
              <w:marBottom w:val="0"/>
              <w:divBdr>
                <w:top w:val="none" w:sz="0" w:space="0" w:color="auto"/>
                <w:left w:val="none" w:sz="0" w:space="0" w:color="auto"/>
                <w:bottom w:val="none" w:sz="0" w:space="0" w:color="auto"/>
                <w:right w:val="none" w:sz="0" w:space="0" w:color="auto"/>
              </w:divBdr>
            </w:div>
            <w:div w:id="1854873787">
              <w:marLeft w:val="0"/>
              <w:marRight w:val="0"/>
              <w:marTop w:val="0"/>
              <w:marBottom w:val="0"/>
              <w:divBdr>
                <w:top w:val="none" w:sz="0" w:space="0" w:color="auto"/>
                <w:left w:val="none" w:sz="0" w:space="0" w:color="auto"/>
                <w:bottom w:val="none" w:sz="0" w:space="0" w:color="auto"/>
                <w:right w:val="none" w:sz="0" w:space="0" w:color="auto"/>
              </w:divBdr>
            </w:div>
            <w:div w:id="1084909886">
              <w:marLeft w:val="0"/>
              <w:marRight w:val="0"/>
              <w:marTop w:val="0"/>
              <w:marBottom w:val="0"/>
              <w:divBdr>
                <w:top w:val="none" w:sz="0" w:space="0" w:color="auto"/>
                <w:left w:val="none" w:sz="0" w:space="0" w:color="auto"/>
                <w:bottom w:val="none" w:sz="0" w:space="0" w:color="auto"/>
                <w:right w:val="none" w:sz="0" w:space="0" w:color="auto"/>
              </w:divBdr>
            </w:div>
            <w:div w:id="322314267">
              <w:marLeft w:val="0"/>
              <w:marRight w:val="0"/>
              <w:marTop w:val="0"/>
              <w:marBottom w:val="0"/>
              <w:divBdr>
                <w:top w:val="none" w:sz="0" w:space="0" w:color="auto"/>
                <w:left w:val="none" w:sz="0" w:space="0" w:color="auto"/>
                <w:bottom w:val="none" w:sz="0" w:space="0" w:color="auto"/>
                <w:right w:val="none" w:sz="0" w:space="0" w:color="auto"/>
              </w:divBdr>
            </w:div>
            <w:div w:id="1122917196">
              <w:marLeft w:val="0"/>
              <w:marRight w:val="0"/>
              <w:marTop w:val="0"/>
              <w:marBottom w:val="0"/>
              <w:divBdr>
                <w:top w:val="none" w:sz="0" w:space="0" w:color="auto"/>
                <w:left w:val="none" w:sz="0" w:space="0" w:color="auto"/>
                <w:bottom w:val="none" w:sz="0" w:space="0" w:color="auto"/>
                <w:right w:val="none" w:sz="0" w:space="0" w:color="auto"/>
              </w:divBdr>
            </w:div>
            <w:div w:id="366949636">
              <w:marLeft w:val="0"/>
              <w:marRight w:val="0"/>
              <w:marTop w:val="0"/>
              <w:marBottom w:val="0"/>
              <w:divBdr>
                <w:top w:val="none" w:sz="0" w:space="0" w:color="auto"/>
                <w:left w:val="none" w:sz="0" w:space="0" w:color="auto"/>
                <w:bottom w:val="none" w:sz="0" w:space="0" w:color="auto"/>
                <w:right w:val="none" w:sz="0" w:space="0" w:color="auto"/>
              </w:divBdr>
            </w:div>
            <w:div w:id="2095474555">
              <w:marLeft w:val="0"/>
              <w:marRight w:val="0"/>
              <w:marTop w:val="0"/>
              <w:marBottom w:val="0"/>
              <w:divBdr>
                <w:top w:val="none" w:sz="0" w:space="0" w:color="auto"/>
                <w:left w:val="none" w:sz="0" w:space="0" w:color="auto"/>
                <w:bottom w:val="none" w:sz="0" w:space="0" w:color="auto"/>
                <w:right w:val="none" w:sz="0" w:space="0" w:color="auto"/>
              </w:divBdr>
            </w:div>
            <w:div w:id="1974553020">
              <w:marLeft w:val="0"/>
              <w:marRight w:val="0"/>
              <w:marTop w:val="0"/>
              <w:marBottom w:val="0"/>
              <w:divBdr>
                <w:top w:val="none" w:sz="0" w:space="0" w:color="auto"/>
                <w:left w:val="none" w:sz="0" w:space="0" w:color="auto"/>
                <w:bottom w:val="none" w:sz="0" w:space="0" w:color="auto"/>
                <w:right w:val="none" w:sz="0" w:space="0" w:color="auto"/>
              </w:divBdr>
            </w:div>
            <w:div w:id="15846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6303">
      <w:bodyDiv w:val="1"/>
      <w:marLeft w:val="0"/>
      <w:marRight w:val="0"/>
      <w:marTop w:val="0"/>
      <w:marBottom w:val="0"/>
      <w:divBdr>
        <w:top w:val="none" w:sz="0" w:space="0" w:color="auto"/>
        <w:left w:val="none" w:sz="0" w:space="0" w:color="auto"/>
        <w:bottom w:val="none" w:sz="0" w:space="0" w:color="auto"/>
        <w:right w:val="none" w:sz="0" w:space="0" w:color="auto"/>
      </w:divBdr>
    </w:div>
    <w:div w:id="738940973">
      <w:bodyDiv w:val="1"/>
      <w:marLeft w:val="0"/>
      <w:marRight w:val="0"/>
      <w:marTop w:val="0"/>
      <w:marBottom w:val="0"/>
      <w:divBdr>
        <w:top w:val="none" w:sz="0" w:space="0" w:color="auto"/>
        <w:left w:val="none" w:sz="0" w:space="0" w:color="auto"/>
        <w:bottom w:val="none" w:sz="0" w:space="0" w:color="auto"/>
        <w:right w:val="none" w:sz="0" w:space="0" w:color="auto"/>
      </w:divBdr>
    </w:div>
    <w:div w:id="803546466">
      <w:bodyDiv w:val="1"/>
      <w:marLeft w:val="0"/>
      <w:marRight w:val="0"/>
      <w:marTop w:val="0"/>
      <w:marBottom w:val="0"/>
      <w:divBdr>
        <w:top w:val="none" w:sz="0" w:space="0" w:color="auto"/>
        <w:left w:val="none" w:sz="0" w:space="0" w:color="auto"/>
        <w:bottom w:val="none" w:sz="0" w:space="0" w:color="auto"/>
        <w:right w:val="none" w:sz="0" w:space="0" w:color="auto"/>
      </w:divBdr>
      <w:divsChild>
        <w:div w:id="1979065725">
          <w:marLeft w:val="0"/>
          <w:marRight w:val="0"/>
          <w:marTop w:val="0"/>
          <w:marBottom w:val="0"/>
          <w:divBdr>
            <w:top w:val="none" w:sz="0" w:space="0" w:color="auto"/>
            <w:left w:val="none" w:sz="0" w:space="0" w:color="auto"/>
            <w:bottom w:val="none" w:sz="0" w:space="0" w:color="auto"/>
            <w:right w:val="none" w:sz="0" w:space="0" w:color="auto"/>
          </w:divBdr>
          <w:divsChild>
            <w:div w:id="36392684">
              <w:marLeft w:val="0"/>
              <w:marRight w:val="0"/>
              <w:marTop w:val="0"/>
              <w:marBottom w:val="0"/>
              <w:divBdr>
                <w:top w:val="none" w:sz="0" w:space="0" w:color="auto"/>
                <w:left w:val="none" w:sz="0" w:space="0" w:color="auto"/>
                <w:bottom w:val="none" w:sz="0" w:space="0" w:color="auto"/>
                <w:right w:val="none" w:sz="0" w:space="0" w:color="auto"/>
              </w:divBdr>
            </w:div>
            <w:div w:id="1322078422">
              <w:marLeft w:val="0"/>
              <w:marRight w:val="0"/>
              <w:marTop w:val="0"/>
              <w:marBottom w:val="0"/>
              <w:divBdr>
                <w:top w:val="none" w:sz="0" w:space="0" w:color="auto"/>
                <w:left w:val="none" w:sz="0" w:space="0" w:color="auto"/>
                <w:bottom w:val="none" w:sz="0" w:space="0" w:color="auto"/>
                <w:right w:val="none" w:sz="0" w:space="0" w:color="auto"/>
              </w:divBdr>
            </w:div>
            <w:div w:id="1107044891">
              <w:marLeft w:val="0"/>
              <w:marRight w:val="0"/>
              <w:marTop w:val="0"/>
              <w:marBottom w:val="0"/>
              <w:divBdr>
                <w:top w:val="none" w:sz="0" w:space="0" w:color="auto"/>
                <w:left w:val="none" w:sz="0" w:space="0" w:color="auto"/>
                <w:bottom w:val="none" w:sz="0" w:space="0" w:color="auto"/>
                <w:right w:val="none" w:sz="0" w:space="0" w:color="auto"/>
              </w:divBdr>
            </w:div>
            <w:div w:id="1468156895">
              <w:marLeft w:val="0"/>
              <w:marRight w:val="0"/>
              <w:marTop w:val="0"/>
              <w:marBottom w:val="0"/>
              <w:divBdr>
                <w:top w:val="none" w:sz="0" w:space="0" w:color="auto"/>
                <w:left w:val="none" w:sz="0" w:space="0" w:color="auto"/>
                <w:bottom w:val="none" w:sz="0" w:space="0" w:color="auto"/>
                <w:right w:val="none" w:sz="0" w:space="0" w:color="auto"/>
              </w:divBdr>
            </w:div>
            <w:div w:id="11024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78205">
      <w:bodyDiv w:val="1"/>
      <w:marLeft w:val="0"/>
      <w:marRight w:val="0"/>
      <w:marTop w:val="0"/>
      <w:marBottom w:val="0"/>
      <w:divBdr>
        <w:top w:val="none" w:sz="0" w:space="0" w:color="auto"/>
        <w:left w:val="none" w:sz="0" w:space="0" w:color="auto"/>
        <w:bottom w:val="none" w:sz="0" w:space="0" w:color="auto"/>
        <w:right w:val="none" w:sz="0" w:space="0" w:color="auto"/>
      </w:divBdr>
      <w:divsChild>
        <w:div w:id="792595725">
          <w:marLeft w:val="0"/>
          <w:marRight w:val="0"/>
          <w:marTop w:val="0"/>
          <w:marBottom w:val="0"/>
          <w:divBdr>
            <w:top w:val="none" w:sz="0" w:space="0" w:color="auto"/>
            <w:left w:val="none" w:sz="0" w:space="0" w:color="auto"/>
            <w:bottom w:val="none" w:sz="0" w:space="0" w:color="auto"/>
            <w:right w:val="none" w:sz="0" w:space="0" w:color="auto"/>
          </w:divBdr>
          <w:divsChild>
            <w:div w:id="17596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71452">
      <w:bodyDiv w:val="1"/>
      <w:marLeft w:val="0"/>
      <w:marRight w:val="0"/>
      <w:marTop w:val="0"/>
      <w:marBottom w:val="0"/>
      <w:divBdr>
        <w:top w:val="none" w:sz="0" w:space="0" w:color="auto"/>
        <w:left w:val="none" w:sz="0" w:space="0" w:color="auto"/>
        <w:bottom w:val="none" w:sz="0" w:space="0" w:color="auto"/>
        <w:right w:val="none" w:sz="0" w:space="0" w:color="auto"/>
      </w:divBdr>
      <w:divsChild>
        <w:div w:id="1151017207">
          <w:marLeft w:val="0"/>
          <w:marRight w:val="0"/>
          <w:marTop w:val="0"/>
          <w:marBottom w:val="0"/>
          <w:divBdr>
            <w:top w:val="none" w:sz="0" w:space="0" w:color="auto"/>
            <w:left w:val="none" w:sz="0" w:space="0" w:color="auto"/>
            <w:bottom w:val="none" w:sz="0" w:space="0" w:color="auto"/>
            <w:right w:val="none" w:sz="0" w:space="0" w:color="auto"/>
          </w:divBdr>
          <w:divsChild>
            <w:div w:id="11645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60219">
      <w:bodyDiv w:val="1"/>
      <w:marLeft w:val="0"/>
      <w:marRight w:val="0"/>
      <w:marTop w:val="0"/>
      <w:marBottom w:val="0"/>
      <w:divBdr>
        <w:top w:val="none" w:sz="0" w:space="0" w:color="auto"/>
        <w:left w:val="none" w:sz="0" w:space="0" w:color="auto"/>
        <w:bottom w:val="none" w:sz="0" w:space="0" w:color="auto"/>
        <w:right w:val="none" w:sz="0" w:space="0" w:color="auto"/>
      </w:divBdr>
    </w:div>
    <w:div w:id="933241877">
      <w:bodyDiv w:val="1"/>
      <w:marLeft w:val="0"/>
      <w:marRight w:val="0"/>
      <w:marTop w:val="0"/>
      <w:marBottom w:val="0"/>
      <w:divBdr>
        <w:top w:val="none" w:sz="0" w:space="0" w:color="auto"/>
        <w:left w:val="none" w:sz="0" w:space="0" w:color="auto"/>
        <w:bottom w:val="none" w:sz="0" w:space="0" w:color="auto"/>
        <w:right w:val="none" w:sz="0" w:space="0" w:color="auto"/>
      </w:divBdr>
      <w:divsChild>
        <w:div w:id="1631547491">
          <w:marLeft w:val="0"/>
          <w:marRight w:val="0"/>
          <w:marTop w:val="0"/>
          <w:marBottom w:val="0"/>
          <w:divBdr>
            <w:top w:val="none" w:sz="0" w:space="0" w:color="auto"/>
            <w:left w:val="none" w:sz="0" w:space="0" w:color="auto"/>
            <w:bottom w:val="none" w:sz="0" w:space="0" w:color="auto"/>
            <w:right w:val="none" w:sz="0" w:space="0" w:color="auto"/>
          </w:divBdr>
          <w:divsChild>
            <w:div w:id="53785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7685">
      <w:bodyDiv w:val="1"/>
      <w:marLeft w:val="0"/>
      <w:marRight w:val="0"/>
      <w:marTop w:val="0"/>
      <w:marBottom w:val="0"/>
      <w:divBdr>
        <w:top w:val="none" w:sz="0" w:space="0" w:color="auto"/>
        <w:left w:val="none" w:sz="0" w:space="0" w:color="auto"/>
        <w:bottom w:val="none" w:sz="0" w:space="0" w:color="auto"/>
        <w:right w:val="none" w:sz="0" w:space="0" w:color="auto"/>
      </w:divBdr>
    </w:div>
    <w:div w:id="1002708742">
      <w:bodyDiv w:val="1"/>
      <w:marLeft w:val="0"/>
      <w:marRight w:val="0"/>
      <w:marTop w:val="0"/>
      <w:marBottom w:val="0"/>
      <w:divBdr>
        <w:top w:val="none" w:sz="0" w:space="0" w:color="auto"/>
        <w:left w:val="none" w:sz="0" w:space="0" w:color="auto"/>
        <w:bottom w:val="none" w:sz="0" w:space="0" w:color="auto"/>
        <w:right w:val="none" w:sz="0" w:space="0" w:color="auto"/>
      </w:divBdr>
      <w:divsChild>
        <w:div w:id="513812217">
          <w:marLeft w:val="0"/>
          <w:marRight w:val="0"/>
          <w:marTop w:val="0"/>
          <w:marBottom w:val="0"/>
          <w:divBdr>
            <w:top w:val="none" w:sz="0" w:space="0" w:color="auto"/>
            <w:left w:val="none" w:sz="0" w:space="0" w:color="auto"/>
            <w:bottom w:val="none" w:sz="0" w:space="0" w:color="auto"/>
            <w:right w:val="none" w:sz="0" w:space="0" w:color="auto"/>
          </w:divBdr>
          <w:divsChild>
            <w:div w:id="11507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5061">
      <w:bodyDiv w:val="1"/>
      <w:marLeft w:val="0"/>
      <w:marRight w:val="0"/>
      <w:marTop w:val="0"/>
      <w:marBottom w:val="0"/>
      <w:divBdr>
        <w:top w:val="none" w:sz="0" w:space="0" w:color="auto"/>
        <w:left w:val="none" w:sz="0" w:space="0" w:color="auto"/>
        <w:bottom w:val="none" w:sz="0" w:space="0" w:color="auto"/>
        <w:right w:val="none" w:sz="0" w:space="0" w:color="auto"/>
      </w:divBdr>
      <w:divsChild>
        <w:div w:id="736055096">
          <w:marLeft w:val="0"/>
          <w:marRight w:val="0"/>
          <w:marTop w:val="0"/>
          <w:marBottom w:val="0"/>
          <w:divBdr>
            <w:top w:val="none" w:sz="0" w:space="0" w:color="auto"/>
            <w:left w:val="none" w:sz="0" w:space="0" w:color="auto"/>
            <w:bottom w:val="none" w:sz="0" w:space="0" w:color="auto"/>
            <w:right w:val="none" w:sz="0" w:space="0" w:color="auto"/>
          </w:divBdr>
        </w:div>
      </w:divsChild>
    </w:div>
    <w:div w:id="1128277040">
      <w:bodyDiv w:val="1"/>
      <w:marLeft w:val="0"/>
      <w:marRight w:val="0"/>
      <w:marTop w:val="0"/>
      <w:marBottom w:val="0"/>
      <w:divBdr>
        <w:top w:val="none" w:sz="0" w:space="0" w:color="auto"/>
        <w:left w:val="none" w:sz="0" w:space="0" w:color="auto"/>
        <w:bottom w:val="none" w:sz="0" w:space="0" w:color="auto"/>
        <w:right w:val="none" w:sz="0" w:space="0" w:color="auto"/>
      </w:divBdr>
      <w:divsChild>
        <w:div w:id="1638097588">
          <w:marLeft w:val="0"/>
          <w:marRight w:val="0"/>
          <w:marTop w:val="0"/>
          <w:marBottom w:val="0"/>
          <w:divBdr>
            <w:top w:val="none" w:sz="0" w:space="0" w:color="auto"/>
            <w:left w:val="none" w:sz="0" w:space="0" w:color="auto"/>
            <w:bottom w:val="none" w:sz="0" w:space="0" w:color="auto"/>
            <w:right w:val="none" w:sz="0" w:space="0" w:color="auto"/>
          </w:divBdr>
          <w:divsChild>
            <w:div w:id="733549293">
              <w:marLeft w:val="0"/>
              <w:marRight w:val="0"/>
              <w:marTop w:val="0"/>
              <w:marBottom w:val="0"/>
              <w:divBdr>
                <w:top w:val="none" w:sz="0" w:space="0" w:color="auto"/>
                <w:left w:val="none" w:sz="0" w:space="0" w:color="auto"/>
                <w:bottom w:val="none" w:sz="0" w:space="0" w:color="auto"/>
                <w:right w:val="none" w:sz="0" w:space="0" w:color="auto"/>
              </w:divBdr>
            </w:div>
            <w:div w:id="601180724">
              <w:marLeft w:val="0"/>
              <w:marRight w:val="0"/>
              <w:marTop w:val="0"/>
              <w:marBottom w:val="0"/>
              <w:divBdr>
                <w:top w:val="none" w:sz="0" w:space="0" w:color="auto"/>
                <w:left w:val="none" w:sz="0" w:space="0" w:color="auto"/>
                <w:bottom w:val="none" w:sz="0" w:space="0" w:color="auto"/>
                <w:right w:val="none" w:sz="0" w:space="0" w:color="auto"/>
              </w:divBdr>
            </w:div>
            <w:div w:id="1443644918">
              <w:marLeft w:val="0"/>
              <w:marRight w:val="0"/>
              <w:marTop w:val="0"/>
              <w:marBottom w:val="0"/>
              <w:divBdr>
                <w:top w:val="none" w:sz="0" w:space="0" w:color="auto"/>
                <w:left w:val="none" w:sz="0" w:space="0" w:color="auto"/>
                <w:bottom w:val="none" w:sz="0" w:space="0" w:color="auto"/>
                <w:right w:val="none" w:sz="0" w:space="0" w:color="auto"/>
              </w:divBdr>
            </w:div>
            <w:div w:id="2034721690">
              <w:marLeft w:val="0"/>
              <w:marRight w:val="0"/>
              <w:marTop w:val="0"/>
              <w:marBottom w:val="0"/>
              <w:divBdr>
                <w:top w:val="none" w:sz="0" w:space="0" w:color="auto"/>
                <w:left w:val="none" w:sz="0" w:space="0" w:color="auto"/>
                <w:bottom w:val="none" w:sz="0" w:space="0" w:color="auto"/>
                <w:right w:val="none" w:sz="0" w:space="0" w:color="auto"/>
              </w:divBdr>
            </w:div>
            <w:div w:id="654725025">
              <w:marLeft w:val="0"/>
              <w:marRight w:val="0"/>
              <w:marTop w:val="0"/>
              <w:marBottom w:val="0"/>
              <w:divBdr>
                <w:top w:val="none" w:sz="0" w:space="0" w:color="auto"/>
                <w:left w:val="none" w:sz="0" w:space="0" w:color="auto"/>
                <w:bottom w:val="none" w:sz="0" w:space="0" w:color="auto"/>
                <w:right w:val="none" w:sz="0" w:space="0" w:color="auto"/>
              </w:divBdr>
            </w:div>
            <w:div w:id="82535329">
              <w:marLeft w:val="0"/>
              <w:marRight w:val="0"/>
              <w:marTop w:val="0"/>
              <w:marBottom w:val="0"/>
              <w:divBdr>
                <w:top w:val="none" w:sz="0" w:space="0" w:color="auto"/>
                <w:left w:val="none" w:sz="0" w:space="0" w:color="auto"/>
                <w:bottom w:val="none" w:sz="0" w:space="0" w:color="auto"/>
                <w:right w:val="none" w:sz="0" w:space="0" w:color="auto"/>
              </w:divBdr>
            </w:div>
            <w:div w:id="1054886904">
              <w:marLeft w:val="0"/>
              <w:marRight w:val="0"/>
              <w:marTop w:val="0"/>
              <w:marBottom w:val="0"/>
              <w:divBdr>
                <w:top w:val="none" w:sz="0" w:space="0" w:color="auto"/>
                <w:left w:val="none" w:sz="0" w:space="0" w:color="auto"/>
                <w:bottom w:val="none" w:sz="0" w:space="0" w:color="auto"/>
                <w:right w:val="none" w:sz="0" w:space="0" w:color="auto"/>
              </w:divBdr>
            </w:div>
            <w:div w:id="2069258523">
              <w:marLeft w:val="0"/>
              <w:marRight w:val="0"/>
              <w:marTop w:val="0"/>
              <w:marBottom w:val="0"/>
              <w:divBdr>
                <w:top w:val="none" w:sz="0" w:space="0" w:color="auto"/>
                <w:left w:val="none" w:sz="0" w:space="0" w:color="auto"/>
                <w:bottom w:val="none" w:sz="0" w:space="0" w:color="auto"/>
                <w:right w:val="none" w:sz="0" w:space="0" w:color="auto"/>
              </w:divBdr>
            </w:div>
            <w:div w:id="1772623934">
              <w:marLeft w:val="0"/>
              <w:marRight w:val="0"/>
              <w:marTop w:val="0"/>
              <w:marBottom w:val="0"/>
              <w:divBdr>
                <w:top w:val="none" w:sz="0" w:space="0" w:color="auto"/>
                <w:left w:val="none" w:sz="0" w:space="0" w:color="auto"/>
                <w:bottom w:val="none" w:sz="0" w:space="0" w:color="auto"/>
                <w:right w:val="none" w:sz="0" w:space="0" w:color="auto"/>
              </w:divBdr>
            </w:div>
            <w:div w:id="363599986">
              <w:marLeft w:val="0"/>
              <w:marRight w:val="0"/>
              <w:marTop w:val="0"/>
              <w:marBottom w:val="0"/>
              <w:divBdr>
                <w:top w:val="none" w:sz="0" w:space="0" w:color="auto"/>
                <w:left w:val="none" w:sz="0" w:space="0" w:color="auto"/>
                <w:bottom w:val="none" w:sz="0" w:space="0" w:color="auto"/>
                <w:right w:val="none" w:sz="0" w:space="0" w:color="auto"/>
              </w:divBdr>
            </w:div>
            <w:div w:id="1473059293">
              <w:marLeft w:val="0"/>
              <w:marRight w:val="0"/>
              <w:marTop w:val="0"/>
              <w:marBottom w:val="0"/>
              <w:divBdr>
                <w:top w:val="none" w:sz="0" w:space="0" w:color="auto"/>
                <w:left w:val="none" w:sz="0" w:space="0" w:color="auto"/>
                <w:bottom w:val="none" w:sz="0" w:space="0" w:color="auto"/>
                <w:right w:val="none" w:sz="0" w:space="0" w:color="auto"/>
              </w:divBdr>
            </w:div>
            <w:div w:id="11591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66134">
      <w:bodyDiv w:val="1"/>
      <w:marLeft w:val="0"/>
      <w:marRight w:val="0"/>
      <w:marTop w:val="0"/>
      <w:marBottom w:val="0"/>
      <w:divBdr>
        <w:top w:val="none" w:sz="0" w:space="0" w:color="auto"/>
        <w:left w:val="none" w:sz="0" w:space="0" w:color="auto"/>
        <w:bottom w:val="none" w:sz="0" w:space="0" w:color="auto"/>
        <w:right w:val="none" w:sz="0" w:space="0" w:color="auto"/>
      </w:divBdr>
      <w:divsChild>
        <w:div w:id="959653145">
          <w:marLeft w:val="0"/>
          <w:marRight w:val="0"/>
          <w:marTop w:val="0"/>
          <w:marBottom w:val="0"/>
          <w:divBdr>
            <w:top w:val="none" w:sz="0" w:space="0" w:color="auto"/>
            <w:left w:val="none" w:sz="0" w:space="0" w:color="auto"/>
            <w:bottom w:val="none" w:sz="0" w:space="0" w:color="auto"/>
            <w:right w:val="none" w:sz="0" w:space="0" w:color="auto"/>
          </w:divBdr>
          <w:divsChild>
            <w:div w:id="5482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68096">
      <w:bodyDiv w:val="1"/>
      <w:marLeft w:val="0"/>
      <w:marRight w:val="0"/>
      <w:marTop w:val="0"/>
      <w:marBottom w:val="0"/>
      <w:divBdr>
        <w:top w:val="none" w:sz="0" w:space="0" w:color="auto"/>
        <w:left w:val="none" w:sz="0" w:space="0" w:color="auto"/>
        <w:bottom w:val="none" w:sz="0" w:space="0" w:color="auto"/>
        <w:right w:val="none" w:sz="0" w:space="0" w:color="auto"/>
      </w:divBdr>
    </w:div>
    <w:div w:id="1388991631">
      <w:bodyDiv w:val="1"/>
      <w:marLeft w:val="0"/>
      <w:marRight w:val="0"/>
      <w:marTop w:val="0"/>
      <w:marBottom w:val="0"/>
      <w:divBdr>
        <w:top w:val="none" w:sz="0" w:space="0" w:color="auto"/>
        <w:left w:val="none" w:sz="0" w:space="0" w:color="auto"/>
        <w:bottom w:val="none" w:sz="0" w:space="0" w:color="auto"/>
        <w:right w:val="none" w:sz="0" w:space="0" w:color="auto"/>
      </w:divBdr>
      <w:divsChild>
        <w:div w:id="336808567">
          <w:marLeft w:val="0"/>
          <w:marRight w:val="0"/>
          <w:marTop w:val="0"/>
          <w:marBottom w:val="0"/>
          <w:divBdr>
            <w:top w:val="none" w:sz="0" w:space="0" w:color="auto"/>
            <w:left w:val="none" w:sz="0" w:space="0" w:color="auto"/>
            <w:bottom w:val="none" w:sz="0" w:space="0" w:color="auto"/>
            <w:right w:val="none" w:sz="0" w:space="0" w:color="auto"/>
          </w:divBdr>
          <w:divsChild>
            <w:div w:id="1372414252">
              <w:marLeft w:val="0"/>
              <w:marRight w:val="0"/>
              <w:marTop w:val="0"/>
              <w:marBottom w:val="0"/>
              <w:divBdr>
                <w:top w:val="none" w:sz="0" w:space="0" w:color="auto"/>
                <w:left w:val="none" w:sz="0" w:space="0" w:color="auto"/>
                <w:bottom w:val="none" w:sz="0" w:space="0" w:color="auto"/>
                <w:right w:val="none" w:sz="0" w:space="0" w:color="auto"/>
              </w:divBdr>
            </w:div>
            <w:div w:id="19720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33399">
      <w:bodyDiv w:val="1"/>
      <w:marLeft w:val="0"/>
      <w:marRight w:val="0"/>
      <w:marTop w:val="0"/>
      <w:marBottom w:val="0"/>
      <w:divBdr>
        <w:top w:val="none" w:sz="0" w:space="0" w:color="auto"/>
        <w:left w:val="none" w:sz="0" w:space="0" w:color="auto"/>
        <w:bottom w:val="none" w:sz="0" w:space="0" w:color="auto"/>
        <w:right w:val="none" w:sz="0" w:space="0" w:color="auto"/>
      </w:divBdr>
    </w:div>
    <w:div w:id="1482648597">
      <w:bodyDiv w:val="1"/>
      <w:marLeft w:val="0"/>
      <w:marRight w:val="0"/>
      <w:marTop w:val="0"/>
      <w:marBottom w:val="0"/>
      <w:divBdr>
        <w:top w:val="none" w:sz="0" w:space="0" w:color="auto"/>
        <w:left w:val="none" w:sz="0" w:space="0" w:color="auto"/>
        <w:bottom w:val="none" w:sz="0" w:space="0" w:color="auto"/>
        <w:right w:val="none" w:sz="0" w:space="0" w:color="auto"/>
      </w:divBdr>
      <w:divsChild>
        <w:div w:id="19405978">
          <w:marLeft w:val="0"/>
          <w:marRight w:val="0"/>
          <w:marTop w:val="0"/>
          <w:marBottom w:val="0"/>
          <w:divBdr>
            <w:top w:val="none" w:sz="0" w:space="0" w:color="auto"/>
            <w:left w:val="none" w:sz="0" w:space="0" w:color="auto"/>
            <w:bottom w:val="none" w:sz="0" w:space="0" w:color="auto"/>
            <w:right w:val="none" w:sz="0" w:space="0" w:color="auto"/>
          </w:divBdr>
          <w:divsChild>
            <w:div w:id="213636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8655">
      <w:bodyDiv w:val="1"/>
      <w:marLeft w:val="0"/>
      <w:marRight w:val="0"/>
      <w:marTop w:val="0"/>
      <w:marBottom w:val="0"/>
      <w:divBdr>
        <w:top w:val="none" w:sz="0" w:space="0" w:color="auto"/>
        <w:left w:val="none" w:sz="0" w:space="0" w:color="auto"/>
        <w:bottom w:val="none" w:sz="0" w:space="0" w:color="auto"/>
        <w:right w:val="none" w:sz="0" w:space="0" w:color="auto"/>
      </w:divBdr>
      <w:divsChild>
        <w:div w:id="1085222120">
          <w:marLeft w:val="0"/>
          <w:marRight w:val="0"/>
          <w:marTop w:val="0"/>
          <w:marBottom w:val="0"/>
          <w:divBdr>
            <w:top w:val="none" w:sz="0" w:space="0" w:color="auto"/>
            <w:left w:val="none" w:sz="0" w:space="0" w:color="auto"/>
            <w:bottom w:val="none" w:sz="0" w:space="0" w:color="auto"/>
            <w:right w:val="none" w:sz="0" w:space="0" w:color="auto"/>
          </w:divBdr>
          <w:divsChild>
            <w:div w:id="270670513">
              <w:marLeft w:val="0"/>
              <w:marRight w:val="0"/>
              <w:marTop w:val="0"/>
              <w:marBottom w:val="0"/>
              <w:divBdr>
                <w:top w:val="none" w:sz="0" w:space="0" w:color="auto"/>
                <w:left w:val="none" w:sz="0" w:space="0" w:color="auto"/>
                <w:bottom w:val="none" w:sz="0" w:space="0" w:color="auto"/>
                <w:right w:val="none" w:sz="0" w:space="0" w:color="auto"/>
              </w:divBdr>
            </w:div>
            <w:div w:id="365376639">
              <w:marLeft w:val="0"/>
              <w:marRight w:val="0"/>
              <w:marTop w:val="0"/>
              <w:marBottom w:val="0"/>
              <w:divBdr>
                <w:top w:val="none" w:sz="0" w:space="0" w:color="auto"/>
                <w:left w:val="none" w:sz="0" w:space="0" w:color="auto"/>
                <w:bottom w:val="none" w:sz="0" w:space="0" w:color="auto"/>
                <w:right w:val="none" w:sz="0" w:space="0" w:color="auto"/>
              </w:divBdr>
            </w:div>
            <w:div w:id="154879206">
              <w:marLeft w:val="0"/>
              <w:marRight w:val="0"/>
              <w:marTop w:val="0"/>
              <w:marBottom w:val="0"/>
              <w:divBdr>
                <w:top w:val="none" w:sz="0" w:space="0" w:color="auto"/>
                <w:left w:val="none" w:sz="0" w:space="0" w:color="auto"/>
                <w:bottom w:val="none" w:sz="0" w:space="0" w:color="auto"/>
                <w:right w:val="none" w:sz="0" w:space="0" w:color="auto"/>
              </w:divBdr>
            </w:div>
            <w:div w:id="1225601495">
              <w:marLeft w:val="0"/>
              <w:marRight w:val="0"/>
              <w:marTop w:val="0"/>
              <w:marBottom w:val="0"/>
              <w:divBdr>
                <w:top w:val="none" w:sz="0" w:space="0" w:color="auto"/>
                <w:left w:val="none" w:sz="0" w:space="0" w:color="auto"/>
                <w:bottom w:val="none" w:sz="0" w:space="0" w:color="auto"/>
                <w:right w:val="none" w:sz="0" w:space="0" w:color="auto"/>
              </w:divBdr>
            </w:div>
            <w:div w:id="6952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29758">
      <w:bodyDiv w:val="1"/>
      <w:marLeft w:val="0"/>
      <w:marRight w:val="0"/>
      <w:marTop w:val="0"/>
      <w:marBottom w:val="0"/>
      <w:divBdr>
        <w:top w:val="none" w:sz="0" w:space="0" w:color="auto"/>
        <w:left w:val="none" w:sz="0" w:space="0" w:color="auto"/>
        <w:bottom w:val="none" w:sz="0" w:space="0" w:color="auto"/>
        <w:right w:val="none" w:sz="0" w:space="0" w:color="auto"/>
      </w:divBdr>
      <w:divsChild>
        <w:div w:id="1938949613">
          <w:marLeft w:val="0"/>
          <w:marRight w:val="0"/>
          <w:marTop w:val="0"/>
          <w:marBottom w:val="0"/>
          <w:divBdr>
            <w:top w:val="none" w:sz="0" w:space="0" w:color="auto"/>
            <w:left w:val="none" w:sz="0" w:space="0" w:color="auto"/>
            <w:bottom w:val="none" w:sz="0" w:space="0" w:color="auto"/>
            <w:right w:val="none" w:sz="0" w:space="0" w:color="auto"/>
          </w:divBdr>
          <w:divsChild>
            <w:div w:id="15965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5746">
      <w:bodyDiv w:val="1"/>
      <w:marLeft w:val="0"/>
      <w:marRight w:val="0"/>
      <w:marTop w:val="0"/>
      <w:marBottom w:val="0"/>
      <w:divBdr>
        <w:top w:val="none" w:sz="0" w:space="0" w:color="auto"/>
        <w:left w:val="none" w:sz="0" w:space="0" w:color="auto"/>
        <w:bottom w:val="none" w:sz="0" w:space="0" w:color="auto"/>
        <w:right w:val="none" w:sz="0" w:space="0" w:color="auto"/>
      </w:divBdr>
    </w:div>
    <w:div w:id="1678117295">
      <w:bodyDiv w:val="1"/>
      <w:marLeft w:val="0"/>
      <w:marRight w:val="0"/>
      <w:marTop w:val="0"/>
      <w:marBottom w:val="0"/>
      <w:divBdr>
        <w:top w:val="none" w:sz="0" w:space="0" w:color="auto"/>
        <w:left w:val="none" w:sz="0" w:space="0" w:color="auto"/>
        <w:bottom w:val="none" w:sz="0" w:space="0" w:color="auto"/>
        <w:right w:val="none" w:sz="0" w:space="0" w:color="auto"/>
      </w:divBdr>
      <w:divsChild>
        <w:div w:id="494684715">
          <w:marLeft w:val="0"/>
          <w:marRight w:val="0"/>
          <w:marTop w:val="0"/>
          <w:marBottom w:val="0"/>
          <w:divBdr>
            <w:top w:val="none" w:sz="0" w:space="0" w:color="auto"/>
            <w:left w:val="none" w:sz="0" w:space="0" w:color="auto"/>
            <w:bottom w:val="none" w:sz="0" w:space="0" w:color="auto"/>
            <w:right w:val="none" w:sz="0" w:space="0" w:color="auto"/>
          </w:divBdr>
          <w:divsChild>
            <w:div w:id="1469279368">
              <w:marLeft w:val="0"/>
              <w:marRight w:val="0"/>
              <w:marTop w:val="0"/>
              <w:marBottom w:val="0"/>
              <w:divBdr>
                <w:top w:val="none" w:sz="0" w:space="0" w:color="auto"/>
                <w:left w:val="none" w:sz="0" w:space="0" w:color="auto"/>
                <w:bottom w:val="none" w:sz="0" w:space="0" w:color="auto"/>
                <w:right w:val="none" w:sz="0" w:space="0" w:color="auto"/>
              </w:divBdr>
            </w:div>
            <w:div w:id="1313950586">
              <w:marLeft w:val="0"/>
              <w:marRight w:val="0"/>
              <w:marTop w:val="0"/>
              <w:marBottom w:val="0"/>
              <w:divBdr>
                <w:top w:val="none" w:sz="0" w:space="0" w:color="auto"/>
                <w:left w:val="none" w:sz="0" w:space="0" w:color="auto"/>
                <w:bottom w:val="none" w:sz="0" w:space="0" w:color="auto"/>
                <w:right w:val="none" w:sz="0" w:space="0" w:color="auto"/>
              </w:divBdr>
            </w:div>
            <w:div w:id="315494237">
              <w:marLeft w:val="0"/>
              <w:marRight w:val="0"/>
              <w:marTop w:val="0"/>
              <w:marBottom w:val="0"/>
              <w:divBdr>
                <w:top w:val="none" w:sz="0" w:space="0" w:color="auto"/>
                <w:left w:val="none" w:sz="0" w:space="0" w:color="auto"/>
                <w:bottom w:val="none" w:sz="0" w:space="0" w:color="auto"/>
                <w:right w:val="none" w:sz="0" w:space="0" w:color="auto"/>
              </w:divBdr>
            </w:div>
            <w:div w:id="1990672737">
              <w:marLeft w:val="0"/>
              <w:marRight w:val="0"/>
              <w:marTop w:val="0"/>
              <w:marBottom w:val="0"/>
              <w:divBdr>
                <w:top w:val="none" w:sz="0" w:space="0" w:color="auto"/>
                <w:left w:val="none" w:sz="0" w:space="0" w:color="auto"/>
                <w:bottom w:val="none" w:sz="0" w:space="0" w:color="auto"/>
                <w:right w:val="none" w:sz="0" w:space="0" w:color="auto"/>
              </w:divBdr>
            </w:div>
            <w:div w:id="1184897760">
              <w:marLeft w:val="0"/>
              <w:marRight w:val="0"/>
              <w:marTop w:val="0"/>
              <w:marBottom w:val="0"/>
              <w:divBdr>
                <w:top w:val="none" w:sz="0" w:space="0" w:color="auto"/>
                <w:left w:val="none" w:sz="0" w:space="0" w:color="auto"/>
                <w:bottom w:val="none" w:sz="0" w:space="0" w:color="auto"/>
                <w:right w:val="none" w:sz="0" w:space="0" w:color="auto"/>
              </w:divBdr>
            </w:div>
            <w:div w:id="405540295">
              <w:marLeft w:val="0"/>
              <w:marRight w:val="0"/>
              <w:marTop w:val="0"/>
              <w:marBottom w:val="0"/>
              <w:divBdr>
                <w:top w:val="none" w:sz="0" w:space="0" w:color="auto"/>
                <w:left w:val="none" w:sz="0" w:space="0" w:color="auto"/>
                <w:bottom w:val="none" w:sz="0" w:space="0" w:color="auto"/>
                <w:right w:val="none" w:sz="0" w:space="0" w:color="auto"/>
              </w:divBdr>
            </w:div>
            <w:div w:id="7590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3803">
      <w:bodyDiv w:val="1"/>
      <w:marLeft w:val="0"/>
      <w:marRight w:val="0"/>
      <w:marTop w:val="0"/>
      <w:marBottom w:val="0"/>
      <w:divBdr>
        <w:top w:val="none" w:sz="0" w:space="0" w:color="auto"/>
        <w:left w:val="none" w:sz="0" w:space="0" w:color="auto"/>
        <w:bottom w:val="none" w:sz="0" w:space="0" w:color="auto"/>
        <w:right w:val="none" w:sz="0" w:space="0" w:color="auto"/>
      </w:divBdr>
      <w:divsChild>
        <w:div w:id="738554811">
          <w:marLeft w:val="0"/>
          <w:marRight w:val="0"/>
          <w:marTop w:val="0"/>
          <w:marBottom w:val="0"/>
          <w:divBdr>
            <w:top w:val="none" w:sz="0" w:space="0" w:color="auto"/>
            <w:left w:val="none" w:sz="0" w:space="0" w:color="auto"/>
            <w:bottom w:val="none" w:sz="0" w:space="0" w:color="auto"/>
            <w:right w:val="none" w:sz="0" w:space="0" w:color="auto"/>
          </w:divBdr>
          <w:divsChild>
            <w:div w:id="19617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1914">
      <w:bodyDiv w:val="1"/>
      <w:marLeft w:val="0"/>
      <w:marRight w:val="0"/>
      <w:marTop w:val="0"/>
      <w:marBottom w:val="0"/>
      <w:divBdr>
        <w:top w:val="none" w:sz="0" w:space="0" w:color="auto"/>
        <w:left w:val="none" w:sz="0" w:space="0" w:color="auto"/>
        <w:bottom w:val="none" w:sz="0" w:space="0" w:color="auto"/>
        <w:right w:val="none" w:sz="0" w:space="0" w:color="auto"/>
      </w:divBdr>
    </w:div>
    <w:div w:id="1769231355">
      <w:bodyDiv w:val="1"/>
      <w:marLeft w:val="0"/>
      <w:marRight w:val="0"/>
      <w:marTop w:val="0"/>
      <w:marBottom w:val="0"/>
      <w:divBdr>
        <w:top w:val="none" w:sz="0" w:space="0" w:color="auto"/>
        <w:left w:val="none" w:sz="0" w:space="0" w:color="auto"/>
        <w:bottom w:val="none" w:sz="0" w:space="0" w:color="auto"/>
        <w:right w:val="none" w:sz="0" w:space="0" w:color="auto"/>
      </w:divBdr>
      <w:divsChild>
        <w:div w:id="1413820095">
          <w:marLeft w:val="0"/>
          <w:marRight w:val="0"/>
          <w:marTop w:val="0"/>
          <w:marBottom w:val="0"/>
          <w:divBdr>
            <w:top w:val="none" w:sz="0" w:space="0" w:color="auto"/>
            <w:left w:val="none" w:sz="0" w:space="0" w:color="auto"/>
            <w:bottom w:val="none" w:sz="0" w:space="0" w:color="auto"/>
            <w:right w:val="none" w:sz="0" w:space="0" w:color="auto"/>
          </w:divBdr>
          <w:divsChild>
            <w:div w:id="316999951">
              <w:marLeft w:val="0"/>
              <w:marRight w:val="0"/>
              <w:marTop w:val="0"/>
              <w:marBottom w:val="0"/>
              <w:divBdr>
                <w:top w:val="none" w:sz="0" w:space="0" w:color="auto"/>
                <w:left w:val="none" w:sz="0" w:space="0" w:color="auto"/>
                <w:bottom w:val="none" w:sz="0" w:space="0" w:color="auto"/>
                <w:right w:val="none" w:sz="0" w:space="0" w:color="auto"/>
              </w:divBdr>
            </w:div>
            <w:div w:id="3388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6649">
      <w:bodyDiv w:val="1"/>
      <w:marLeft w:val="0"/>
      <w:marRight w:val="0"/>
      <w:marTop w:val="0"/>
      <w:marBottom w:val="0"/>
      <w:divBdr>
        <w:top w:val="none" w:sz="0" w:space="0" w:color="auto"/>
        <w:left w:val="none" w:sz="0" w:space="0" w:color="auto"/>
        <w:bottom w:val="none" w:sz="0" w:space="0" w:color="auto"/>
        <w:right w:val="none" w:sz="0" w:space="0" w:color="auto"/>
      </w:divBdr>
      <w:divsChild>
        <w:div w:id="1030185547">
          <w:marLeft w:val="0"/>
          <w:marRight w:val="0"/>
          <w:marTop w:val="0"/>
          <w:marBottom w:val="0"/>
          <w:divBdr>
            <w:top w:val="none" w:sz="0" w:space="0" w:color="auto"/>
            <w:left w:val="none" w:sz="0" w:space="0" w:color="auto"/>
            <w:bottom w:val="none" w:sz="0" w:space="0" w:color="auto"/>
            <w:right w:val="none" w:sz="0" w:space="0" w:color="auto"/>
          </w:divBdr>
          <w:divsChild>
            <w:div w:id="205588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44577">
      <w:bodyDiv w:val="1"/>
      <w:marLeft w:val="0"/>
      <w:marRight w:val="0"/>
      <w:marTop w:val="0"/>
      <w:marBottom w:val="0"/>
      <w:divBdr>
        <w:top w:val="none" w:sz="0" w:space="0" w:color="auto"/>
        <w:left w:val="none" w:sz="0" w:space="0" w:color="auto"/>
        <w:bottom w:val="none" w:sz="0" w:space="0" w:color="auto"/>
        <w:right w:val="none" w:sz="0" w:space="0" w:color="auto"/>
      </w:divBdr>
      <w:divsChild>
        <w:div w:id="1501233465">
          <w:marLeft w:val="0"/>
          <w:marRight w:val="0"/>
          <w:marTop w:val="0"/>
          <w:marBottom w:val="0"/>
          <w:divBdr>
            <w:top w:val="none" w:sz="0" w:space="0" w:color="auto"/>
            <w:left w:val="none" w:sz="0" w:space="0" w:color="auto"/>
            <w:bottom w:val="none" w:sz="0" w:space="0" w:color="auto"/>
            <w:right w:val="none" w:sz="0" w:space="0" w:color="auto"/>
          </w:divBdr>
          <w:divsChild>
            <w:div w:id="684330771">
              <w:marLeft w:val="0"/>
              <w:marRight w:val="0"/>
              <w:marTop w:val="0"/>
              <w:marBottom w:val="0"/>
              <w:divBdr>
                <w:top w:val="none" w:sz="0" w:space="0" w:color="auto"/>
                <w:left w:val="none" w:sz="0" w:space="0" w:color="auto"/>
                <w:bottom w:val="none" w:sz="0" w:space="0" w:color="auto"/>
                <w:right w:val="none" w:sz="0" w:space="0" w:color="auto"/>
              </w:divBdr>
            </w:div>
            <w:div w:id="1644695500">
              <w:marLeft w:val="0"/>
              <w:marRight w:val="0"/>
              <w:marTop w:val="0"/>
              <w:marBottom w:val="0"/>
              <w:divBdr>
                <w:top w:val="none" w:sz="0" w:space="0" w:color="auto"/>
                <w:left w:val="none" w:sz="0" w:space="0" w:color="auto"/>
                <w:bottom w:val="none" w:sz="0" w:space="0" w:color="auto"/>
                <w:right w:val="none" w:sz="0" w:space="0" w:color="auto"/>
              </w:divBdr>
            </w:div>
            <w:div w:id="507062641">
              <w:marLeft w:val="0"/>
              <w:marRight w:val="0"/>
              <w:marTop w:val="0"/>
              <w:marBottom w:val="0"/>
              <w:divBdr>
                <w:top w:val="none" w:sz="0" w:space="0" w:color="auto"/>
                <w:left w:val="none" w:sz="0" w:space="0" w:color="auto"/>
                <w:bottom w:val="none" w:sz="0" w:space="0" w:color="auto"/>
                <w:right w:val="none" w:sz="0" w:space="0" w:color="auto"/>
              </w:divBdr>
            </w:div>
            <w:div w:id="1539658219">
              <w:marLeft w:val="0"/>
              <w:marRight w:val="0"/>
              <w:marTop w:val="0"/>
              <w:marBottom w:val="0"/>
              <w:divBdr>
                <w:top w:val="none" w:sz="0" w:space="0" w:color="auto"/>
                <w:left w:val="none" w:sz="0" w:space="0" w:color="auto"/>
                <w:bottom w:val="none" w:sz="0" w:space="0" w:color="auto"/>
                <w:right w:val="none" w:sz="0" w:space="0" w:color="auto"/>
              </w:divBdr>
            </w:div>
            <w:div w:id="996763129">
              <w:marLeft w:val="0"/>
              <w:marRight w:val="0"/>
              <w:marTop w:val="0"/>
              <w:marBottom w:val="0"/>
              <w:divBdr>
                <w:top w:val="none" w:sz="0" w:space="0" w:color="auto"/>
                <w:left w:val="none" w:sz="0" w:space="0" w:color="auto"/>
                <w:bottom w:val="none" w:sz="0" w:space="0" w:color="auto"/>
                <w:right w:val="none" w:sz="0" w:space="0" w:color="auto"/>
              </w:divBdr>
            </w:div>
            <w:div w:id="739134121">
              <w:marLeft w:val="0"/>
              <w:marRight w:val="0"/>
              <w:marTop w:val="0"/>
              <w:marBottom w:val="0"/>
              <w:divBdr>
                <w:top w:val="none" w:sz="0" w:space="0" w:color="auto"/>
                <w:left w:val="none" w:sz="0" w:space="0" w:color="auto"/>
                <w:bottom w:val="none" w:sz="0" w:space="0" w:color="auto"/>
                <w:right w:val="none" w:sz="0" w:space="0" w:color="auto"/>
              </w:divBdr>
            </w:div>
            <w:div w:id="1564022339">
              <w:marLeft w:val="0"/>
              <w:marRight w:val="0"/>
              <w:marTop w:val="0"/>
              <w:marBottom w:val="0"/>
              <w:divBdr>
                <w:top w:val="none" w:sz="0" w:space="0" w:color="auto"/>
                <w:left w:val="none" w:sz="0" w:space="0" w:color="auto"/>
                <w:bottom w:val="none" w:sz="0" w:space="0" w:color="auto"/>
                <w:right w:val="none" w:sz="0" w:space="0" w:color="auto"/>
              </w:divBdr>
            </w:div>
            <w:div w:id="98180855">
              <w:marLeft w:val="0"/>
              <w:marRight w:val="0"/>
              <w:marTop w:val="0"/>
              <w:marBottom w:val="0"/>
              <w:divBdr>
                <w:top w:val="none" w:sz="0" w:space="0" w:color="auto"/>
                <w:left w:val="none" w:sz="0" w:space="0" w:color="auto"/>
                <w:bottom w:val="none" w:sz="0" w:space="0" w:color="auto"/>
                <w:right w:val="none" w:sz="0" w:space="0" w:color="auto"/>
              </w:divBdr>
            </w:div>
            <w:div w:id="155614682">
              <w:marLeft w:val="0"/>
              <w:marRight w:val="0"/>
              <w:marTop w:val="0"/>
              <w:marBottom w:val="0"/>
              <w:divBdr>
                <w:top w:val="none" w:sz="0" w:space="0" w:color="auto"/>
                <w:left w:val="none" w:sz="0" w:space="0" w:color="auto"/>
                <w:bottom w:val="none" w:sz="0" w:space="0" w:color="auto"/>
                <w:right w:val="none" w:sz="0" w:space="0" w:color="auto"/>
              </w:divBdr>
            </w:div>
            <w:div w:id="1363289581">
              <w:marLeft w:val="0"/>
              <w:marRight w:val="0"/>
              <w:marTop w:val="0"/>
              <w:marBottom w:val="0"/>
              <w:divBdr>
                <w:top w:val="none" w:sz="0" w:space="0" w:color="auto"/>
                <w:left w:val="none" w:sz="0" w:space="0" w:color="auto"/>
                <w:bottom w:val="none" w:sz="0" w:space="0" w:color="auto"/>
                <w:right w:val="none" w:sz="0" w:space="0" w:color="auto"/>
              </w:divBdr>
            </w:div>
            <w:div w:id="3621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99381">
      <w:bodyDiv w:val="1"/>
      <w:marLeft w:val="0"/>
      <w:marRight w:val="0"/>
      <w:marTop w:val="0"/>
      <w:marBottom w:val="0"/>
      <w:divBdr>
        <w:top w:val="none" w:sz="0" w:space="0" w:color="auto"/>
        <w:left w:val="none" w:sz="0" w:space="0" w:color="auto"/>
        <w:bottom w:val="none" w:sz="0" w:space="0" w:color="auto"/>
        <w:right w:val="none" w:sz="0" w:space="0" w:color="auto"/>
      </w:divBdr>
      <w:divsChild>
        <w:div w:id="772480585">
          <w:marLeft w:val="0"/>
          <w:marRight w:val="0"/>
          <w:marTop w:val="0"/>
          <w:marBottom w:val="0"/>
          <w:divBdr>
            <w:top w:val="none" w:sz="0" w:space="0" w:color="auto"/>
            <w:left w:val="none" w:sz="0" w:space="0" w:color="auto"/>
            <w:bottom w:val="none" w:sz="0" w:space="0" w:color="auto"/>
            <w:right w:val="none" w:sz="0" w:space="0" w:color="auto"/>
          </w:divBdr>
          <w:divsChild>
            <w:div w:id="15207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41663">
      <w:bodyDiv w:val="1"/>
      <w:marLeft w:val="0"/>
      <w:marRight w:val="0"/>
      <w:marTop w:val="0"/>
      <w:marBottom w:val="0"/>
      <w:divBdr>
        <w:top w:val="none" w:sz="0" w:space="0" w:color="auto"/>
        <w:left w:val="none" w:sz="0" w:space="0" w:color="auto"/>
        <w:bottom w:val="none" w:sz="0" w:space="0" w:color="auto"/>
        <w:right w:val="none" w:sz="0" w:space="0" w:color="auto"/>
      </w:divBdr>
    </w:div>
    <w:div w:id="2122527309">
      <w:bodyDiv w:val="1"/>
      <w:marLeft w:val="0"/>
      <w:marRight w:val="0"/>
      <w:marTop w:val="0"/>
      <w:marBottom w:val="0"/>
      <w:divBdr>
        <w:top w:val="none" w:sz="0" w:space="0" w:color="auto"/>
        <w:left w:val="none" w:sz="0" w:space="0" w:color="auto"/>
        <w:bottom w:val="none" w:sz="0" w:space="0" w:color="auto"/>
        <w:right w:val="none" w:sz="0" w:space="0" w:color="auto"/>
      </w:divBdr>
      <w:divsChild>
        <w:div w:id="1544899019">
          <w:marLeft w:val="0"/>
          <w:marRight w:val="0"/>
          <w:marTop w:val="0"/>
          <w:marBottom w:val="0"/>
          <w:divBdr>
            <w:top w:val="none" w:sz="0" w:space="0" w:color="auto"/>
            <w:left w:val="none" w:sz="0" w:space="0" w:color="auto"/>
            <w:bottom w:val="none" w:sz="0" w:space="0" w:color="auto"/>
            <w:right w:val="none" w:sz="0" w:space="0" w:color="auto"/>
          </w:divBdr>
          <w:divsChild>
            <w:div w:id="12632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unifiedplan.org/traffic-volume-ma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WFRCAnalytics/WF-TDM-v9x/issues/14"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mailto:Access_to_Opportunity_@DemographicYear@.cs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625B8-02E2-470F-85A6-12899BE30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1</Pages>
  <Words>3385</Words>
  <Characters>19296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Day</dc:creator>
  <cp:keywords/>
  <dc:description/>
  <cp:lastModifiedBy>Chris Day</cp:lastModifiedBy>
  <cp:revision>22</cp:revision>
  <cp:lastPrinted>2024-06-25T23:26:00Z</cp:lastPrinted>
  <dcterms:created xsi:type="dcterms:W3CDTF">2024-04-23T21:39:00Z</dcterms:created>
  <dcterms:modified xsi:type="dcterms:W3CDTF">2024-06-25T23:26:00Z</dcterms:modified>
</cp:coreProperties>
</file>